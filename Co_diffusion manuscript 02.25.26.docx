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fontTable.xml.rels" ContentType="application/vnd.openxmlformats-package.relationships+xml"/>
  <Override PartName="/word/_rels/comments.xml.rels" ContentType="application/vnd.openxmlformats-package.relationships+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styles.xml" ContentType="application/vnd.openxmlformats-officedocument.wordprocessingml.styl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b/>
          <w:bCs/>
          <w:sz w:val="32"/>
          <w:szCs w:val="32"/>
          <w:lang w:val="en-US"/>
        </w:rPr>
      </w:pPr>
      <w:r>
        <w:rPr>
          <w:b/>
          <w:bCs/>
          <w:sz w:val="32"/>
          <w:szCs w:val="32"/>
          <w:lang w:val="en-US"/>
        </w:rPr>
        <w:t>Renewable natural gas production via ex-situ biomethanation in a novel hollow-fiber membrane bioreactor</w:t>
      </w:r>
    </w:p>
    <w:p>
      <w:pPr>
        <w:pStyle w:val="Normal"/>
        <w:spacing w:lineRule="auto" w:line="360" w:before="0" w:after="0"/>
        <w:jc w:val="both"/>
        <w:rPr>
          <w:sz w:val="24"/>
          <w:szCs w:val="24"/>
        </w:rPr>
      </w:pPr>
      <w:hyperlink r:id="rId2">
        <w:r>
          <w:rPr>
            <w:rStyle w:val="Hyperlink"/>
            <w:sz w:val="24"/>
            <w:szCs w:val="24"/>
          </w:rPr>
          <w:t>https://www-sciencedirect-com.turing.library.northwestern.edu/journal/bioresource-technology/publish/guide-for-authors</w:t>
        </w:r>
      </w:hyperlink>
    </w:p>
    <w:p>
      <w:pPr>
        <w:pStyle w:val="Normal"/>
        <w:spacing w:lineRule="auto" w:line="360" w:before="0" w:after="0"/>
        <w:jc w:val="both"/>
        <w:rPr>
          <w:color w:themeColor="text1" w:val="000000"/>
          <w:sz w:val="24"/>
          <w:szCs w:val="24"/>
          <w:lang w:val="en-US"/>
        </w:rPr>
      </w:pPr>
      <w:r>
        <w:rPr>
          <w:color w:themeColor="text1" w:val="000000"/>
          <w:sz w:val="24"/>
          <w:szCs w:val="24"/>
          <w:lang w:val="en-US"/>
        </w:rPr>
        <w:t>Heather Nielsen</w:t>
      </w:r>
      <w:r>
        <w:rPr>
          <w:color w:themeColor="text1" w:val="000000"/>
          <w:sz w:val="24"/>
          <w:szCs w:val="24"/>
          <w:vertAlign w:val="superscript"/>
          <w:lang w:val="en-US"/>
        </w:rPr>
        <w:t>a*</w:t>
      </w:r>
      <w:r>
        <w:rPr>
          <w:color w:themeColor="text1" w:val="000000"/>
          <w:sz w:val="24"/>
          <w:szCs w:val="24"/>
          <w:lang w:val="en-US"/>
        </w:rPr>
        <w:t>, Thomas Lippert</w:t>
      </w:r>
      <w:r>
        <w:rPr>
          <w:color w:themeColor="text1" w:val="000000"/>
          <w:sz w:val="24"/>
          <w:szCs w:val="24"/>
          <w:vertAlign w:val="superscript"/>
          <w:lang w:val="en-US"/>
        </w:rPr>
        <w:t>a</w:t>
      </w:r>
      <w:r>
        <w:rPr>
          <w:color w:themeColor="text1" w:val="000000"/>
          <w:sz w:val="24"/>
          <w:szCs w:val="24"/>
          <w:lang w:val="en-US"/>
        </w:rPr>
        <w:t>, Pranava Nannapuraju</w:t>
      </w:r>
      <w:r>
        <w:rPr>
          <w:color w:themeColor="text1" w:val="000000"/>
          <w:sz w:val="24"/>
          <w:szCs w:val="24"/>
          <w:vertAlign w:val="superscript"/>
          <w:lang w:val="en-US"/>
        </w:rPr>
        <w:t>a</w:t>
      </w:r>
      <w:r>
        <w:rPr>
          <w:color w:themeColor="text1" w:val="000000"/>
          <w:sz w:val="24"/>
          <w:szCs w:val="24"/>
          <w:lang w:val="en-US"/>
        </w:rPr>
        <w:t>, Andrew Freiburger</w:t>
      </w:r>
      <w:r>
        <w:rPr>
          <w:color w:themeColor="text1" w:val="000000"/>
          <w:sz w:val="24"/>
          <w:szCs w:val="24"/>
          <w:vertAlign w:val="superscript"/>
          <w:lang w:val="en-US"/>
        </w:rPr>
        <w:t>a,b</w:t>
      </w:r>
      <w:r>
        <w:rPr>
          <w:color w:themeColor="text1" w:val="000000"/>
          <w:sz w:val="24"/>
          <w:szCs w:val="24"/>
          <w:lang w:val="en-US"/>
        </w:rPr>
        <w:t>, Bofan Wang</w:t>
      </w:r>
      <w:r>
        <w:rPr>
          <w:color w:themeColor="text1" w:val="000000"/>
          <w:sz w:val="24"/>
          <w:szCs w:val="24"/>
          <w:vertAlign w:val="superscript"/>
          <w:lang w:val="en-US"/>
        </w:rPr>
        <w:t>a</w:t>
      </w:r>
      <w:r>
        <w:rPr>
          <w:color w:themeColor="text1" w:val="000000"/>
          <w:sz w:val="24"/>
          <w:szCs w:val="24"/>
          <w:lang w:val="en-US"/>
        </w:rPr>
        <w:t>, Daniel Morrow</w:t>
      </w:r>
      <w:r>
        <w:rPr>
          <w:color w:themeColor="text1" w:val="000000"/>
          <w:sz w:val="24"/>
          <w:szCs w:val="24"/>
          <w:vertAlign w:val="superscript"/>
          <w:lang w:val="en-US"/>
        </w:rPr>
        <w:t>a</w:t>
      </w:r>
      <w:r>
        <w:rPr>
          <w:color w:themeColor="text1" w:val="000000"/>
          <w:sz w:val="24"/>
          <w:szCs w:val="24"/>
          <w:lang w:val="en-US"/>
        </w:rPr>
        <w:t>, Gianna Brogley</w:t>
      </w:r>
      <w:r>
        <w:rPr>
          <w:color w:themeColor="text1" w:val="000000"/>
          <w:sz w:val="24"/>
          <w:szCs w:val="24"/>
          <w:vertAlign w:val="superscript"/>
          <w:lang w:val="en-US"/>
        </w:rPr>
        <w:t>a</w:t>
      </w:r>
      <w:r>
        <w:rPr>
          <w:color w:themeColor="text1" w:val="000000"/>
          <w:sz w:val="24"/>
          <w:szCs w:val="24"/>
          <w:lang w:val="en-US"/>
        </w:rPr>
        <w:t>, Rudy Amezcua-Shoeman</w:t>
      </w:r>
      <w:r>
        <w:rPr>
          <w:color w:themeColor="text1" w:val="000000"/>
          <w:sz w:val="24"/>
          <w:szCs w:val="24"/>
          <w:vertAlign w:val="superscript"/>
          <w:lang w:val="en-US"/>
        </w:rPr>
        <w:t>a</w:t>
      </w:r>
      <w:r>
        <w:rPr>
          <w:color w:themeColor="text1" w:val="000000"/>
          <w:sz w:val="24"/>
          <w:szCs w:val="24"/>
          <w:lang w:val="en-US"/>
        </w:rPr>
        <w:t>, Yupo Lin</w:t>
      </w:r>
      <w:r>
        <w:rPr>
          <w:color w:themeColor="text1" w:val="000000"/>
          <w:sz w:val="24"/>
          <w:szCs w:val="24"/>
          <w:vertAlign w:val="superscript"/>
          <w:lang w:val="en-US"/>
        </w:rPr>
        <w:t>b</w:t>
      </w:r>
      <w:r>
        <w:rPr>
          <w:color w:themeColor="text1" w:val="000000"/>
          <w:sz w:val="24"/>
          <w:szCs w:val="24"/>
          <w:lang w:val="en-US"/>
        </w:rPr>
        <w:t>, Lutgarde Raskin</w:t>
      </w:r>
      <w:r>
        <w:rPr>
          <w:color w:themeColor="text1" w:val="000000"/>
          <w:sz w:val="24"/>
          <w:szCs w:val="24"/>
          <w:vertAlign w:val="superscript"/>
          <w:lang w:val="en-US"/>
        </w:rPr>
        <w:t>c</w:t>
      </w:r>
      <w:r>
        <w:rPr>
          <w:color w:themeColor="text1" w:val="000000"/>
          <w:sz w:val="24"/>
          <w:szCs w:val="24"/>
          <w:lang w:val="en-US"/>
        </w:rPr>
        <w:t>, George Wells</w:t>
      </w:r>
      <w:r>
        <w:rPr>
          <w:color w:themeColor="text1" w:val="000000"/>
          <w:sz w:val="24"/>
          <w:szCs w:val="24"/>
          <w:vertAlign w:val="superscript"/>
          <w:lang w:val="en-US"/>
        </w:rPr>
        <w:t>a</w:t>
      </w:r>
    </w:p>
    <w:p>
      <w:pPr>
        <w:pStyle w:val="Normal"/>
        <w:spacing w:lineRule="auto" w:line="360" w:before="0" w:after="0"/>
        <w:jc w:val="both"/>
        <w:rPr>
          <w:color w:themeColor="text1" w:val="000000"/>
          <w:sz w:val="24"/>
          <w:szCs w:val="24"/>
          <w:vertAlign w:val="superscript"/>
          <w:lang w:val="en-US"/>
        </w:rPr>
      </w:pPr>
      <w:r>
        <w:rPr>
          <w:color w:themeColor="text1" w:val="000000"/>
          <w:sz w:val="24"/>
          <w:szCs w:val="24"/>
          <w:vertAlign w:val="superscript"/>
          <w:lang w:val="en-US"/>
        </w:rPr>
      </w:r>
    </w:p>
    <w:p>
      <w:pPr>
        <w:pStyle w:val="Normal"/>
        <w:spacing w:lineRule="auto" w:line="360" w:before="0" w:after="0"/>
        <w:jc w:val="both"/>
        <w:rPr>
          <w:color w:themeColor="text1" w:val="000000"/>
          <w:sz w:val="24"/>
          <w:szCs w:val="24"/>
          <w:lang w:val="en-US"/>
        </w:rPr>
      </w:pPr>
      <w:commentRangeStart w:id="0"/>
      <w:r>
        <w:rPr>
          <w:color w:themeColor="text1" w:val="000000"/>
          <w:sz w:val="24"/>
          <w:szCs w:val="24"/>
          <w:vertAlign w:val="superscript"/>
          <w:lang w:val="en-US"/>
        </w:rPr>
        <w:t>a</w:t>
      </w:r>
      <w:r>
        <w:rPr>
          <w:color w:themeColor="text1" w:val="000000"/>
          <w:sz w:val="24"/>
          <w:szCs w:val="24"/>
          <w:lang w:val="en-US"/>
        </w:rPr>
        <w:t xml:space="preserve">Northwestern University, Dept.  of Civil &amp; Environmental Engineering, 2145 Sheridan Road, Evanston, IL 60208, </w:t>
      </w:r>
      <w:r>
        <w:rPr>
          <w:sz w:val="24"/>
          <w:szCs w:val="24"/>
          <w:lang w:val="en-US"/>
        </w:rPr>
        <w:t>heather.nielsen@northwestern.edu</w:t>
      </w:r>
      <w:r>
        <w:rPr>
          <w:color w:themeColor="text1" w:val="000000"/>
          <w:sz w:val="24"/>
          <w:szCs w:val="24"/>
          <w:lang w:val="en-US"/>
        </w:rPr>
        <w:t xml:space="preserve">, </w:t>
      </w:r>
      <w:r>
        <w:rPr>
          <w:sz w:val="24"/>
          <w:szCs w:val="24"/>
          <w:lang w:val="en-US"/>
        </w:rPr>
        <w:t>thomas.lippert@northwestern.edu</w:t>
      </w:r>
      <w:r>
        <w:rPr>
          <w:color w:themeColor="text1" w:val="000000"/>
          <w:sz w:val="24"/>
          <w:szCs w:val="24"/>
          <w:lang w:val="en-US"/>
        </w:rPr>
        <w:t xml:space="preserve">, </w:t>
      </w:r>
      <w:r>
        <w:rPr>
          <w:sz w:val="24"/>
          <w:szCs w:val="24"/>
          <w:lang w:val="en-US"/>
        </w:rPr>
        <w:t>andrewfreiburger2027@u.northwestern.edu</w:t>
      </w:r>
      <w:r>
        <w:rPr>
          <w:color w:themeColor="text1" w:val="000000"/>
          <w:sz w:val="24"/>
          <w:szCs w:val="24"/>
          <w:lang w:val="en-US"/>
        </w:rPr>
        <w:t xml:space="preserve">, </w:t>
      </w:r>
      <w:r>
        <w:rPr>
          <w:sz w:val="24"/>
          <w:szCs w:val="24"/>
          <w:lang w:val="en-US"/>
        </w:rPr>
        <w:t>george.wells@northwestern.edu</w:t>
      </w:r>
      <w:ins w:id="0" w:author="Unknown Author" w:date="2026-03-02T09:57:51Z">
        <w:commentRangeEnd w:id="0"/>
        <w:r>
          <w:commentReference w:id="0"/>
        </w:r>
        <w:r>
          <w:rPr>
            <w:color w:themeColor="text1" w:val="000000"/>
            <w:sz w:val="24"/>
            <w:szCs w:val="24"/>
            <w:lang w:val="en-US"/>
          </w:rPr>
        </w:r>
      </w:ins>
    </w:p>
    <w:p>
      <w:pPr>
        <w:pStyle w:val="Normal"/>
        <w:spacing w:lineRule="auto" w:line="360" w:before="0" w:after="0"/>
        <w:jc w:val="both"/>
        <w:rPr>
          <w:color w:themeColor="text1" w:val="000000"/>
          <w:sz w:val="24"/>
          <w:szCs w:val="24"/>
          <w:lang w:val="en-US"/>
        </w:rPr>
      </w:pPr>
      <w:r>
        <w:rPr>
          <w:color w:themeColor="text1" w:val="000000"/>
          <w:sz w:val="24"/>
          <w:szCs w:val="24"/>
          <w:vertAlign w:val="superscript"/>
          <w:lang w:val="en-US"/>
        </w:rPr>
        <w:t>b</w:t>
      </w:r>
      <w:r>
        <w:rPr>
          <w:color w:themeColor="text1" w:val="000000"/>
          <w:sz w:val="24"/>
          <w:szCs w:val="24"/>
          <w:lang w:val="en-US"/>
        </w:rPr>
        <w:t>Argonne National Laboratory, Applied Materials Division, 9700 S.  Cass Avenue, Lemont, IL 60439 yplin@anl.gov</w:t>
      </w:r>
    </w:p>
    <w:p>
      <w:pPr>
        <w:pStyle w:val="Normal"/>
        <w:spacing w:lineRule="auto" w:line="360" w:before="0" w:after="0"/>
        <w:jc w:val="both"/>
        <w:rPr>
          <w:color w:themeColor="text1" w:val="000000"/>
          <w:sz w:val="24"/>
          <w:szCs w:val="24"/>
          <w:lang w:val="en-US"/>
        </w:rPr>
      </w:pPr>
      <w:r>
        <w:rPr>
          <w:color w:themeColor="text1" w:val="000000"/>
          <w:sz w:val="24"/>
          <w:szCs w:val="24"/>
          <w:vertAlign w:val="superscript"/>
          <w:lang w:val="en-US"/>
        </w:rPr>
        <w:t>c</w:t>
      </w:r>
      <w:r>
        <w:rPr>
          <w:color w:themeColor="text1" w:val="000000"/>
          <w:sz w:val="24"/>
          <w:szCs w:val="24"/>
          <w:lang w:val="en-US"/>
        </w:rPr>
        <w:t>Yale University, Department of Chemical &amp; Environmental Engineering, New Haven, USA lutgarde.raskin@yale.edu</w:t>
      </w:r>
    </w:p>
    <w:p>
      <w:pPr>
        <w:pStyle w:val="Normal"/>
        <w:spacing w:lineRule="auto" w:line="360" w:before="0" w:after="0"/>
        <w:jc w:val="both"/>
        <w:rPr>
          <w:sz w:val="24"/>
          <w:szCs w:val="24"/>
        </w:rPr>
      </w:pPr>
      <w:r>
        <w:rPr>
          <w:color w:themeColor="text1" w:val="000000"/>
          <w:sz w:val="24"/>
          <w:szCs w:val="24"/>
        </w:rPr>
        <w:t xml:space="preserve">*Corresponding author: </w:t>
      </w:r>
      <w:r>
        <w:rPr>
          <w:sz w:val="24"/>
          <w:szCs w:val="24"/>
        </w:rPr>
        <w:t>george.wells@northwestern.edu</w:t>
      </w:r>
    </w:p>
    <w:p>
      <w:pPr>
        <w:pStyle w:val="Normal"/>
        <w:spacing w:lineRule="auto" w:line="360" w:before="0" w:after="0"/>
        <w:jc w:val="both"/>
        <w:rPr>
          <w:sz w:val="24"/>
          <w:szCs w:val="24"/>
        </w:rPr>
      </w:pPr>
      <w:r>
        <w:rPr>
          <w:sz w:val="24"/>
          <w:szCs w:val="24"/>
        </w:rPr>
      </w:r>
    </w:p>
    <w:p>
      <w:pPr>
        <w:pStyle w:val="Heading1"/>
        <w:jc w:val="both"/>
        <w:rPr>
          <w:b w:val="false"/>
          <w:bCs/>
          <w:szCs w:val="24"/>
        </w:rPr>
      </w:pPr>
      <w:commentRangeStart w:id="1"/>
      <w:commentRangeStart w:id="2"/>
      <w:r>
        <w:rPr>
          <w:szCs w:val="24"/>
        </w:rPr>
        <w:t>Abstract</w:t>
      </w:r>
      <w:r>
        <w:rPr>
          <w:szCs w:val="24"/>
        </w:rPr>
      </w:r>
      <w:commentRangeEnd w:id="2"/>
      <w:r>
        <w:commentReference w:id="2"/>
      </w:r>
      <w:r>
        <w:rPr>
          <w:szCs w:val="24"/>
        </w:rPr>
      </w:r>
      <w:commentRangeEnd w:id="1"/>
      <w:r>
        <w:commentReference w:id="1"/>
      </w:r>
      <w:r>
        <w:rPr>
          <w:szCs w:val="24"/>
        </w:rPr>
        <w:t xml:space="preserve"> (&lt;250 </w:t>
      </w:r>
      <w:commentRangeStart w:id="3"/>
      <w:commentRangeStart w:id="4"/>
      <w:r>
        <w:rPr>
          <w:szCs w:val="24"/>
        </w:rPr>
        <w:t>words</w:t>
      </w:r>
      <w:r>
        <w:rPr>
          <w:szCs w:val="24"/>
        </w:rPr>
      </w:r>
      <w:commentRangeEnd w:id="4"/>
      <w:r>
        <w:commentReference w:id="4"/>
      </w:r>
      <w:r>
        <w:rPr>
          <w:szCs w:val="24"/>
        </w:rPr>
      </w:r>
      <w:commentRangeEnd w:id="3"/>
      <w:r>
        <w:commentReference w:id="3"/>
      </w:r>
      <w:r>
        <w:rPr>
          <w:szCs w:val="24"/>
        </w:rPr>
        <w:t>)</w:t>
      </w:r>
    </w:p>
    <w:p>
      <w:pPr>
        <w:pStyle w:val="Normal"/>
        <w:spacing w:lineRule="auto" w:line="360" w:before="0" w:after="0"/>
        <w:jc w:val="both"/>
        <w:rPr>
          <w:sz w:val="24"/>
          <w:szCs w:val="24"/>
          <w:lang w:val="en-US"/>
        </w:rPr>
      </w:pPr>
      <w:r>
        <w:rPr>
          <w:sz w:val="24"/>
          <w:szCs w:val="24"/>
          <w:lang w:val="en-US"/>
        </w:rPr>
        <w:t>Ex-situ biomethanation systems for renewable natural gas (RNG) production have identified the limited mass transfer of H</w:t>
      </w:r>
      <w:r>
        <w:rPr>
          <w:sz w:val="24"/>
          <w:szCs w:val="24"/>
          <w:vertAlign w:val="subscript"/>
          <w:lang w:val="en-US"/>
        </w:rPr>
        <w:t>2</w:t>
      </w:r>
      <w:r>
        <w:rPr>
          <w:sz w:val="24"/>
          <w:szCs w:val="24"/>
          <w:lang w:val="en-US"/>
        </w:rPr>
        <w:t xml:space="preserve"> to the aqueous phase as a key design challenge.  Membrane biofilm reactor (MBfR) systems evaluated in literature have not met CH</w:t>
      </w:r>
      <w:r>
        <w:rPr>
          <w:sz w:val="24"/>
          <w:szCs w:val="24"/>
          <w:vertAlign w:val="subscript"/>
          <w:lang w:val="en-US"/>
        </w:rPr>
        <w:t>4</w:t>
      </w:r>
      <w:r>
        <w:rPr>
          <w:sz w:val="24"/>
          <w:szCs w:val="24"/>
          <w:lang w:val="en-US"/>
        </w:rPr>
        <w:t xml:space="preserve"> production rate targets, ostensibly due to low surface-to-volume ratios (SVR).  This work tested a novel custom-built MBfR with a high SVR (829.1 m</w:t>
      </w:r>
      <w:r>
        <w:rPr>
          <w:sz w:val="24"/>
          <w:szCs w:val="24"/>
          <w:vertAlign w:val="superscript"/>
          <w:lang w:val="en-US"/>
        </w:rPr>
        <w:t>2</w:t>
      </w:r>
      <w:r>
        <w:rPr>
          <w:sz w:val="24"/>
          <w:szCs w:val="24"/>
          <w:lang w:val="en-US"/>
        </w:rPr>
        <w:t>/m</w:t>
      </w:r>
      <w:r>
        <w:rPr>
          <w:sz w:val="24"/>
          <w:szCs w:val="24"/>
          <w:vertAlign w:val="superscript"/>
          <w:lang w:val="en-US"/>
        </w:rPr>
        <w:t>3</w:t>
      </w:r>
      <w:r>
        <w:rPr>
          <w:sz w:val="24"/>
          <w:szCs w:val="24"/>
          <w:lang w:val="en-US"/>
        </w:rPr>
        <w:t>) under mesophilic operation for 331 days.  The MBfR met or exceeded reported performances of all mesophilic and some thermophilic MBfRs, as well as other reactor configurations in literature, with a specific production rate of 6.18 ± 0.11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 (normalized to reaction volume), while regularly yielding gas quality &gt;98% CH</w:t>
      </w:r>
      <w:r>
        <w:rPr>
          <w:sz w:val="24"/>
          <w:szCs w:val="24"/>
          <w:vertAlign w:val="subscript"/>
          <w:lang w:val="en-US"/>
        </w:rPr>
        <w:t>4</w:t>
      </w:r>
      <w:r>
        <w:rPr>
          <w:sz w:val="24"/>
          <w:szCs w:val="24"/>
          <w:lang w:val="en-US"/>
        </w:rPr>
        <w:t>.  Conversely, this system had a lower membrane-normalized production rate (7.5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2</w:t>
      </w:r>
      <w:r>
        <w:rPr>
          <w:sz w:val="24"/>
          <w:szCs w:val="24"/>
          <w:lang w:val="en-US"/>
        </w:rPr>
        <w:t xml:space="preserve">d) than the compared systems, indicating the need to incorporate additional design features to facilitate maximum production. Microbial community analyses via 16S rRNA gene sequencing demonstrated the emergent biofilm was dominated by three amplicon sequence variants (ASVs) taxonomically identified as hydrogenotrophic methanogens in the family Methanobacteriaceae (82% summed relative abundance). </w:t>
      </w:r>
      <w:commentRangeStart w:id="5"/>
      <w:r>
        <w:rPr>
          <w:sz w:val="24"/>
          <w:szCs w:val="24"/>
          <w:lang w:val="en-US"/>
        </w:rPr>
        <w:t xml:space="preserve">Two of the three exhibited potential interspecific competition; </w:t>
      </w:r>
      <w:r>
        <w:rPr>
          <w:i/>
          <w:iCs/>
          <w:sz w:val="24"/>
          <w:szCs w:val="24"/>
          <w:lang w:val="en-US"/>
        </w:rPr>
        <w:t>Methanobacterium midas_s_9526</w:t>
      </w:r>
      <w:r>
        <w:rPr>
          <w:sz w:val="24"/>
          <w:szCs w:val="24"/>
          <w:lang w:val="en-US"/>
        </w:rPr>
        <w:t xml:space="preserve"> became enriched under increased substrate loadings in the presence of excess H</w:t>
      </w:r>
      <w:r>
        <w:rPr>
          <w:sz w:val="24"/>
          <w:szCs w:val="24"/>
          <w:vertAlign w:val="subscript"/>
          <w:lang w:val="en-US"/>
        </w:rPr>
        <w:t>2</w:t>
      </w:r>
      <w:r>
        <w:rPr>
          <w:sz w:val="24"/>
          <w:szCs w:val="24"/>
          <w:lang w:val="en-US"/>
        </w:rPr>
        <w:t xml:space="preserve">, while a separate ASV classified only at the genus level, </w:t>
      </w:r>
      <w:r>
        <w:rPr>
          <w:i/>
          <w:iCs/>
          <w:sz w:val="24"/>
          <w:szCs w:val="24"/>
          <w:lang w:val="en-US"/>
        </w:rPr>
        <w:t>Methanobacterium</w:t>
      </w:r>
      <w:r>
        <w:rPr>
          <w:sz w:val="24"/>
          <w:szCs w:val="24"/>
          <w:lang w:val="en-US"/>
        </w:rPr>
        <w:t>, was more dominant under stable substrate loadings. while one enriched with</w:t>
      </w:r>
      <w:ins w:id="1" w:author="Thomas Lippert" w:date="2026-01-24T12:28:00Z">
        <w:r>
          <w:rPr>
            <w:sz w:val="24"/>
            <w:szCs w:val="24"/>
            <w:lang w:val="en-US"/>
          </w:rPr>
          <w:t xml:space="preserve"> </w:t>
        </w:r>
      </w:ins>
      <w:r>
        <w:rPr>
          <w:sz w:val="24"/>
          <w:szCs w:val="24"/>
          <w:lang w:val="en-US"/>
        </w:rPr>
        <w:t xml:space="preserve">taxa affiliated with </w:t>
      </w:r>
      <w:commentRangeStart w:id="6"/>
      <w:commentRangeStart w:id="7"/>
      <w:r>
        <w:rPr>
          <w:sz w:val="24"/>
          <w:szCs w:val="24"/>
          <w:lang w:val="en-US"/>
        </w:rPr>
        <w:t>Methanobacteriaceae</w:t>
      </w:r>
      <w:r>
        <w:rPr>
          <w:sz w:val="24"/>
          <w:szCs w:val="24"/>
          <w:lang w:val="en-US"/>
        </w:rPr>
      </w:r>
      <w:ins w:id="2" w:author="Unknown Author" w:date="2026-03-02T10:11:38Z">
        <w:commentRangeEnd w:id="6"/>
        <w:r>
          <w:commentReference w:id="6"/>
        </w:r>
        <w:r>
          <w:rPr>
            <w:sz w:val="24"/>
            <w:szCs w:val="24"/>
            <w:lang w:val="en-US"/>
          </w:rPr>
          <w:commentReference w:id="8"/>
        </w:r>
      </w:ins>
      <w:r>
        <w:rPr>
          <w:sz w:val="24"/>
          <w:szCs w:val="24"/>
          <w:lang w:val="en-US"/>
        </w:rPr>
      </w:r>
      <w:commentRangeEnd w:id="7"/>
      <w:r>
        <w:commentReference w:id="7"/>
      </w:r>
      <w:r>
        <w:rPr>
          <w:sz w:val="24"/>
          <w:szCs w:val="24"/>
          <w:lang w:val="en-US"/>
        </w:rPr>
        <w:t xml:space="preserve"> and genus </w:t>
      </w:r>
      <w:r>
        <w:rPr>
          <w:i/>
          <w:iCs/>
          <w:sz w:val="24"/>
          <w:szCs w:val="24"/>
          <w:lang w:val="en-US"/>
        </w:rPr>
        <w:t>Methanobacterium</w:t>
      </w:r>
      <w:r>
        <w:rPr>
          <w:sz w:val="24"/>
          <w:szCs w:val="24"/>
          <w:lang w:val="en-US"/>
        </w:rPr>
        <w:t xml:space="preserve"> (up to 82% relative abundance), balanced by a flanking community of heterotrophic fermenters.</w:t>
      </w:r>
      <w:ins w:id="3" w:author="Unknown Author" w:date="2026-03-02T10:10:35Z">
        <w:r>
          <w:rPr>
            <w:sz w:val="24"/>
            <w:szCs w:val="24"/>
            <w:lang w:val="en-US"/>
          </w:rPr>
        </w:r>
      </w:ins>
      <w:commentRangeEnd w:id="5"/>
      <w:r>
        <w:commentReference w:id="5"/>
      </w:r>
      <w:r>
        <w:rPr>
          <w:sz w:val="24"/>
          <w:szCs w:val="24"/>
          <w:lang w:val="en-US"/>
        </w:rPr>
        <w:t xml:space="preserve">  These results confirm that high-rate, high quality RNG production is feasible in a high-SVR MBfR. </w:t>
      </w:r>
    </w:p>
    <w:p>
      <w:pPr>
        <w:pStyle w:val="Heading1"/>
        <w:spacing w:lineRule="auto" w:line="360" w:before="360" w:after="0"/>
        <w:jc w:val="both"/>
        <w:rPr>
          <w:szCs w:val="24"/>
        </w:rPr>
      </w:pPr>
      <w:bookmarkStart w:id="0" w:name="_l9oke61w0q4m"/>
      <w:bookmarkEnd w:id="0"/>
      <w:r>
        <w:rPr>
          <w:szCs w:val="24"/>
        </w:rPr>
        <w:t>Structured Abstract</w:t>
      </w:r>
    </w:p>
    <w:p>
      <w:pPr>
        <w:pStyle w:val="Normal"/>
        <w:spacing w:lineRule="auto" w:line="360" w:before="0" w:after="0"/>
        <w:jc w:val="both"/>
        <w:rPr>
          <w:sz w:val="24"/>
          <w:szCs w:val="24"/>
        </w:rPr>
      </w:pPr>
      <w:r>
        <w:rPr>
          <w:sz w:val="24"/>
          <w:szCs w:val="24"/>
        </w:rPr>
      </w:r>
    </w:p>
    <w:p>
      <w:pPr>
        <w:pStyle w:val="Heading1"/>
        <w:jc w:val="both"/>
        <w:rPr>
          <w:szCs w:val="24"/>
        </w:rPr>
      </w:pPr>
      <w:bookmarkStart w:id="1" w:name="_eudaihf9lp03"/>
      <w:bookmarkEnd w:id="1"/>
      <w:r>
        <w:rPr>
          <w:szCs w:val="24"/>
        </w:rPr>
        <w:t>Keywords (&lt;7)</w:t>
      </w:r>
    </w:p>
    <w:p>
      <w:pPr>
        <w:pStyle w:val="Normal"/>
        <w:spacing w:lineRule="auto" w:line="360" w:before="0" w:after="0"/>
        <w:jc w:val="both"/>
        <w:rPr>
          <w:sz w:val="24"/>
          <w:szCs w:val="24"/>
          <w:lang w:val="en-US"/>
        </w:rPr>
      </w:pPr>
      <w:r>
        <w:rPr>
          <w:color w:val="1F1F1F"/>
          <w:sz w:val="24"/>
          <w:szCs w:val="24"/>
          <w:lang w:val="en-US"/>
        </w:rPr>
        <w:t xml:space="preserve">Ex-situ biomethanation, biomethane, renewable natural gas, membrane biofilm reactor, </w:t>
      </w:r>
      <w:r>
        <w:rPr>
          <w:sz w:val="24"/>
          <w:szCs w:val="24"/>
          <w:lang w:val="en-US"/>
        </w:rPr>
        <w:t>hollow fiber membranes,</w:t>
      </w:r>
      <w:r>
        <w:rPr>
          <w:color w:val="1F1F1F"/>
          <w:sz w:val="24"/>
          <w:szCs w:val="24"/>
          <w:lang w:val="en-US"/>
        </w:rPr>
        <w:t xml:space="preserve"> metabolic modeling</w:t>
      </w:r>
      <w:r>
        <w:rPr>
          <w:sz w:val="24"/>
          <w:szCs w:val="24"/>
          <w:lang w:val="en-US"/>
        </w:rPr>
        <w:t xml:space="preserve">, microbiome, </w:t>
      </w:r>
    </w:p>
    <w:p>
      <w:pPr>
        <w:pStyle w:val="Heading1"/>
        <w:spacing w:lineRule="auto" w:line="360" w:before="360" w:after="0"/>
        <w:jc w:val="both"/>
        <w:rPr>
          <w:szCs w:val="24"/>
        </w:rPr>
      </w:pPr>
      <w:bookmarkStart w:id="2" w:name="_f6q1bu7nfp9z"/>
      <w:bookmarkEnd w:id="2"/>
      <w:commentRangeStart w:id="9"/>
      <w:commentRangeStart w:id="10"/>
      <w:r>
        <w:rPr>
          <w:szCs w:val="24"/>
        </w:rPr>
        <w:t>Highlights</w:t>
      </w:r>
      <w:r>
        <w:rPr>
          <w:szCs w:val="24"/>
        </w:rPr>
      </w:r>
      <w:commentRangeEnd w:id="10"/>
      <w:r>
        <w:commentReference w:id="10"/>
      </w:r>
      <w:commentRangeEnd w:id="9"/>
      <w:r>
        <w:commentReference w:id="9"/>
      </w:r>
      <w:r>
        <w:rPr>
          <w:szCs w:val="24"/>
        </w:rPr>
      </w:r>
    </w:p>
    <w:p>
      <w:pPr>
        <w:pStyle w:val="ListParagraph"/>
        <w:numPr>
          <w:ilvl w:val="0"/>
          <w:numId w:val="2"/>
        </w:numPr>
        <w:rPr/>
      </w:pPr>
      <w:r>
        <w:rPr>
          <w:sz w:val="24"/>
          <w:szCs w:val="24"/>
          <w:lang w:val="en-US"/>
        </w:rPr>
        <w:t xml:space="preserve">The performance limits of a mesophilic, high-SVR MBfR for ex-situ biomethanation were tested over the course of 331 days.  </w:t>
      </w:r>
    </w:p>
    <w:p>
      <w:pPr>
        <w:pStyle w:val="ListParagraph"/>
        <w:numPr>
          <w:ilvl w:val="0"/>
          <w:numId w:val="2"/>
        </w:numPr>
        <w:rPr/>
      </w:pPr>
      <w:r>
        <w:rPr>
          <w:sz w:val="24"/>
          <w:szCs w:val="24"/>
          <w:lang w:val="en-US"/>
        </w:rPr>
        <w:t>The maximum specific CH</w:t>
      </w:r>
      <w:r>
        <w:rPr>
          <w:sz w:val="24"/>
          <w:szCs w:val="24"/>
          <w:vertAlign w:val="subscript"/>
          <w:lang w:val="en-US"/>
        </w:rPr>
        <w:t>4</w:t>
      </w:r>
      <w:r>
        <w:rPr>
          <w:sz w:val="24"/>
          <w:szCs w:val="24"/>
          <w:lang w:val="en-US"/>
        </w:rPr>
        <w:t xml:space="preserve"> production rate was 6.18 ± 0.11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w:t>
      </w:r>
    </w:p>
    <w:p>
      <w:pPr>
        <w:pStyle w:val="ListParagraph"/>
        <w:numPr>
          <w:ilvl w:val="0"/>
          <w:numId w:val="2"/>
        </w:numPr>
        <w:rPr/>
      </w:pPr>
      <w:r>
        <w:rPr>
          <w:sz w:val="24"/>
          <w:szCs w:val="24"/>
          <w:lang w:val="en-US"/>
        </w:rPr>
        <w:t>The MBfR demonstrated produced high quality RNG under variable loading rates with an average of 95.7 ± 1.7% CH</w:t>
      </w:r>
      <w:r>
        <w:rPr>
          <w:sz w:val="24"/>
          <w:szCs w:val="24"/>
          <w:vertAlign w:val="subscript"/>
          <w:lang w:val="en-US"/>
        </w:rPr>
        <w:t>4</w:t>
      </w:r>
      <w:r>
        <w:rPr>
          <w:sz w:val="24"/>
          <w:szCs w:val="24"/>
          <w:lang w:val="en-US"/>
        </w:rPr>
        <w:t>, 1.0 ± 0.4% CO</w:t>
      </w:r>
      <w:r>
        <w:rPr>
          <w:sz w:val="24"/>
          <w:szCs w:val="24"/>
          <w:vertAlign w:val="subscript"/>
          <w:lang w:val="en-US"/>
        </w:rPr>
        <w:t>2</w:t>
      </w:r>
      <w:r>
        <w:rPr>
          <w:sz w:val="24"/>
          <w:szCs w:val="24"/>
          <w:lang w:val="en-US"/>
        </w:rPr>
        <w:t>, and 3.2 ± 1.6% H</w:t>
      </w:r>
      <w:r>
        <w:rPr>
          <w:sz w:val="24"/>
          <w:szCs w:val="24"/>
          <w:vertAlign w:val="subscript"/>
          <w:lang w:val="en-US"/>
        </w:rPr>
        <w:t>2</w:t>
      </w:r>
      <w:r>
        <w:rPr>
          <w:sz w:val="24"/>
          <w:szCs w:val="24"/>
          <w:lang w:val="en-US"/>
        </w:rPr>
        <w:t xml:space="preserve"> </w:t>
      </w:r>
    </w:p>
    <w:p>
      <w:pPr>
        <w:pStyle w:val="ListParagraph"/>
        <w:numPr>
          <w:ilvl w:val="0"/>
          <w:numId w:val="2"/>
        </w:numPr>
        <w:rPr/>
      </w:pPr>
      <w:r>
        <w:rPr>
          <w:sz w:val="24"/>
          <w:szCs w:val="24"/>
          <w:lang w:val="en-US"/>
        </w:rPr>
        <w:t>Substrate conversion efficiencies were up to 88.8 ± 2.6% for H</w:t>
      </w:r>
      <w:r>
        <w:rPr>
          <w:sz w:val="24"/>
          <w:szCs w:val="24"/>
          <w:vertAlign w:val="subscript"/>
          <w:lang w:val="en-US"/>
        </w:rPr>
        <w:t>2</w:t>
      </w:r>
      <w:r>
        <w:rPr>
          <w:sz w:val="24"/>
          <w:szCs w:val="24"/>
          <w:lang w:val="en-US"/>
        </w:rPr>
        <w:t xml:space="preserve"> and 88.0 ± 2.3% for CO</w:t>
      </w:r>
      <w:r>
        <w:rPr>
          <w:sz w:val="24"/>
          <w:szCs w:val="24"/>
          <w:vertAlign w:val="subscript"/>
          <w:lang w:val="en-US"/>
        </w:rPr>
        <w:t>2</w:t>
      </w:r>
    </w:p>
    <w:p>
      <w:pPr>
        <w:pStyle w:val="ListParagraph"/>
        <w:numPr>
          <w:ilvl w:val="0"/>
          <w:numId w:val="2"/>
        </w:numPr>
        <w:rPr/>
      </w:pPr>
      <w:r>
        <w:rPr>
          <w:sz w:val="24"/>
          <w:szCs w:val="24"/>
          <w:lang w:val="en-US"/>
        </w:rPr>
        <w:t xml:space="preserve">Hydrogenotrophic methanogens in the family Methanobacteriaceae were enriched from 11.3% to 80.2% </w:t>
      </w:r>
    </w:p>
    <w:p>
      <w:pPr>
        <w:pStyle w:val="Heading1"/>
        <w:jc w:val="both"/>
        <w:rPr>
          <w:szCs w:val="24"/>
        </w:rPr>
      </w:pPr>
      <w:bookmarkStart w:id="3" w:name="_gdz25i9sjyt9"/>
      <w:bookmarkEnd w:id="3"/>
      <w:r>
        <w:rPr>
          <w:szCs w:val="24"/>
        </w:rPr>
        <w:t>Graphical Abstract</w:t>
      </w:r>
    </w:p>
    <w:p>
      <w:pPr>
        <w:pStyle w:val="Normal"/>
        <w:jc w:val="both"/>
        <w:rPr>
          <w:sz w:val="24"/>
          <w:szCs w:val="24"/>
        </w:rPr>
      </w:pPr>
      <w:r>
        <w:rPr>
          <w:sz w:val="24"/>
          <w:szCs w:val="24"/>
        </w:rPr>
        <w:t>https://www-elsevier-com.turing.library.northwestern.edu/researcher/author/tools-and-resources/graphical-</w:t>
      </w:r>
      <w:commentRangeStart w:id="11"/>
      <w:r>
        <w:rPr>
          <w:sz w:val="24"/>
          <w:szCs w:val="24"/>
        </w:rPr>
        <w:t>abstract</w:t>
      </w:r>
      <w:commentRangeEnd w:id="11"/>
      <w:r>
        <w:commentReference w:id="11"/>
      </w:r>
      <w:r>
        <w:rPr>
          <w:sz w:val="24"/>
          <w:szCs w:val="24"/>
        </w:rPr>
      </w:r>
    </w:p>
    <w:p>
      <w:pPr>
        <w:pStyle w:val="Heading1"/>
        <w:jc w:val="both"/>
        <w:rPr>
          <w:szCs w:val="24"/>
        </w:rPr>
      </w:pPr>
      <w:bookmarkStart w:id="4" w:name="_7z9dhwid2un2"/>
      <w:bookmarkEnd w:id="4"/>
      <w:r>
        <w:rPr>
          <w:szCs w:val="24"/>
        </w:rPr>
        <w:t>Glossary</w:t>
      </w:r>
    </w:p>
    <w:p>
      <w:pPr>
        <w:pStyle w:val="Normal"/>
        <w:spacing w:lineRule="auto" w:line="360" w:before="0" w:after="0"/>
        <w:jc w:val="both"/>
        <w:rPr>
          <w:sz w:val="24"/>
          <w:szCs w:val="24"/>
          <w:lang w:val="en-US"/>
        </w:rPr>
      </w:pPr>
      <w:r>
        <w:rPr>
          <w:sz w:val="24"/>
          <w:szCs w:val="24"/>
          <w:lang w:val="en-US"/>
        </w:rPr>
      </w:r>
    </w:p>
    <w:p>
      <w:pPr>
        <w:pStyle w:val="Heading1"/>
        <w:numPr>
          <w:ilvl w:val="0"/>
          <w:numId w:val="1"/>
        </w:numPr>
        <w:rPr>
          <w:lang w:val="en-US"/>
        </w:rPr>
      </w:pPr>
      <w:r>
        <w:rPr>
          <w:lang w:val="en-US"/>
        </w:rPr>
        <w:t>Introduction</w:t>
      </w:r>
    </w:p>
    <w:p>
      <w:pPr>
        <w:pStyle w:val="Normal"/>
        <w:spacing w:lineRule="auto" w:line="360" w:before="0" w:after="0"/>
        <w:jc w:val="both"/>
        <w:rPr>
          <w:sz w:val="24"/>
          <w:szCs w:val="24"/>
          <w:lang w:val="en-US"/>
        </w:rPr>
      </w:pPr>
      <w:r>
        <w:rPr>
          <w:sz w:val="24"/>
          <w:szCs w:val="24"/>
          <w:lang w:val="en-US"/>
        </w:rPr>
        <w:t xml:space="preserve">Non-renewable fossil fuels such as natural gas, coal, and oil have empowered social advancements since the Industrial Revolution.  However, resultant anthropogenic greenhouse gas (GHG) emissions contributed 97% of the observed rise in global average temperatures from 1850 to 2019 </w:t>
      </w:r>
      <w:r>
        <w:fldChar w:fldCharType="begin"/>
      </w:r>
      <w:r>
        <w:rPr>
          <w:sz w:val="24"/>
          <w:szCs w:val="24"/>
          <w:lang w:val="en-US"/>
        </w:rPr>
        <w:instrText xml:space="preserve">ADDIN ZOTERO_ITEM CSL_CITATION {"citationID":"wP1go84L","properties":{"formattedCitation":"(\\uc0\\u8220{}IPCC_AR6_SYR_LongerReport,\\uc0\\u8221{} n.d.)","plainCitation":"(“IPCC_AR6_SYR_LongerReport,” n.d.)","noteIndex":0},"citationItems":[{"id":1370,"uris":["http://zotero.org/users/11473114/items/9P5QLH27"],"itemData":{"id":1370,"type":"document","title":"IPCC_AR6_SYR_LongerReport"}}],"schema":"https://github.com/citation-style-language/schema/raw/master/csl-citation.json"}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szCs w:val="24"/>
        </w:rPr>
        <w:t>(IPCC, 2023)</w:t>
      </w:r>
      <w:r>
        <w:rPr>
          <w:sz w:val="24"/>
          <w:szCs w:val="24"/>
          <w:lang w:val="en-US"/>
        </w:rPr>
      </w:r>
      <w:r>
        <w:rPr>
          <w:sz w:val="24"/>
          <w:szCs w:val="24"/>
          <w:lang w:val="en-US"/>
        </w:rPr>
        <w:fldChar w:fldCharType="end"/>
      </w:r>
      <w:r>
        <w:rPr>
          <w:sz w:val="24"/>
          <w:szCs w:val="24"/>
          <w:lang w:val="en-US"/>
        </w:rPr>
        <w:t xml:space="preserve">.  </w:t>
      </w:r>
      <w:bookmarkStart w:id="5" w:name="_w0lp5hm82fhx"/>
      <w:bookmarkEnd w:id="5"/>
      <w:r>
        <w:rPr>
          <w:sz w:val="24"/>
          <w:szCs w:val="24"/>
          <w:lang w:val="en-US"/>
        </w:rPr>
        <w:t>Renewable natural gas (RNG), or CH</w:t>
      </w:r>
      <w:r>
        <w:rPr>
          <w:sz w:val="24"/>
          <w:szCs w:val="24"/>
          <w:vertAlign w:val="subscript"/>
          <w:lang w:val="en-US"/>
        </w:rPr>
        <w:t>4</w:t>
      </w:r>
      <w:r>
        <w:rPr>
          <w:sz w:val="24"/>
          <w:szCs w:val="24"/>
          <w:lang w:val="en-US"/>
        </w:rPr>
        <w:t xml:space="preserve"> derived from organic waste, </w:t>
      </w:r>
      <w:r>
        <w:rPr>
          <w:sz w:val="24"/>
          <w:szCs w:val="24"/>
        </w:rPr>
        <w:t>represents a unique opportunity to valorize waste for renewable energy production</w:t>
      </w:r>
      <w:r>
        <w:rPr>
          <w:sz w:val="24"/>
          <w:szCs w:val="24"/>
          <w:lang w:val="en-US"/>
        </w:rPr>
        <w:t xml:space="preserve">.  According to estimates, RNG can replace 25% of current global natural gas </w:t>
      </w:r>
      <w:commentRangeStart w:id="12"/>
      <w:r>
        <w:rPr>
          <w:sz w:val="24"/>
          <w:szCs w:val="24"/>
          <w:lang w:val="en-US"/>
        </w:rPr>
        <w:t>demand</w:t>
      </w:r>
      <w:r>
        <w:rPr>
          <w:sz w:val="24"/>
          <w:szCs w:val="24"/>
          <w:lang w:val="en-US"/>
        </w:rPr>
      </w:r>
      <w:commentRangeEnd w:id="12"/>
      <w:r>
        <w:commentReference w:id="12"/>
      </w:r>
      <w:r>
        <w:rPr>
          <w:sz w:val="24"/>
          <w:szCs w:val="24"/>
          <w:lang w:val="en-US"/>
        </w:rPr>
        <w:t xml:space="preserve"> </w:t>
      </w:r>
      <w:r>
        <w:fldChar w:fldCharType="begin"/>
      </w:r>
      <w:r>
        <w:rPr>
          <w:sz w:val="24"/>
          <w:szCs w:val="24"/>
          <w:lang w:val="en-US"/>
        </w:rPr>
        <w:instrText xml:space="preserve">ADDIN ZOTERO_ITEM CSL_CITATION {"citationID":"KEaxYG8M","properties":{"formattedCitation":"(IEA, 2025)","plainCitation":"(IEA, 2025)","noteIndex":0},"citationItems":[{"id":1391,"uris":["http://zotero.org/users/11473114/items/KZBWHQTZ"],"itemData":{"id":1391,"type":"report","collection-title":"World Energy Outlook","DOI":"10.1787/040c8cd2-en","genre":"Special Report","language":"en","publisher":"International Energy Agency (IEA)","publisher-place":"France","source":"DOI.org (Crossref)","title":"Outlook for biogas and biomethane: A global geospatial assessment","title-short":"Outlook for biogas and biomethane","URL":"https://www.oecd.org/en/publications/outlook-for-biogas-and-biomethane_040c8cd2-en.html","author":[{"literal":"IEA"}],"accessed":{"date-parts":[["2025",12,8]]},"issued":{"date-parts":[["2025",5]]}}}],"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(IEA, 2025)</w:t>
      </w:r>
      <w:r>
        <w:rPr>
          <w:sz w:val="24"/>
          <w:szCs w:val="24"/>
          <w:lang w:val="en-US"/>
        </w:rPr>
      </w:r>
      <w:r>
        <w:rPr>
          <w:sz w:val="24"/>
          <w:szCs w:val="24"/>
          <w:lang w:val="en-US"/>
        </w:rPr>
        <w:fldChar w:fldCharType="end"/>
      </w:r>
      <w:r>
        <w:rPr>
          <w:sz w:val="24"/>
          <w:szCs w:val="24"/>
          <w:lang w:val="en-US"/>
        </w:rPr>
        <w:t xml:space="preserve">.  Even with widespread adoption of wind, solar, or other renewables in municipal settings, natural gas will remain an important energy carrier in hard-to-decarbonize sectors such as </w:t>
      </w:r>
      <w:commentRangeStart w:id="13"/>
      <w:r>
        <w:rPr>
          <w:sz w:val="24"/>
          <w:szCs w:val="24"/>
          <w:lang w:val="en-US"/>
        </w:rPr>
        <w:t>industry</w:t>
      </w:r>
      <w:ins w:id="4" w:author="Unknown Author" w:date="2026-03-02T10:18:32Z">
        <w:r>
          <w:rPr>
            <w:sz w:val="24"/>
            <w:szCs w:val="24"/>
            <w:lang w:val="en-US"/>
          </w:rPr>
        </w:r>
      </w:ins>
      <w:commentRangeEnd w:id="13"/>
      <w:r>
        <w:commentReference w:id="13"/>
      </w:r>
      <w:r>
        <w:rPr>
          <w:sz w:val="24"/>
          <w:szCs w:val="24"/>
          <w:lang w:val="en-US"/>
        </w:rPr>
        <w:t xml:space="preserve"> and</w:t>
      </w:r>
      <w:commentRangeStart w:id="14"/>
      <w:r>
        <w:rPr>
          <w:sz w:val="24"/>
          <w:szCs w:val="24"/>
          <w:lang w:val="en-US"/>
        </w:rPr>
        <w:t xml:space="preserve"> transportation</w:t>
      </w:r>
      <w:r>
        <w:rPr>
          <w:sz w:val="24"/>
          <w:szCs w:val="24"/>
          <w:lang w:val="en-US"/>
        </w:rPr>
      </w:r>
      <w:commentRangeEnd w:id="14"/>
      <w:r>
        <w:commentReference w:id="14"/>
      </w:r>
      <w:r>
        <w:rPr>
          <w:sz w:val="24"/>
          <w:szCs w:val="24"/>
          <w:lang w:val="en-US"/>
        </w:rPr>
        <w:t xml:space="preserve">.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The most common process for RNG production is anaerobic digestion (AD), which yields biogas (≈60% CH</w:t>
      </w:r>
      <w:r>
        <w:rPr>
          <w:sz w:val="24"/>
          <w:szCs w:val="24"/>
          <w:vertAlign w:val="subscript"/>
          <w:lang w:val="en-US"/>
        </w:rPr>
        <w:t>4</w:t>
      </w:r>
      <w:r>
        <w:rPr>
          <w:sz w:val="24"/>
          <w:szCs w:val="24"/>
          <w:lang w:val="en-US"/>
        </w:rPr>
        <w:t>, ≈40% CO</w:t>
      </w:r>
      <w:r>
        <w:rPr>
          <w:sz w:val="24"/>
          <w:szCs w:val="24"/>
          <w:vertAlign w:val="subscript"/>
          <w:lang w:val="en-US"/>
        </w:rPr>
        <w:t>2</w:t>
      </w:r>
      <w:r>
        <w:rPr>
          <w:sz w:val="24"/>
          <w:szCs w:val="24"/>
          <w:lang w:val="en-US"/>
        </w:rPr>
        <w:t>).  However, biogas contains too much CO</w:t>
      </w:r>
      <w:r>
        <w:rPr>
          <w:sz w:val="24"/>
          <w:szCs w:val="24"/>
          <w:vertAlign w:val="subscript"/>
          <w:lang w:val="en-US"/>
        </w:rPr>
        <w:t>2</w:t>
      </w:r>
      <w:r>
        <w:rPr>
          <w:sz w:val="24"/>
          <w:szCs w:val="24"/>
          <w:lang w:val="en-US"/>
        </w:rPr>
        <w:t xml:space="preserve"> to be used directly as a drop-in fuel, and must undergo upgrading processes to re</w:t>
      </w:r>
      <w:commentRangeStart w:id="15"/>
      <w:r>
        <w:rPr>
          <w:sz w:val="24"/>
          <w:szCs w:val="24"/>
          <w:lang w:val="en-US"/>
        </w:rPr>
        <w:t>move CO</w:t>
      </w:r>
      <w:r>
        <w:rPr>
          <w:sz w:val="24"/>
          <w:szCs w:val="24"/>
          <w:vertAlign w:val="subscript"/>
          <w:lang w:val="en-US"/>
        </w:rPr>
        <w:t>2</w:t>
      </w:r>
      <w:r>
        <w:rPr>
          <w:sz w:val="24"/>
          <w:szCs w:val="24"/>
          <w:lang w:val="en-US"/>
        </w:rPr>
        <w:t xml:space="preserve"> or convert it to CH</w:t>
      </w:r>
      <w:r>
        <w:rPr>
          <w:sz w:val="24"/>
          <w:szCs w:val="24"/>
          <w:vertAlign w:val="subscript"/>
          <w:lang w:val="en-US"/>
        </w:rPr>
        <w:t>4</w:t>
      </w:r>
      <w:r>
        <w:rPr>
          <w:sz w:val="24"/>
          <w:szCs w:val="24"/>
          <w:lang w:val="en-US"/>
        </w:rPr>
        <w:t>.  Biomethanation technologies harness</w:t>
      </w:r>
      <w:ins w:id="5" w:author="Unknown Author" w:date="2026-03-02T10:25:39Z">
        <w:r>
          <w:rPr>
            <w:sz w:val="24"/>
            <w:szCs w:val="24"/>
            <w:lang w:val="en-US"/>
          </w:rPr>
        </w:r>
      </w:ins>
      <w:commentRangeEnd w:id="15"/>
      <w:r>
        <w:commentReference w:id="15"/>
      </w:r>
      <w:r>
        <w:rPr>
          <w:sz w:val="24"/>
          <w:szCs w:val="24"/>
          <w:lang w:val="en-US"/>
        </w:rPr>
        <w:t xml:space="preserve"> the metabolism of methanogenic archaea to convert waste carbon into CH</w:t>
      </w:r>
      <w:r>
        <w:rPr>
          <w:sz w:val="24"/>
          <w:szCs w:val="24"/>
          <w:vertAlign w:val="subscript"/>
          <w:lang w:val="en-US"/>
        </w:rPr>
        <w:t>4</w:t>
      </w:r>
      <w:r>
        <w:rPr>
          <w:sz w:val="24"/>
          <w:szCs w:val="24"/>
          <w:lang w:val="en-US"/>
        </w:rPr>
        <w:t>.  This can be done by either supplementing an anaerobic digester with H</w:t>
      </w:r>
      <w:r>
        <w:rPr>
          <w:sz w:val="24"/>
          <w:szCs w:val="24"/>
          <w:vertAlign w:val="subscript"/>
          <w:lang w:val="en-US"/>
        </w:rPr>
        <w:t>2</w:t>
      </w:r>
      <w:r>
        <w:rPr>
          <w:sz w:val="24"/>
          <w:szCs w:val="24"/>
          <w:lang w:val="en-US"/>
        </w:rPr>
        <w:t xml:space="preserve"> (</w:t>
      </w:r>
      <w:r>
        <w:rPr>
          <w:i/>
          <w:iCs/>
          <w:sz w:val="24"/>
          <w:szCs w:val="24"/>
          <w:lang w:val="en-US"/>
        </w:rPr>
        <w:t>i.e.</w:t>
      </w:r>
      <w:r>
        <w:rPr>
          <w:sz w:val="24"/>
          <w:szCs w:val="24"/>
          <w:lang w:val="en-US"/>
        </w:rPr>
        <w:t xml:space="preserve"> in-situ) or by feeding biogas and H</w:t>
      </w:r>
      <w:r>
        <w:rPr>
          <w:sz w:val="24"/>
          <w:szCs w:val="24"/>
          <w:vertAlign w:val="subscript"/>
          <w:lang w:val="en-US"/>
        </w:rPr>
        <w:t>2</w:t>
      </w:r>
      <w:r>
        <w:rPr>
          <w:sz w:val="24"/>
          <w:szCs w:val="24"/>
          <w:lang w:val="en-US"/>
        </w:rPr>
        <w:t xml:space="preserve"> in a separate reactor (</w:t>
      </w:r>
      <w:r>
        <w:rPr>
          <w:i/>
          <w:iCs/>
          <w:sz w:val="24"/>
          <w:szCs w:val="24"/>
          <w:lang w:val="en-US"/>
        </w:rPr>
        <w:t>i.e.</w:t>
      </w:r>
      <w:r>
        <w:rPr>
          <w:sz w:val="24"/>
          <w:szCs w:val="24"/>
          <w:lang w:val="en-US"/>
        </w:rPr>
        <w:t xml:space="preserve"> ex-situ) </w:t>
      </w:r>
      <w:r>
        <w:fldChar w:fldCharType="begin"/>
      </w:r>
      <w:r>
        <w:rPr>
          <w:sz w:val="24"/>
          <w:szCs w:val="24"/>
          <w:lang w:val="en-US"/>
        </w:rPr>
        <w:instrText xml:space="preserve">ADDIN ZOTERO_ITEM CSL_CITATION {"citationID":"M6a3xQXw","properties":{"formattedCitation":"(Adnan et al., 2019)","plainCitation":"(Adnan et al., 2019)","noteIndex":0},"citationItems":[{"id":8,"uris":["http://zotero.org/users/11473114/items/3FGCCEVJ"],"itemData":{"id":8,"type":"article-journal","abstract":"The environmental impacts and high long-term costs of poor waste disposal have pushed the industry to realize the potential of turning this problem into an economic and sustainable initiative. Anaerobic digestion and the production of biogas can provide an eﬃcient means of meeting several objectives concerning energy, environmental, and waste management policy. Biogas contains methane (60%) and carbon dioxide (40%) as its principal constituent. Excluding methane, other gasses contained in biogas are considered as contaminants. Removal of these impurities, especially carbon dioxide, will increase the biogas quality for further use. Integrating biological processes into the bio-reﬁnery that eﬀectively consume carbon dioxide will become increasingly important. Such process integration could signiﬁcantly improve the sustainability of the overall bio-reﬁnery process. The biogas upgrading by utilization of carbon dioxide rather than removal of it is a suitable strategy in this direction. The present work is a critical review that summarizes state-of-the-art technologies for biogas upgrading with particular attention to the emerging biological methanation processes. It also discusses the future perspectives for overcoming the challenges associated with upgradation. While biogas oﬀers a good substitution for fossil fuels, it still not a perfect solution for global greenhouse gas emissions and further research still needs to be conducted.","container-title":"Bioengineering","DOI":"10.3390/bioengineering6040092","ISSN":"2306-5354","issue":"4","journalAbbreviation":"Bioengineering","language":"en","page":"92","source":"DOI.org (Crossref)","title":"Technologies for Biogas Upgrading to Biomethane: A Review","title-short":"Technologies for Biogas Upgrading to Biomethane","volume":"6","author":[{"literal":"Adnan"},{"literal":"Ong"},{"literal":"Nomanbhay"},{"literal":"Chew"},{"literal":"Show"}],"issued":{"date-parts":[["2019",10,2]]}}}],"schema":"https://github.com/citation-style-language/schema/raw/master/csl-citation.json"}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(Adnan et al., 2019)</w:t>
      </w:r>
      <w:r>
        <w:rPr>
          <w:sz w:val="24"/>
          <w:szCs w:val="24"/>
          <w:lang w:val="en-US"/>
        </w:rPr>
      </w:r>
      <w:r>
        <w:rPr>
          <w:sz w:val="24"/>
          <w:szCs w:val="24"/>
          <w:lang w:val="en-US"/>
        </w:rPr>
        <w:fldChar w:fldCharType="end"/>
      </w:r>
      <w:r>
        <w:rPr>
          <w:sz w:val="24"/>
          <w:szCs w:val="24"/>
          <w:lang w:val="en-US"/>
        </w:rPr>
        <w:t>.  The H</w:t>
      </w:r>
      <w:r>
        <w:rPr>
          <w:sz w:val="24"/>
          <w:szCs w:val="24"/>
          <w:vertAlign w:val="subscript"/>
          <w:lang w:val="en-US"/>
        </w:rPr>
        <w:t>2</w:t>
      </w:r>
      <w:r>
        <w:rPr>
          <w:sz w:val="24"/>
          <w:szCs w:val="24"/>
          <w:lang w:val="en-US"/>
        </w:rPr>
        <w:t xml:space="preserve"> for this reaction is typically sourced from water electrolysis, </w:t>
      </w:r>
      <w:commentRangeStart w:id="16"/>
      <w:commentRangeStart w:id="17"/>
      <w:r>
        <w:rPr>
          <w:sz w:val="24"/>
          <w:szCs w:val="24"/>
          <w:lang w:val="en-US"/>
        </w:rPr>
        <w:t>ideally</w:t>
      </w:r>
      <w:r>
        <w:rPr>
          <w:sz w:val="24"/>
          <w:szCs w:val="24"/>
          <w:lang w:val="en-US"/>
        </w:rPr>
      </w:r>
      <w:commentRangeEnd w:id="17"/>
      <w:r>
        <w:commentReference w:id="17"/>
      </w:r>
      <w:r>
        <w:rPr>
          <w:sz w:val="24"/>
          <w:szCs w:val="24"/>
          <w:lang w:val="en-US"/>
        </w:rPr>
      </w:r>
      <w:commentRangeEnd w:id="16"/>
      <w:r>
        <w:commentReference w:id="16"/>
      </w:r>
      <w:r>
        <w:rPr>
          <w:sz w:val="24"/>
          <w:szCs w:val="24"/>
          <w:lang w:val="en-US"/>
        </w:rPr>
        <w:t xml:space="preserve"> green H</w:t>
      </w:r>
      <w:r>
        <w:rPr>
          <w:sz w:val="24"/>
          <w:szCs w:val="24"/>
          <w:vertAlign w:val="subscript"/>
          <w:lang w:val="en-US"/>
        </w:rPr>
        <w:t>2</w:t>
      </w:r>
      <w:r>
        <w:rPr>
          <w:sz w:val="24"/>
          <w:szCs w:val="24"/>
          <w:lang w:val="en-US"/>
        </w:rPr>
        <w:t xml:space="preserve"> from solar or wind power to reduce the carbon footprint </w:t>
      </w:r>
      <w:r>
        <w:fldChar w:fldCharType="begin"/>
      </w:r>
      <w:r>
        <w:rPr>
          <w:sz w:val="24"/>
          <w:szCs w:val="24"/>
          <w:lang w:val="en-US"/>
        </w:rPr>
        <w:instrText xml:space="preserve">ADDIN ZOTERO_ITEM CSL_CITATION {"citationID":"UDGPKtIP","properties":{"formattedCitation":"(Lippert et al., 2025)","plainCitation":"(Lippert et al., 2025)","noteIndex":0},"citationItems":[{"id":1289,"uris":["http://zotero.org/users/11473114/items/AGBWGGQB"],"itemData":{"id":1289,"type":"article-journal","abstract":"Power-to-gas approaches that convert surplus renewable electricity into green hydrogen (H2) and renewable natural gas (RNG, i.e., CH4) represent promising energy storage technologies, featuring long-term gas storability, versatility, and low carbon footprint. A new power-to-gas approach is presented that couples H2 and RNG production from biogas via neutral water electrolysis (NWE). The process leverages the inherent capability of the water electrolysis reaction to produce acids and bases from pH-neutral electrolytes, facilitating pH-mediated carbon capture and release. NWE achieved the same H2 production rates and purities as a reference alkaline water electrolysis (AWE) cell, while concurrently upgrading synthetic biogas (65 % CH4, 35 % CO2) to pipelineready RNG with maximum CH4 concentrations of &gt;99 %. NWE’s added energy consumption for CO2 removal (relative to AWE) achieved economically competitive levels as low as 1.03 kWh/kgCO2 (excluding pump energy demand), while simultaneously benefitting from chemical-free operation with no waste brine production, a compact design (same as AWE), and exclusively electrolytic pH control without the need for costly and currentlimiting bipolar membranes.","container-title":"Chemical Engineering Journal","DOI":"10.1016/j.cej.2025.166969","ISSN":"13858947","journalAbbreviation":"Chemical Engineering Journal","language":"en","page":"166969","source":"DOI.org (Crossref)","title":"Neutral water electrolysis unifies green hydrogen and renewable natural gas production from biogas","volume":"521","author":[{"family":"Lippert","given":"Thomas"},{"family":"Lin","given":"Yupo J."},{"family":"Nielsen","given":"Heather D."},{"family":"Wells","given":"George F."}],"issued":{"date-parts":[["2025",10]]}}}],"schema":"https://github.com/citation-style-language/schema/raw/master/csl-citation.json"}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(Lippert et al., 2025)</w:t>
      </w:r>
      <w:r>
        <w:rPr>
          <w:sz w:val="24"/>
          <w:szCs w:val="24"/>
          <w:lang w:val="en-US"/>
        </w:rPr>
      </w:r>
      <w:r>
        <w:rPr>
          <w:sz w:val="24"/>
          <w:szCs w:val="24"/>
          <w:lang w:val="en-US"/>
        </w:rPr>
        <w:fldChar w:fldCharType="end"/>
      </w:r>
      <w:r>
        <w:rPr>
          <w:sz w:val="24"/>
          <w:szCs w:val="24"/>
          <w:lang w:val="en-US"/>
        </w:rPr>
        <w:t>.  Ex-situ biomethanation systems favor hydrogenotrophic methanogens, whose metabolism follows the methanogenesis reaction:</w:t>
      </w:r>
    </w:p>
    <w:p>
      <w:pPr>
        <w:pStyle w:val="Normal"/>
        <w:spacing w:lineRule="auto" w:line="360" w:before="0" w:after="0"/>
        <w:jc w:val="center"/>
        <w:rPr>
          <w:sz w:val="24"/>
          <w:szCs w:val="24"/>
          <w:lang w:val="en-US"/>
        </w:rPr>
      </w:pPr>
      <w:r>
        <w:rPr/>
      </w:r>
      <m:oMathPara xmlns:m="http://schemas.openxmlformats.org/officeDocument/2006/math">
        <m:oMathParaPr>
          <m:jc m:val="center"/>
        </m:oMathParaPr>
        <m:oMath>
          <m:eqArr>
            <m:e>
              <m:sSub>
                <m:e>
                  <m:r>
                    <w:rPr>
                      <w:rFonts w:ascii="Cambria Math" w:hAnsi="Cambria Math"/>
                    </w:rPr>
                    <m:t xml:space="preserve">4</m:t>
                  </m:r>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CO</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CH</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2</m:t>
                  </m:r>
                  <m:r>
                    <w:rPr>
                      <w:rFonts w:ascii="Cambria Math" w:hAnsi="Cambria Math"/>
                    </w:rPr>
                    <m:t xml:space="preserve">H</m:t>
                  </m:r>
                </m:e>
                <m:sub>
                  <m:r>
                    <w:rPr>
                      <w:rFonts w:ascii="Cambria Math" w:hAnsi="Cambria Math"/>
                    </w:rPr>
                    <m:t xml:space="preserve">2</m:t>
                  </m:r>
                </m:sub>
              </m:sSub>
              <m:r>
                <w:rPr>
                  <w:rFonts w:ascii="Cambria Math" w:hAnsi="Cambria Math"/>
                </w:rPr>
                <m:t xml:space="preserve">O</m:t>
              </m:r>
            </m:e>
            <m:e>
              <m:d>
                <m:dPr>
                  <m:begChr m:val="("/>
                  <m:endChr m:val=")"/>
                </m:dPr>
                <m:e>
                  <m:r>
                    <w:rPr>
                      <w:rFonts w:ascii="Cambria Math" w:hAnsi="Cambria Math"/>
                    </w:rPr>
                    <m:t xml:space="preserve">1</m:t>
                  </m:r>
                </m:e>
              </m:d>
            </m:e>
          </m:eqArr>
        </m:oMath>
      </m:oMathPara>
    </w:p>
    <w:p>
      <w:pPr>
        <w:pStyle w:val="Normal"/>
        <w:spacing w:lineRule="auto" w:line="360" w:before="0" w:after="0"/>
        <w:jc w:val="both"/>
        <w:rPr>
          <w:sz w:val="24"/>
          <w:szCs w:val="24"/>
          <w:lang w:val="en-US"/>
        </w:rPr>
      </w:pPr>
      <w:commentRangeStart w:id="18"/>
      <w:r>
        <w:rPr>
          <w:sz w:val="24"/>
          <w:szCs w:val="24"/>
          <w:lang w:val="en-US"/>
        </w:rPr>
        <w:t>Gaseous substrate</w:t>
      </w:r>
      <w:ins w:id="6" w:author="Unknown Author" w:date="2026-03-02T10:33:43Z">
        <w:r>
          <w:rPr>
            <w:sz w:val="24"/>
            <w:szCs w:val="24"/>
            <w:lang w:val="en-US"/>
          </w:rPr>
        </w:r>
      </w:ins>
      <w:commentRangeEnd w:id="18"/>
      <w:r>
        <w:commentReference w:id="18"/>
      </w:r>
      <w:r>
        <w:rPr>
          <w:sz w:val="24"/>
          <w:szCs w:val="24"/>
          <w:lang w:val="en-US"/>
        </w:rPr>
        <w:t>s H</w:t>
      </w:r>
      <w:r>
        <w:rPr>
          <w:sz w:val="24"/>
          <w:szCs w:val="24"/>
          <w:vertAlign w:val="subscript"/>
          <w:lang w:val="en-US"/>
        </w:rPr>
        <w:t>2</w:t>
      </w:r>
      <w:r>
        <w:rPr>
          <w:sz w:val="24"/>
          <w:szCs w:val="24"/>
          <w:lang w:val="en-US"/>
        </w:rPr>
        <w:t xml:space="preserve"> and CO</w:t>
      </w:r>
      <w:r>
        <w:rPr>
          <w:sz w:val="24"/>
          <w:szCs w:val="24"/>
          <w:vertAlign w:val="subscript"/>
          <w:lang w:val="en-US"/>
        </w:rPr>
        <w:t>2</w:t>
      </w:r>
      <w:r>
        <w:rPr>
          <w:sz w:val="24"/>
          <w:szCs w:val="24"/>
          <w:lang w:val="en-US"/>
        </w:rPr>
        <w:t xml:space="preserve"> need to enter the aqueous phase for microbial transformation to CH</w:t>
      </w:r>
      <w:r>
        <w:rPr>
          <w:sz w:val="24"/>
          <w:szCs w:val="24"/>
          <w:vertAlign w:val="subscript"/>
          <w:lang w:val="en-US"/>
        </w:rPr>
        <w:t>4</w:t>
      </w:r>
      <w:r>
        <w:rPr>
          <w:sz w:val="24"/>
          <w:szCs w:val="24"/>
          <w:lang w:val="en-US"/>
        </w:rPr>
        <w:t xml:space="preserve"> </w:t>
      </w:r>
      <w:r>
        <w:fldChar w:fldCharType="begin"/>
      </w:r>
      <w:r>
        <w:rPr>
          <w:sz w:val="24"/>
          <w:szCs w:val="24"/>
          <w:lang w:val="en-US"/>
        </w:rPr>
        <w:instrText xml:space="preserve">ADDIN ZOTERO_ITEM CSL_CITATION {"citationID":"NQmv29Je","properties":{"formattedCitation":"(Pauss et al., 1990; Phillips et al., 2017)","plainCitation":"(Pauss et al., 1990; Phillips et al., 2017)","noteIndex":0},"citationItems":[{"id":1397,"uris":["http://zotero.org/users/11473114/items/RE9K9ZRF"],"itemData":{"id":1397,"type":"article-journal","abstract":"Liquid-to-gas mass transfer in anaerobic processes was investigated theoretically and experimentally. By using the classical definition of\n              \n                k\n                L\n                a\n              \n              , the global volumetric mass transfer coefficient, theoretical development of mass balances in such processes demonstrates that the mass transfer of highly soluble gases is not limited in the usual conditions occurring in anaerobic fermentors (low-intensity mixing). Conversely, the limitation is important for poorly soluble gases, such as methane and hydrogen. The latter could be overconcentrated to as much as 80 times the value at thermodynamic equilibrium. Such overconcentrations bring into question the biological interpretations that have been deduced solely from gaseous measurements. Experimental results obtained in three different methanogenic reactors for a wide range of conditions of mixing and gas production confirmed the general existence of low mass transfer coefficients and consequently of large overconcentrations of dissolved methane and hydrogen (up to 12 and 70 times the equilibrium values, respectively). Hydrogen mass transfer coefficients were obtained from the direct measurements of dissolved and gaseous concentrations, while carbon dioxide coefficients were calculated from gas phase composition and calculation of related dissolved concentration. Methane transfer coefficients were based on calculations from the carbon dioxide coefficients. From mass balances performed on a gas bubble during its simulated growth and ascent to the surface of the liquid, the methane and carbon dioxide contents in the gas bubble appeared to be controlled by the bubble growth process, while the bubble ascent was largely responsible for a slight enrichment in hydrogen.","container-title":"Applied and Environmental Microbiology","DOI":"10.1128/aem.56.6.1636-1644.1990","ISSN":"0099-2240, 1098-5336","issue":"6","journalAbbreviation":"Appl Environ Microbiol","language":"en","page":"1636-1644","source":"DOI.org (Crossref)","title":"Liquid-to-Gas Mass Transfer in Anaerobic Processes: Inevitable Transfer Limitations of Methane and Hydrogen in the Biomethanation Process","title-short":"Liquid-to-Gas Mass Transfer in Anaerobic Processes","volume":"56","author":[{"family":"Pauss","given":"André"},{"family":"Andre","given":"Gérald"},{"family":"Perrier","given":"Michel"},{"family":"Guiot","given":"Serge R."}],"issued":{"date-parts":[["1990",6]]}}},{"id":1399,"uris":["http://zotero.org/users/11473114/items/2CC5VTE8"],"itemData":{"id":1399,"type":"article-journal","abstract":"Biomass and other carbonaceous materials can be gasiﬁed to produce syngas with high concentrations of CO and H2. Feedstock materials include wood, dedicated energy crops, grain wastes, manufacturing or municipal wastes, natural gas, petroleum and chemical wastes, lignin, coal and tires. Syngas fermentation converts CO and H2 to alcohols and organic acids and uses concepts applicable in fermentation of gas phase substrates. The growth of chemoautotrophic microbes produces a wide range of chemicals from the enzyme platform of native organisms. In this review paper, the Wood–Ljungdahl biochemical pathway used by chemoautotrophs is described including balanced reactions, reaction sites physically located within the cell and cell mechanisms for energy conservation that govern production. Important concepts discussed include gas solubility, mass transfer, thermodynamics of enzyme-catalyzed reactions, electrochemistry and cellular electron carriers and fermentation kinetics. Potential applications of these concepts include acid and alcohol production, hydrogen generation and conversion of methane to liquids or hydrogen.","container-title":"Fermentation","DOI":"10.3390/fermentation3020028","ISSN":"2311-5637","issue":"2","journalAbbreviation":"Fermentation","language":"en","page":"28","source":"DOI.org (Crossref)","title":"Syngas Fermentation: A Microbial Conversion Process of Gaseous Substrates to Various Products","title-short":"Syngas Fermentation","volume":"3","author":[{"family":"Phillips","given":"John"},{"family":"Huhnke","given":"Raymond"},{"family":"Atiyeh","given":"Hasan"}],"issued":{"date-parts":[["2017",6,16]]}}}],"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(Pauss et al., 1990; Phillips et al., 2017)</w:t>
      </w:r>
      <w:r>
        <w:rPr>
          <w:sz w:val="24"/>
          <w:szCs w:val="24"/>
          <w:lang w:val="en-US"/>
        </w:rPr>
      </w:r>
      <w:r>
        <w:rPr>
          <w:sz w:val="24"/>
          <w:szCs w:val="24"/>
          <w:lang w:val="en-US"/>
        </w:rPr>
        <w:fldChar w:fldCharType="end"/>
      </w:r>
      <w:r>
        <w:rPr>
          <w:sz w:val="24"/>
          <w:szCs w:val="24"/>
          <w:lang w:val="en-US"/>
        </w:rPr>
        <w:t xml:space="preserve">.  </w:t>
      </w:r>
      <w:commentRangeStart w:id="19"/>
      <w:r>
        <w:rPr>
          <w:sz w:val="24"/>
          <w:szCs w:val="24"/>
          <w:lang w:val="en-US"/>
        </w:rPr>
        <w:t>H</w:t>
      </w:r>
      <w:r>
        <w:rPr>
          <w:sz w:val="24"/>
          <w:szCs w:val="24"/>
          <w:lang w:val="en-US"/>
        </w:rPr>
      </w:r>
      <w:commentRangeEnd w:id="19"/>
      <w:r>
        <w:commentReference w:id="19"/>
      </w:r>
      <w:r>
        <w:rPr>
          <w:sz w:val="24"/>
          <w:szCs w:val="24"/>
          <w:vertAlign w:val="subscript"/>
          <w:lang w:val="en-US"/>
        </w:rPr>
        <w:t>2</w:t>
      </w:r>
      <w:r>
        <w:rPr>
          <w:sz w:val="24"/>
          <w:szCs w:val="24"/>
          <w:lang w:val="en-US"/>
        </w:rPr>
        <w:t xml:space="preserve"> mass transfer has been identified as a major technical challenge in ex-situ biomethanation systems, mainly due to its low solubility </w:t>
      </w:r>
      <w:r>
        <w:fldChar w:fldCharType="begin"/>
      </w:r>
      <w:r>
        <w:rPr>
          <w:sz w:val="24"/>
          <w:szCs w:val="24"/>
          <w:lang w:val="en-US"/>
        </w:rPr>
        <w:instrText xml:space="preserve">ADDIN ZOTERO_ITEM CSL_CITATION {"citationID":"b0nKeERG","properties":{"formattedCitation":"(Feickert Fenske et al., 2023b; Rittmann, 2015)","plainCitation":"(Feickert Fenske et al., 2023b; Rittmann, 2015)","noteIndex":0},"citationItems":[{"id":886,"uris":["http://zotero.org/users/11473114/items/SAX6EQG3"],"itemData":{"id":886,"type":"article-journal","abstract":"Biological methanation of H2 and CO2 in trickle bed reactors is a promising energy conversion and storage approach that can support the energy transition towards a renewable-based system. Research in trickle bed reactor design and operation has significantly increased in recent years, but most studies were performed at laboratory scale and conditions. This review provides a comprehensive overview of the trickle bed reactor concept and current developments to support the decision-making process for future projects. In particular, the key design and operational parameters, such as trickling or nutrient provision, are presented, introducing the most recent advances. Furthermore, reactor operation, including the inoculation, long-term and dynamic operation, is described. To better assess the reactor upscaling, several parameters that enable reactor comparison are discussed. On the basis of this review, suitable operational strategies and further research needs were identified that will improve the overall trickle bed reactor performance.","container-title":"Bioresource Technology","DOI":"10.1016/j.biortech.2023.129383","ISSN":"09608524","journalAbbreviation":"Bioresource Technology","language":"en","page":"129383","source":"DOI.org (Crossref)","title":"Biological methanation in trickle bed reactors - a critical review","volume":"385","author":[{"family":"Feickert Fenske","given":"Carolina"},{"family":"Strübing","given":"Dietmar"},{"family":"Koch","given":"Konrad"}],"issued":{"date-parts":[["2023",10]]}}},{"id":1357,"uris":["http://zotero.org/users/11473114/items/96ZILAMQ"],"itemData":{"id":1357,"type":"chapter","abstract":"Microbiological biogas upgrading could become a promising technology for production of methane (CH4). This is, storage of irregular generated electricity results in a need to store electricity generated at peak times for use at non-peak times, which could be achieved in an intermediate step by electrolysis of water to molecular hydrogen (H2). Microbiological biogas upgrading can be performed by contacting carbon dioxide (CO2), H2 and hydrogenotrophic methanogenic Archaea either in situ in an anaerobic digester, or ex situ in a separate bioreactor. In situ microbiological biogas upgrading is indicated to require thorough bioprocess development, because only low volumetric CH4 production rates and low CH4 fermentation offgas content have been achieved. Higher volumetric production rates are shown for the ex situ microbiological biogas upgrading compared to in situ microbiological biogas upgrading. However, the ex situ microbiological biogas upgrading currently suffers from H2 gas liquid mass transfer limitation, which results in low volumetric CH4 productivity compared to pure H2/CO2 conversion to CH4. If waste gas utilization from biological and industrial sources can be shown without reduction in volumetric CH4 productivity, as well as if the aim of a single stage conversion to a CH4 fermentation offgas content exceeding 95 vol% can be demonstrated, ex situ microbiological biogas upgrading with pure or enrichment cultures of methanogens could become a promising future technology for almost CO2-neutral biomethane production.","container-title":"Biogas Science and Technology","DOI":"10.1007/978-3-319-21993-6_5","ISBN":"978-3-319-21992-9","language":"en","note":"collection-title: Advances in Biochemical Engineering/Biotechnology","page":"117-135","publisher":"Springer International Publishing","publisher-place":"Cham","source":"DOI.org (Crossref)","title":"A Critical Assessment of Microbiological Biogas to Biomethane Upgrading Systems","URL":"https://link.springer.com/10.1007/978-3-319-21993-6_5","volume":"151","editor":[{"family":"Guebitz","given":"Georg M."},{"family":"Bauer","given":"Alexander"},{"family":"Bochmann","given":"Guenther"},{"family":"Gronauer","given":"Andreas"},{"family":"Weiss","given":"Stefan"}],"author":[{"family":"Rittmann","given":"Simon K.-M. R."}],"accessed":{"date-parts":[["2025",11,12]]},"issued":{"date-parts":[["2015"]]}}}],"schema":"https://github.com/citation-style-language/schema/raw/master/csl-citation.json"}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(Feickert Fenske et al., 2023b; Rittmann, 2015)</w:t>
      </w:r>
      <w:r>
        <w:rPr>
          <w:sz w:val="24"/>
          <w:szCs w:val="24"/>
          <w:lang w:val="en-US"/>
        </w:rPr>
      </w:r>
      <w:r>
        <w:rPr>
          <w:sz w:val="24"/>
          <w:szCs w:val="24"/>
          <w:lang w:val="en-US"/>
        </w:rPr>
        <w:fldChar w:fldCharType="end"/>
      </w:r>
      <w:r>
        <w:rPr>
          <w:sz w:val="24"/>
          <w:szCs w:val="24"/>
          <w:lang w:val="en-US"/>
        </w:rPr>
        <w:t>.  To improve H</w:t>
      </w:r>
      <w:r>
        <w:rPr>
          <w:sz w:val="24"/>
          <w:szCs w:val="24"/>
          <w:vertAlign w:val="subscript"/>
          <w:lang w:val="en-US"/>
        </w:rPr>
        <w:t>2</w:t>
      </w:r>
      <w:r>
        <w:rPr>
          <w:sz w:val="24"/>
          <w:szCs w:val="24"/>
          <w:lang w:val="en-US"/>
        </w:rPr>
        <w:t xml:space="preserve"> mass transfer, many reactor configurations maximize the gas-liquid interface via water droplets or gas bubbles. Trickle bed reactors (TBRs) consist of a columnar tank filled with biofilm carriers with a spray nozzle at the top delivering recirculating liquid. Substrate gases are either bubbled from the base of the column or fed into the headspace in the top, then diffuse into trickling liquid for delivery to biofilm on the carriers. Several TBR pilot tests have been completed in full-scale biogas facilities, producing high quality biomethane (&gt;97% CH</w:t>
      </w:r>
      <w:r>
        <w:rPr>
          <w:sz w:val="24"/>
          <w:szCs w:val="24"/>
          <w:vertAlign w:val="subscript"/>
          <w:lang w:val="en-US"/>
        </w:rPr>
        <w:t>4</w:t>
      </w:r>
      <w:r>
        <w:rPr>
          <w:sz w:val="24"/>
          <w:szCs w:val="24"/>
          <w:lang w:val="en-US"/>
        </w:rPr>
        <w:t xml:space="preserve">) at high production rates </w:t>
      </w:r>
      <w:r>
        <w:fldChar w:fldCharType="begin"/>
      </w:r>
      <w:r>
        <w:rPr>
          <w:sz w:val="24"/>
          <w:szCs w:val="24"/>
          <w:lang w:val="en-US"/>
        </w:rPr>
        <w:instrText xml:space="preserve">ADDIN ZOTERO_ITEM CSL_CITATION {"citationID":"zmi2CA2Z","properties":{"formattedCitation":"(Feickert Fenske et al., 2023a; J\\uc0\\u248{}nson et al., 2022; Sposob et al., 2021, p. 2022)","plainCitation":"(Feickert Fenske et al., 2023a; Jønson et al., 2022; Sposob et al., 2021, p. 2022)","noteIndex":0},"citationItems":[{"id":91,"uris":["http://zotero.org/users/11473114/items/HWJ7GJQV"],"itemData":{"id":91,"type":"article-journal","abstract":"The biological methanation of H2 and CO2 in trickle bed reactors is one promising energy conversion technology for energy storage, but experiences at pilot-scale under real application conditions are still rare. Therefore, a trickle bed reactor with a reaction volume of 0.8 m3 was constructed and installed in a wastewater treatment plant to upgrade raw biogas from the local digester. The biogas H2S concentration of about 200 ppm was reduced by half, but an artificial sulfur source was required to completely satisfy the sulfur demand of the methanogens. Increasing the ammonium concentration to &gt; 400 mg/L was the most successful pH control strategy, enabling stable long-term biogas upgrading at a CH4 production of 6.1 m3/(m3RV⋅d) with synthetic natural gas quality (CH4 &gt; 98 %). The results of this study with a reactor operation period of nearly 450 days, including two shutdowns, represents an important step towards the necessary full-scale integration.","container-title":"Bioresource Technology","DOI":"10.1016/j.biortech.2023.128868","ISSN":"09608524","journalAbbreviation":"Bioresource Technology","language":"en","page":"128868","source":"DOI.org (Crossref)","title":"Biogas upgrading in a pilot-scale trickle bed reactor – Long-term biological methanation under real application conditions","volume":"376","author":[{"family":"Feickert Fenske","given":"Carolina"},{"family":"Kirzeder","given":"Franz"},{"family":"Strübing","given":"Dietmar"},{"family":"Koch","given":"Konrad"}],"issued":{"date-parts":[["2023",5]]}}},{"id":1402,"uris":["http://zotero.org/users/11473114/items/ZC7S3V9A"],"itemData":{"id":1402,"type":"article-journal","abstract":"Research within biological methanation has been a great development using biotrickling filters (BTF), as a power-to-x solution, but research within up scaling is missing. This study investigates the commercial potential of biomethanation in BTF by operating two 1 m3 reactors which was implemented into a full-scale biogas plant. Several areas were investigated, such as enrichment and start-up, long-term steady state operation, serial operation, and intermittent feed. A methane productivity of 9.44 Nm3CH4 m-R3 day-1 with a product gas of 95.7 % CH4 was obtained for parallel operation, whereas during serial operation a methane productivity of 10.6 Nm3CH4 m-R3 day-1 at 97.4 % CH4 was achieved. The flexibility of the biomethanation was demonstrated with unintentional loss of H2 feed in periods of 12 to 72 h, where initial performance was regained within 6 to 12 h. The results from this study demonstrate the potential for commercial use of biomethanation in BTF for future Power-to-X solutions.","container-title":"Bioresource Technology","DOI":"10.1016/j.biortech.2022.128160","ISSN":"09608524","journalAbbreviation":"Bioresource Technology","language":"en","page":"128160","source":"DOI.org (Crossref)","title":"Pilot-scale study of biomethanation in biological trickle bed reactors converting impure CO2 from a Full-scale biogas plant","volume":"365","author":[{"family":"Jønson","given":"Brian Dahl"},{"family":"Tsapekos","given":"Panagiotis"},{"family":"Tahir Ashraf","given":"Muhammed"},{"family":"Jeppesen","given":"Martin"},{"family":"Ejbye Schmidt","given":"Jens"},{"family":"Bastidas-Oyanedel","given":"Juan-Rodrigo"}],"issued":{"date-parts":[["2022",12]]}}},{"id":1403,"uris":["http://zotero.org/users/11473114/items/GQTDQZAW"],"itemData":{"id":1403,"type":"article-journal","abstract":"Abstract\n            \n              Power-to-methane technology is a promising solution to facilitate the use of excess variable renewable energy for biomethane production. In this approach, hydrogen produced via electrolysis is used to upgrade raw biogas, which can be subsequently used as fuel or stored in the gas grid.\n              Ex-situ\n              biomethanation is an emerging technology that could potentially replace conventional energy-intensive biogas upgrading methods and allow CO\n              2\n              utilization for biomethane production. This work provides a comprehensive overview on the current status of\n              ex-situ\n              biomethanation with particular attention to trickle bed reactor. The review includes description of\n              ex-situ\n              biomethanation and summarizes previous works on this topic. The key elements related to operational conditions, efficiency, and microbiology of\n              ex-situ\n              biomethanation using trickle bed reactor are described here. Additionally, the review highlights the technical and economic issues that have to be addressed for future development and large-scale implementation of\n              ex-situ\n              biomethanation.","container-title":"Reviews in Environmental Science and Bio/Technology","DOI":"10.1007/s11157-021-09589-7","ISSN":"1569-1705, 1572-9826","issue":"4","journalAbbreviation":"Rev Environ Sci Biotechnol","language":"en","page":"1087-1102","source":"DOI.org (Crossref)","title":"Ex-situ biological CO2 methanation using trickle bed reactor: review and recent advances","title-short":"Ex-situ biological CO2 methanation using trickle bed reactor","volume":"20","author":[{"family":"Sposob","given":"Michal"},{"family":"Wahid","given":"Radziah"},{"family":"Fischer","given":"Keno"}],"issued":{"date-parts":[["2021",12]]}},"locator":"2022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(Feickert Fenske et al., 2023a; Jønson et al., 2022; Sposob et al., 2021, p. 2022)</w:t>
      </w:r>
      <w:r>
        <w:rPr>
          <w:sz w:val="24"/>
          <w:szCs w:val="24"/>
          <w:lang w:val="en-US"/>
        </w:rPr>
      </w:r>
      <w:r>
        <w:rPr>
          <w:sz w:val="24"/>
          <w:szCs w:val="24"/>
          <w:lang w:val="en-US"/>
        </w:rPr>
        <w:fldChar w:fldCharType="end"/>
      </w:r>
      <w:r>
        <w:rPr/>
        <w:t>.</w:t>
      </w:r>
      <w:r>
        <w:rPr>
          <w:sz w:val="24"/>
          <w:szCs w:val="24"/>
          <w:lang w:val="en-US"/>
        </w:rPr>
        <w:t xml:space="preserve"> However, TBRs are susceptible to the formation of preferential flow paths and uneven wetting, leading to poor nutrient distribution and nonhomogeneous biofilm growth throughout the column </w:t>
      </w:r>
      <w:r>
        <w:fldChar w:fldCharType="begin"/>
      </w:r>
      <w:r>
        <w:rPr>
          <w:sz w:val="24"/>
          <w:szCs w:val="24"/>
          <w:lang w:val="en-US"/>
        </w:rPr>
        <w:instrText xml:space="preserve">ADDIN ZOTERO_ITEM CSL_CITATION {"citationID":"wC05hJTK","properties":{"formattedCitation":"(Tsapekos et al., 2021)","plainCitation":"(Tsapekos et al., 2021)","noteIndex":0},"citationItems":[{"id":248,"uris":["http://zotero.org/users/11473114/items/DUJ8WRJY"],"itemData":{"id":248,"type":"article-journal","abstract":"Biogas upgrading is an emerging technology offering unique opportunities for further exploitation of biomethane as fuel for vehicles or direct injection into the gas grid, expanding the conventional use of biogas for combined heat and electricity generation. Up to date, most of the studies exploring the potential of biological carbon di­ oxide hydrogenation was performed at laboratory scale systems, hampering the evaluation of the process under real environmental conditions. The current work demonstrates the performance of a pilot trickle bed reactor that was fed with real biogas as CO2 source under progressively increased gas provision rates. Additionally, the study is supported by a genome-centric metagenomic analysis to gain deep insights into the microbiome of the reactor. A maximum methane content of 98.5% was achieved at a gas retention time of 5 h. Stand-by periods in which no influent gas was provided in the reactor did not lead to fatal deterioration of the overall process, as the bio­ methanation efficiency was recovered after a certain period of time. Samples obtained from three different layers of the packing material, the liquid phase of the reactor and the inoculum demonstrated a distinct clustering of microbial members. The provision of the nutrient media from the top layer led to the enrichment of specific bacteria, such as Clostridiaceae DTU-pt_113, whose genome profile contains Veg-family genes, which are known to be associated with biofilm formation. Similarly, the injection of influent gases from the bottom of the reactor favoured the proliferation of hydrogenotrophic methanogens, solely belonging to family Methanobacteriaceae.","container-title":"Energy Conversion and Management","DOI":"10.1016/j.enconman.2021.114491","ISSN":"01968904","journalAbbreviation":"Energy Conversion and Management","language":"en","page":"114491","source":"DOI.org (Crossref)","title":"Pilot-scale biomethanation in a trickle bed reactor: Process performance and microbiome functional reconstruction","title-short":"Pilot-scale biomethanation in a trickle bed reactor","volume":"244","author":[{"family":"Tsapekos","given":"Panagiotis"},{"family":"Treu","given":"Laura"},{"family":"Campanaro","given":"Stefano"},{"family":"Centurion","given":"Victor B."},{"family":"Zhu","given":"Xinyu"},{"family":"Peprah","given":"Maria"},{"family":"Zhang","given":"Zengshuai"},{"family":"Kougias","given":"Panagiotis G."},{"family":"Angelidaki","given":"Irini"}],"issued":{"date-parts":[["2021",9]]}}}],"schema":"https://github.com/citation-style-language/schema/raw/master/csl-citation.json"}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(Tsapekos et al., 2021)</w:t>
      </w:r>
      <w:r>
        <w:rPr>
          <w:sz w:val="24"/>
          <w:szCs w:val="24"/>
          <w:lang w:val="en-US"/>
        </w:rPr>
      </w:r>
      <w:r>
        <w:rPr>
          <w:sz w:val="24"/>
          <w:szCs w:val="24"/>
          <w:lang w:val="en-US"/>
        </w:rPr>
        <w:fldChar w:fldCharType="end"/>
      </w:r>
      <w:r>
        <w:rPr>
          <w:sz w:val="24"/>
          <w:szCs w:val="24"/>
          <w:lang w:val="en-US"/>
        </w:rPr>
        <w:t xml:space="preserve">.  The low relative volume of recirculating liquid in TBRs also contributes to operational challenges.  Dilution from metabolic water production strongly affects buffering capacity, complicating pH control and nutrient delivery </w:t>
      </w:r>
      <w:r>
        <w:fldChar w:fldCharType="begin"/>
      </w:r>
      <w:r>
        <w:rPr>
          <w:sz w:val="24"/>
          <w:szCs w:val="24"/>
          <w:lang w:val="en-US"/>
        </w:rPr>
        <w:instrText xml:space="preserve">ADDIN ZOTERO_ITEM CSL_CITATION {"citationID":"pn6ZN4C5","properties":{"formattedCitation":"(Feickert Fenske et al., 2023a; Str\\uc0\\u252{}bing et al., 2017a)","plainCitation":"(Feickert Fenske et al., 2023a; Strübing et al., 2017a)","noteIndex":0},"citationItems":[{"id":91,"uris":["http://zotero.org/users/11473114/items/HWJ7GJQV"],"itemData":{"id":91,"type":"article-journal","abstract":"The biological methanation of H2 and CO2 in trickle bed reactors is one promising energy conversion technology for energy storage, but experiences at pilot-scale under real application conditions are still rare. Therefore, a trickle bed reactor with a reaction volume of 0.8 m3 was constructed and installed in a wastewater treatment plant to upgrade raw biogas from the local digester. The biogas H2S concentration of about 200 ppm was reduced by half, but an artificial sulfur source was required to completely satisfy the sulfur demand of the methanogens. Increasing the ammonium concentration to &gt; 400 mg/L was the most successful pH control strategy, enabling stable long-term biogas upgrading at a CH4 production of 6.1 m3/(m3RV⋅d) with synthetic natural gas quality (CH4 &gt; 98 %). The results of this study with a reactor operation period of nearly 450 days, including two shutdowns, represents an important step towards the necessary full-scale integration.","container-title":"Bioresource Technology","DOI":"10.1016/j.biortech.2023.128868","ISSN":"09608524","journalAbbreviation":"Bioresource Technology","language":"en","page":"128868","source":"DOI.org (Crossref)","title":"Biogas upgrading in a pilot-scale trickle bed reactor – Long-term biological methanation under real application conditions","volume":"376","author":[{"family":"Feickert Fenske","given":"Carolina"},{"family":"Kirzeder","given":"Franz"},{"family":"Strübing","given":"Dietmar"},{"family":"Koch","given":"Konrad"}],"issued":{"date-parts":[["2023",5]]}}},{"id":23,"uris":["http://zotero.org/users/11473114/items/I24LADEL"],"itemData":{"id":23,"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(Feickert Fenske et al., 2023a; Strübing et al., 2017a)</w:t>
      </w:r>
      <w:r>
        <w:rPr>
          <w:sz w:val="24"/>
          <w:szCs w:val="24"/>
          <w:lang w:val="en-US"/>
        </w:rPr>
      </w:r>
      <w:r>
        <w:rPr>
          <w:sz w:val="24"/>
          <w:szCs w:val="24"/>
          <w:lang w:val="en-US"/>
        </w:rPr>
        <w:fldChar w:fldCharType="end"/>
      </w:r>
      <w:r>
        <w:rPr>
          <w:sz w:val="24"/>
          <w:szCs w:val="24"/>
          <w:lang w:val="en-US"/>
        </w:rPr>
        <w:t xml:space="preserve">.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Continuously stirred tank reactors (CSTRs) use a gas diffuser and mechanical mixing to bubble and distribute substrate gases in a relatively large liquid volume. Mass transfer in CSTRs improves with increased agitation, gas recirculation, pressure, and temperature. However, these processes raise operational energy consumption and can stress microbial cells. CSTRs also generally miss quality targets (&lt;90% CH</w:t>
      </w:r>
      <w:r>
        <w:rPr>
          <w:sz w:val="24"/>
          <w:szCs w:val="24"/>
          <w:vertAlign w:val="subscript"/>
          <w:lang w:val="en-US"/>
        </w:rPr>
        <w:t>4</w:t>
      </w:r>
      <w:r>
        <w:rPr>
          <w:sz w:val="24"/>
          <w:szCs w:val="24"/>
          <w:lang w:val="en-US"/>
        </w:rPr>
        <w:t xml:space="preserve">) </w:t>
      </w:r>
      <w:r>
        <w:fldChar w:fldCharType="begin"/>
      </w:r>
      <w:r>
        <w:rPr>
          <w:sz w:val="24"/>
          <w:szCs w:val="24"/>
          <w:lang w:val="en-US"/>
        </w:rPr>
        <w:instrText xml:space="preserve">ADDIN ZOTERO_ITEM CSL_CITATION {"citationID":"I95Vweep","properties":{"formattedCitation":"(Fachal-Su\\uc0\\u225{}rez et al., 2024)","plainCitation":"(Fachal-Suárez et al., 2024)","noteIndex":0},"citationItems":[{"id":1406,"uris":["http://zotero.org/users/11473114/items/7HK6UN6J"],"itemData":{"id":1406,"type":"article-journal","abstract":"Energy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(Fachal-Suárez et al., 2024)</w:t>
      </w:r>
      <w:r>
        <w:rPr>
          <w:sz w:val="24"/>
          <w:szCs w:val="24"/>
          <w:lang w:val="en-US"/>
        </w:rPr>
      </w:r>
      <w:r>
        <w:rPr>
          <w:sz w:val="24"/>
          <w:szCs w:val="24"/>
          <w:lang w:val="en-US"/>
        </w:rPr>
        <w:fldChar w:fldCharType="end"/>
      </w:r>
      <w:r>
        <w:rPr>
          <w:sz w:val="24"/>
          <w:szCs w:val="24"/>
          <w:lang w:val="en-US"/>
        </w:rPr>
        <w:t>. Many other reactor configurations have been tested as well, including fixed bed reactors (FBR), bubble columns, and plug flow reactors (PFRs). Each of these systems, however, contend with the limitations of H</w:t>
      </w:r>
      <w:r>
        <w:rPr>
          <w:sz w:val="24"/>
          <w:szCs w:val="24"/>
          <w:vertAlign w:val="subscript"/>
          <w:lang w:val="en-US"/>
        </w:rPr>
        <w:t>2</w:t>
      </w:r>
      <w:r>
        <w:rPr>
          <w:sz w:val="24"/>
          <w:szCs w:val="24"/>
          <w:lang w:val="en-US"/>
        </w:rPr>
        <w:t xml:space="preserve"> diffusion via gas bubbles or water droplets.</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 xml:space="preserve">Mass transfer of gases into the aqueous phase can be improved with membrane technologies. Membranes provide a diffusive boundary between liquid and gas that maintains concentration gradients and promotes direct, bubbleless diffusion. Membranes can either be employed exclusively for substrate delivery to suspended growth in the case of membrane bioreactors (MBR) or they can additionally serve as biofilm attachment surfaces, as in the case of membrane biofilm reactors (MBfR) </w:t>
      </w:r>
      <w:r>
        <w:fldChar w:fldCharType="begin"/>
      </w:r>
      <w:r>
        <w:rPr>
          <w:sz w:val="24"/>
          <w:szCs w:val="24"/>
          <w:lang w:val="en-US"/>
        </w:rPr>
        <w:instrText xml:space="preserve">ADDIN ZOTERO_ITEM CSL_CITATION {"citationID":"jVn31uJz","properties":{"formattedCitation":"(Fachal-Su\\uc0\\u225{}rez et al., 2024; Martin and Nerenberg, 2012)","plainCitation":"(Fachal-Suárez et al., 2024; Martin and Nerenberg, 2012)","noteIndex":0},"citationItems":[{"id":1406,"uris":["http://zotero.org/users/11473114/items/7HK6UN6J"],"itemData":{"id":1406,"type":"article-journal","abstract":"Energy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id":82,"uris":["http://zotero.org/users/11473114/items/HW6AUAAD"],"itemData":{"id":82,"type":"article-journal","abstract":"The membrane bioﬁlm reactor (MBfR), an emerging technology for water and wastewater treatment, is based on pressurized membranes that supply a gaseous substrate to a bioﬁlm formed on the membrane’s exterior. MBfR bioﬁlms behave differently from conventional bioﬁlms due to the counter-diffusion of substrates. MBfRs are uniquely suited for numerous treatment applications, including the removal of carbon and nitrogen when oxygen is suppl\\ied, and reduction of oxidized contaminants when hydrogen is supplied. Major beneﬁts include high gas utilization efﬁciency, low energy consumption, and small reactor footprints. The ﬁrst commercial MBfR was recently released, and its success may lead to the scale-up of other applications. MBfR development still faces challenges, including bioﬁlm management, the design of scalable reactor conﬁgurations, and the identiﬁcation of cost-effective membranes. If future research and development continue to address these issues, the MBfR may play a key role in the next generation of sustainable treatment systems.","container-title":"Bioresource Technology","DOI":"10.1016/j.biortech.2012.02.110","ISSN":"09608524","journalAbbreviation":"Bioresource Technology","language":"en","page":"83-94","source":"DOI.org (Crossref)","title":"The membrane biofilm reactor (MBfR) for water and wastewater treatment: Principles, applications, and recent developments","title-short":"The membrane biofilm reactor (MBfR) for water and wastewater treatment","volume":"122","author":[{"family":"Martin","given":"Kelly J."},{"family":"Nerenberg","given":"Robert"}],"issued":{"date-parts":[["2012",10]]}}}],"schema":"https://github.com/citation-style-language/schema/raw/master/csl-citation.json"}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(Fachal-Suárez et al., 2024; Martin and Nerenberg, 2012)</w:t>
      </w:r>
      <w:r>
        <w:rPr>
          <w:sz w:val="24"/>
          <w:szCs w:val="24"/>
          <w:lang w:val="en-US"/>
        </w:rPr>
      </w:r>
      <w:r>
        <w:rPr>
          <w:sz w:val="24"/>
          <w:szCs w:val="24"/>
          <w:lang w:val="en-US"/>
        </w:rPr>
        <w:fldChar w:fldCharType="end"/>
      </w:r>
      <w:r>
        <w:rPr>
          <w:sz w:val="24"/>
          <w:szCs w:val="24"/>
          <w:lang w:val="en-US"/>
        </w:rPr>
        <w:t xml:space="preserve">.  Orgille et al.  found the maximum mass transfer coefficients in clean water among five MBRs were up to 10x higher than two TBRs and one CSTR.  They attributed the improved performance to the high surface-to-volume ratio (SVR) in MBRs but noted that performance varied greatly among modules depending on membrane materials and system hydraulics </w:t>
      </w:r>
      <w:r>
        <w:fldChar w:fldCharType="begin"/>
      </w:r>
      <w:r>
        <w:rPr>
          <w:sz w:val="24"/>
          <w:szCs w:val="24"/>
          <w:lang w:val="en-US"/>
        </w:rPr>
        <w:instrText xml:space="preserve">ADDIN ZOTERO_ITEM CSL_CITATION {"citationID":"Z4wtQ86G","properties":{"formattedCitation":"(Orgill et al., 2013)","plainCitation":"(Orgill et al., 2013)","noteIndex":0},"citationItems":[{"id":31,"uris":["http://zotero.org/users/11473114/items/NJXATJH9"],"itemData":{"id":31,"type":"article-journal","abstract":"Trickle-bed reactor (TBR), hollow ﬁber membrane reactor (HFR) and stirred tank reactor (STR) can be used in fermentation of sparingly soluble gasses such as CO and H2 to produce biofuels and bio-based chemicals. Gas fermenting reactors must provide high mass transfer capabilities that match the kinetic requirements of the microorganisms used. The present study compared the volumetric mass transfer coefﬁcient (KtotA/VL) of three reactor types; the TBR with 3 mm and 6 mm beads, ﬁve different modules of HFRs, and the STR. The analysis was performed using O2 as the gaseous mass transfer agent. The nonporous polydimethylsiloxane (PDMS) HFR provided the highest KtotA/VL (1062 hÀ1), followed by the TBR with 6 mm beads (421 hÀ1), and then the STR (114 hÀ1). The mass transfer characteristics in each reactor were affected by agitation speed, and gas and liquid ﬂow rates. Furthermore, issues regarding the comparison of mass transfer coefﬁcients are discussed.","container-title":"Bioresource Technology","DOI":"10.1016/j.biortech.2013.01.124","ISSN":"09608524","journalAbbreviation":"Bioresource Technology","language":"en","page":"340-346","source":"DOI.org (Crossref)","title":"A comparison of mass transfer coefficients between trickle-bed, hollow fiber membrane and stirred tank reactors","volume":"133","author":[{"family":"Orgill","given":"James J."},{"family":"Atiyeh","given":"Hasan K."},{"family":"Devarapalli","given":"Mamatha"},{"family":"Phillips","given":"John R."},{"family":"Lewis","given":"Randy S."},{"family":"Huhnke","given":"Raymond L."}],"issued":{"date-parts":[["2013",4]]}}}],"schema":"https://github.com/citation-style-language/schema/raw/master/csl-citation.json"}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(Orgill et al., 2013)</w:t>
      </w:r>
      <w:r>
        <w:rPr>
          <w:sz w:val="24"/>
          <w:szCs w:val="24"/>
          <w:lang w:val="en-US"/>
        </w:rPr>
      </w:r>
      <w:r>
        <w:rPr>
          <w:sz w:val="24"/>
          <w:szCs w:val="24"/>
          <w:lang w:val="en-US"/>
        </w:rPr>
        <w:fldChar w:fldCharType="end"/>
      </w:r>
      <w:r>
        <w:rPr>
          <w:sz w:val="24"/>
          <w:szCs w:val="24"/>
          <w:lang w:val="en-US"/>
        </w:rPr>
        <w:t xml:space="preserve">.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 xml:space="preserve">Membrane-biofilm reactors (MBfRs) combine the mass transfer advantages of membrane delivery of gaseous substrates with the process stability of biofilms.  In traditional biofilm-forming systems, such as TBRs, biofilm attaches to the surface of an inert carrier.  As biofilm thickness increases, microbial activity remains highest at the outside edge of the biofilm. Substrate availability decreases with depth into the biofilm, which can cause a dead zone at the attachment surface.  When dead biofilm detaches, the active exterior surface washes away with it.  In an MBfR, the inverse relationship exists; substrate concentrations are highest at the biofilm attachment surface (i.e., active) and, consequently, only the least active portion at the exterior of the biofilm detaches </w:t>
      </w:r>
      <w:r>
        <w:fldChar w:fldCharType="begin"/>
      </w:r>
      <w:r>
        <w:rPr>
          <w:sz w:val="24"/>
          <w:szCs w:val="24"/>
          <w:lang w:val="en-US"/>
        </w:rPr>
        <w:instrText xml:space="preserve">ADDIN ZOTERO_ITEM CSL_CITATION {"citationID":"Z8Zj8yjN","properties":{"formattedCitation":"(Nerenberg, 2016)","plainCitation":"(Nerenberg, 2016)","noteIndex":0},"citationItems":[{"id":32,"uris":["http://zotero.org/users/11473114/items/Y8K4BYLI"],"itemData":{"id":32,"type":"article-journal","container-title":"Current Opinion in Biotechnology","DOI":"10.1016/j.copbio.2016.01.015","ISSN":"09581669","journalAbbreviation":"Current Opinion in Biotechnology","language":"en","page":"131-136","source":"DOI.org (Crossref)","title":"The membrane-biofilm reactor (MBfR) as a counter-diffusional biofilm process","volume":"38","author":[{"family":"Nerenberg","given":"Robert"}],"issued":{"date-parts":[["2016",4]]}}}],"schema":"https://github.com/citation-style-language/schema/raw/master/csl-citation.json"}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(Nerenberg, 2016)</w:t>
      </w:r>
      <w:r>
        <w:rPr>
          <w:sz w:val="24"/>
          <w:szCs w:val="24"/>
          <w:lang w:val="en-US"/>
        </w:rPr>
      </w:r>
      <w:r>
        <w:rPr>
          <w:sz w:val="24"/>
          <w:szCs w:val="24"/>
          <w:lang w:val="en-US"/>
        </w:rPr>
        <w:fldChar w:fldCharType="end"/>
      </w:r>
      <w:r>
        <w:rPr>
          <w:sz w:val="24"/>
          <w:szCs w:val="24"/>
          <w:lang w:val="en-US"/>
        </w:rPr>
        <w:t xml:space="preserve">.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A small number of MBfR studies have explored co-diffusion of H</w:t>
      </w:r>
      <w:r>
        <w:rPr>
          <w:sz w:val="24"/>
          <w:szCs w:val="24"/>
          <w:vertAlign w:val="subscript"/>
          <w:lang w:val="en-US"/>
        </w:rPr>
        <w:t>2</w:t>
      </w:r>
      <w:r>
        <w:rPr>
          <w:sz w:val="24"/>
          <w:szCs w:val="24"/>
          <w:lang w:val="en-US"/>
        </w:rPr>
        <w:t xml:space="preserve"> and CO</w:t>
      </w:r>
      <w:r>
        <w:rPr>
          <w:sz w:val="24"/>
          <w:szCs w:val="24"/>
          <w:vertAlign w:val="subscript"/>
          <w:lang w:val="en-US"/>
        </w:rPr>
        <w:t>2</w:t>
      </w:r>
      <w:r>
        <w:rPr>
          <w:sz w:val="24"/>
          <w:szCs w:val="24"/>
          <w:lang w:val="en-US"/>
        </w:rPr>
        <w:t xml:space="preserve"> gases for ex-situ biomethanation under mesophilic </w:t>
      </w:r>
      <w:r>
        <w:fldChar w:fldCharType="begin"/>
      </w:r>
      <w:r>
        <w:rPr>
          <w:sz w:val="24"/>
          <w:szCs w:val="24"/>
          <w:lang w:val="en-US"/>
        </w:rPr>
        <w:instrText xml:space="preserve">ADDIN ZOTERO_ITEM CSL_CITATION {"citationID":"6CatiHve","properties":{"formattedCitation":"(Miehle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(Miehle et al., 2021a; Pratofiorito et al., 2021)</w:t>
      </w:r>
      <w:r>
        <w:rPr>
          <w:sz w:val="24"/>
          <w:szCs w:val="24"/>
          <w:lang w:val="en-US"/>
        </w:rPr>
      </w:r>
      <w:r>
        <w:rPr>
          <w:sz w:val="24"/>
          <w:szCs w:val="24"/>
          <w:lang w:val="en-US"/>
        </w:rPr>
        <w:fldChar w:fldCharType="end"/>
      </w:r>
      <w:r>
        <w:rPr>
          <w:sz w:val="24"/>
          <w:szCs w:val="24"/>
          <w:lang w:val="en-US"/>
        </w:rPr>
        <w:t xml:space="preserve"> and thermophilic </w:t>
      </w:r>
      <w:r>
        <w:fldChar w:fldCharType="begin"/>
      </w:r>
      <w:r>
        <w:rPr>
          <w:sz w:val="24"/>
          <w:szCs w:val="24"/>
          <w:lang w:val="en-US"/>
        </w:rPr>
        <w:instrText xml:space="preserve">ADDIN ZOTERO_ITEM CSL_CITATION {"citationID":"ap7qUwQ4","properties":{"formattedCitation":"(Lin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L⋅m-2⋅day-1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(Lin et al., 2026)</w:t>
      </w:r>
      <w:r>
        <w:rPr>
          <w:sz w:val="24"/>
          <w:szCs w:val="24"/>
          <w:lang w:val="en-US"/>
        </w:rPr>
      </w:r>
      <w:r>
        <w:rPr>
          <w:sz w:val="24"/>
          <w:szCs w:val="24"/>
          <w:lang w:val="en-US"/>
        </w:rPr>
        <w:fldChar w:fldCharType="end"/>
      </w:r>
      <w:r>
        <w:rPr>
          <w:sz w:val="24"/>
          <w:szCs w:val="24"/>
          <w:lang w:val="en-US"/>
        </w:rPr>
        <w:t xml:space="preserve"> conditions.  Despite the theoretical advantages of membrane technologies, MBfRs in literature reported low production rates relative to other configurations.  Biofilm growth on membranes has been observed to reduce mass transfer in some systems </w:t>
      </w:r>
      <w:r>
        <w:fldChar w:fldCharType="begin"/>
      </w:r>
      <w:r>
        <w:rPr>
          <w:sz w:val="24"/>
          <w:szCs w:val="24"/>
          <w:lang w:val="en-US"/>
        </w:rPr>
        <w:instrText xml:space="preserve">ADDIN ZOTERO_ITEM CSL_CITATION {"citationID":"qr2OGndc","properties":{"formattedCitation":"(Fachal-Su\\uc0\\u225{}rez et al., 2024; Nerenberg, 2016)","plainCitation":"(Fachal-Suárez et al., 2024; Nerenberg, 2016)","noteIndex":0},"citationItems":[{"id":1406,"uris":["http://zotero.org/users/11473114/items/7HK6UN6J"],"itemData":{"id":1406,"type":"article-journal","abstract":"Energy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id":32,"uris":["http://zotero.org/users/11473114/items/Y8K4BYLI"],"itemData":{"id":32,"type":"article-journal","container-title":"Current Opinion in Biotechnology","DOI":"10.1016/j.copbio.2016.01.015","ISSN":"09581669","journalAbbreviation":"Current Opinion in Biotechnology","language":"en","page":"131-136","source":"DOI.org (Crossref)","title":"The membrane-biofilm reactor (MBfR) as a counter-diffusional biofilm process","volume":"38","author":[{"family":"Nerenberg","given":"Robert"}],"issued":{"date-parts":[["2016",4]]}}}],"schema":"https://github.com/citation-style-language/schema/raw/master/csl-citation.json"}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(Fachal-Suárez et al., 2024; Nerenberg, 2016)</w:t>
      </w:r>
      <w:r>
        <w:rPr>
          <w:sz w:val="24"/>
          <w:szCs w:val="24"/>
          <w:lang w:val="en-US"/>
        </w:rPr>
      </w:r>
      <w:r>
        <w:rPr>
          <w:sz w:val="24"/>
          <w:szCs w:val="24"/>
          <w:lang w:val="en-US"/>
        </w:rPr>
        <w:fldChar w:fldCharType="end"/>
      </w:r>
      <w:r>
        <w:rPr>
          <w:sz w:val="24"/>
          <w:szCs w:val="24"/>
          <w:lang w:val="en-US"/>
        </w:rPr>
        <w:t xml:space="preserve">. However, authors of the MBfR studies cited low SVR as the limiting design parameter and predicted that a tenfold increase in SVR would yield a tenfold increase in methane production capacity </w:t>
      </w:r>
      <w:r>
        <w:fldChar w:fldCharType="begin"/>
      </w:r>
      <w:r>
        <w:rPr>
          <w:sz w:val="24"/>
          <w:szCs w:val="24"/>
          <w:lang w:val="en-US"/>
        </w:rPr>
        <w:instrText xml:space="preserve">ADDIN ZOTERO_ITEM CSL_CITATION {"citationID":"dHb0ayWI","properties":{"formattedCitation":"(Miehle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(Miehle et al., 2021a; Pratofiorito et al., 2021)</w:t>
      </w:r>
      <w:r>
        <w:rPr>
          <w:sz w:val="24"/>
          <w:szCs w:val="24"/>
          <w:lang w:val="en-US"/>
        </w:rPr>
      </w:r>
      <w:r>
        <w:rPr>
          <w:sz w:val="24"/>
          <w:szCs w:val="24"/>
          <w:lang w:val="en-US"/>
        </w:rPr>
        <w:fldChar w:fldCharType="end"/>
      </w:r>
      <w:r>
        <w:rPr>
          <w:sz w:val="24"/>
          <w:szCs w:val="24"/>
          <w:lang w:val="en-US"/>
        </w:rPr>
        <w:t>.  Thus, the potential for process intensification (i.e., increased production of high-quality biomethane) in an MBfR with high SVR remains unexplored.</w:t>
      </w:r>
      <w:r>
        <w:rPr/>
        <w:br/>
      </w:r>
    </w:p>
    <w:p>
      <w:pPr>
        <w:pStyle w:val="Normal"/>
        <w:spacing w:lineRule="auto" w:line="360" w:before="0" w:after="0"/>
        <w:jc w:val="both"/>
        <w:rPr>
          <w:sz w:val="24"/>
          <w:szCs w:val="24"/>
          <w:lang w:val="en-US"/>
        </w:rPr>
      </w:pPr>
      <w:r>
        <w:rPr>
          <w:sz w:val="24"/>
          <w:szCs w:val="24"/>
          <w:lang w:val="en-US"/>
        </w:rPr>
        <w:t>To fill the knowledge gap, this study assesses the performance of a mesophilic, hollow-fiber MBfR with 8-21 times higher SVR than prior studies. The first objective was to validate the capacity of the reactor to achieve stable production of high purity biomethane (≥95% CH₄, ≤5% H₂, and ≤2% CO₂) for at least 30 days.  Following this demonstration, the next aim was to determine the MBfR’s maximum specific CH₄ production capacity while retaining quality &gt;95% CH</w:t>
      </w:r>
      <w:r>
        <w:rPr>
          <w:sz w:val="24"/>
          <w:szCs w:val="24"/>
          <w:vertAlign w:val="subscript"/>
          <w:lang w:val="en-US"/>
        </w:rPr>
        <w:t>4</w:t>
      </w:r>
      <w:r>
        <w:rPr>
          <w:sz w:val="24"/>
          <w:szCs w:val="24"/>
          <w:lang w:val="en-US"/>
        </w:rPr>
        <w:t xml:space="preserve">. For the first time, this study also characterizes microbial community structure and dynamics in a mesophilic MBfR for ex-situ biomethanation. </w:t>
      </w:r>
    </w:p>
    <w:p>
      <w:pPr>
        <w:pStyle w:val="Heading1"/>
        <w:numPr>
          <w:ilvl w:val="0"/>
          <w:numId w:val="1"/>
        </w:numPr>
        <w:rPr>
          <w:lang w:val="en-US"/>
        </w:rPr>
      </w:pPr>
      <w:bookmarkStart w:id="6" w:name="_Ref222839881"/>
      <w:r>
        <w:rPr>
          <w:lang w:val="en-US"/>
        </w:rPr>
        <w:t>Materials and Methods</w:t>
      </w:r>
      <w:bookmarkEnd w:id="6"/>
    </w:p>
    <w:p>
      <w:pPr>
        <w:pStyle w:val="Heading2"/>
        <w:numPr>
          <w:ilvl w:val="1"/>
          <w:numId w:val="1"/>
        </w:numPr>
        <w:rPr>
          <w:lang w:val="en-US"/>
        </w:rPr>
      </w:pPr>
      <w:r>
        <w:rPr>
          <w:lang w:val="en-US"/>
        </w:rPr>
        <w:t>The reactor</w:t>
      </w:r>
    </w:p>
    <w:p>
      <w:pPr>
        <w:pStyle w:val="Normal"/>
        <w:spacing w:lineRule="auto" w:line="360" w:before="0" w:after="0"/>
        <w:jc w:val="both"/>
        <w:rPr>
          <w:sz w:val="24"/>
          <w:szCs w:val="24"/>
          <w:lang w:val="en-US"/>
        </w:rPr>
      </w:pPr>
      <w:r>
        <w:rPr>
          <w:sz w:val="24"/>
          <w:szCs w:val="24"/>
          <w:lang w:val="en-US"/>
        </w:rPr>
        <w:t>The MBfR system consisted of a reactor vessel, sensor manifold, liquid/gas separator, gas delivery line, gas collection and cooling line, liquid recirculation, influent feed, and a passive waste line (Fig.  1).  The volumetric parameters of this system are: total system (including headspace) = 560 mL, total liquid = 410 mL, and reaction/reactor vessel volume (including membranes) = 175 mL.  Substrate gases, H</w:t>
      </w:r>
      <w:r>
        <w:rPr>
          <w:sz w:val="24"/>
          <w:szCs w:val="24"/>
          <w:vertAlign w:val="subscript"/>
          <w:lang w:val="en-US"/>
        </w:rPr>
        <w:t>2</w:t>
      </w:r>
      <w:r>
        <w:rPr>
          <w:sz w:val="24"/>
          <w:szCs w:val="24"/>
          <w:lang w:val="en-US"/>
        </w:rPr>
        <w:t xml:space="preserve"> and CO</w:t>
      </w:r>
      <w:r>
        <w:rPr>
          <w:sz w:val="24"/>
          <w:szCs w:val="24"/>
          <w:vertAlign w:val="subscript"/>
          <w:lang w:val="en-US"/>
        </w:rPr>
        <w:t>2</w:t>
      </w:r>
      <w:r>
        <w:rPr>
          <w:sz w:val="24"/>
          <w:szCs w:val="24"/>
          <w:lang w:val="en-US"/>
        </w:rPr>
        <w:t>, were delivered to both ends of a membrane bundle, creating dead-end delivery at mid-length. The bundle was hand-potted with 350, 0.4 mm diameter, hydrophobic, microporous (0.2 µm), high density polyethylene (HDPE) hollow fiber membranes (SFC Umwelttechnik GmbH, Salzburg, Austria).  The membrane length was 330 mm, for a total membrane surface area of 0.1451 m</w:t>
      </w:r>
      <w:r>
        <w:rPr>
          <w:sz w:val="24"/>
          <w:szCs w:val="24"/>
          <w:vertAlign w:val="superscript"/>
          <w:lang w:val="en-US"/>
        </w:rPr>
        <w:t>2</w:t>
      </w:r>
      <w:r>
        <w:rPr>
          <w:sz w:val="24"/>
          <w:szCs w:val="24"/>
          <w:lang w:val="en-US"/>
        </w:rPr>
        <w:t>.  The SVR was 829.1 m</w:t>
      </w:r>
      <w:r>
        <w:rPr>
          <w:sz w:val="24"/>
          <w:szCs w:val="24"/>
          <w:vertAlign w:val="superscript"/>
          <w:lang w:val="en-US"/>
        </w:rPr>
        <w:t>2</w:t>
      </w:r>
      <w:r>
        <w:rPr>
          <w:sz w:val="24"/>
          <w:szCs w:val="24"/>
          <w:lang w:val="en-US"/>
        </w:rPr>
        <w:t>/m</w:t>
      </w:r>
      <w:r>
        <w:rPr>
          <w:sz w:val="24"/>
          <w:szCs w:val="24"/>
          <w:vertAlign w:val="superscript"/>
          <w:lang w:val="en-US"/>
        </w:rPr>
        <w:t>3</w:t>
      </w:r>
      <w:r>
        <w:rPr>
          <w:sz w:val="24"/>
          <w:szCs w:val="24"/>
          <w:lang w:val="en-US"/>
        </w:rPr>
        <w:t xml:space="preserve">, normalized to reaction </w:t>
      </w:r>
      <w:commentRangeStart w:id="20"/>
      <w:commentRangeStart w:id="21"/>
      <w:commentRangeStart w:id="22"/>
      <w:commentRangeStart w:id="23"/>
      <w:r>
        <w:rPr>
          <w:sz w:val="24"/>
          <w:szCs w:val="24"/>
          <w:lang w:val="en-US"/>
        </w:rPr>
        <w:t>volume</w:t>
      </w:r>
      <w:r>
        <w:rPr>
          <w:sz w:val="24"/>
          <w:szCs w:val="24"/>
          <w:lang w:val="en-US"/>
        </w:rPr>
      </w:r>
      <w:commentRangeEnd w:id="21"/>
      <w:r>
        <w:commentReference w:id="21"/>
      </w:r>
      <w:r>
        <w:rPr>
          <w:sz w:val="24"/>
          <w:szCs w:val="24"/>
          <w:lang w:val="en-US"/>
        </w:rPr>
      </w:r>
      <w:commentRangeEnd w:id="22"/>
      <w:r>
        <w:commentReference w:id="22"/>
      </w:r>
      <w:r>
        <w:rPr>
          <w:sz w:val="24"/>
          <w:szCs w:val="24"/>
          <w:lang w:val="en-US"/>
        </w:rPr>
      </w:r>
      <w:commentRangeEnd w:id="23"/>
      <w:r>
        <w:commentReference w:id="23"/>
      </w:r>
      <w:r>
        <w:rPr>
          <w:sz w:val="24"/>
          <w:szCs w:val="24"/>
          <w:lang w:val="en-US"/>
        </w:rPr>
      </w:r>
      <w:commentRangeEnd w:id="20"/>
      <w:r>
        <w:commentReference w:id="20"/>
      </w:r>
      <w:r>
        <w:rPr>
          <w:sz w:val="24"/>
          <w:szCs w:val="24"/>
          <w:lang w:val="en-US"/>
        </w:rPr>
        <w:t xml:space="preserve">.  The membrane bundle was suspended horizontally inside the reactor vessel to maintain an equal distribution of substrate gases across the length of the membranes and to provide even exposure of the membranes to the planktonic inoculum for biofilm attachment.  The MBfR system was fabricated using stainless steel (SS), borosilicate glass, polyvinyl chloride (PVC), and polytetrafluoroethylene (PTFE) components.  The gas-tightness and precision of volumetric gas recovery through the system was validated prior to inoculation (SI, Section S1).  </w:t>
      </w:r>
    </w:p>
    <w:p>
      <w:pPr>
        <w:pStyle w:val="Normal"/>
        <w:spacing w:lineRule="auto" w:line="360" w:before="0" w:after="0"/>
        <w:jc w:val="both"/>
        <w:rPr/>
      </w:pPr>
      <w:r>
        <w:rPr/>
        <w:br/>
      </w:r>
      <w:r>
        <w:rPr/>
        <w:drawing>
          <wp:inline distT="0" distB="0" distL="0" distR="0">
            <wp:extent cx="5943600" cy="220027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3"/>
                    <a:stretch>
                      <a:fillRect/>
                    </a:stretch>
                  </pic:blipFill>
                  <pic:spPr bwMode="auto">
                    <a:xfrm>
                      <a:off x="0" y="0"/>
                      <a:ext cx="5943600" cy="2200275"/>
                    </a:xfrm>
                    <a:prstGeom prst="rect">
                      <a:avLst/>
                    </a:prstGeom>
                  </pic:spPr>
                </pic:pic>
              </a:graphicData>
            </a:graphic>
          </wp:inline>
        </w:drawing>
      </w:r>
    </w:p>
    <w:p>
      <w:pPr>
        <w:pStyle w:val="Normal"/>
        <w:spacing w:lineRule="auto" w:line="360" w:before="0" w:after="0"/>
        <w:jc w:val="both"/>
        <w:rPr>
          <w:sz w:val="24"/>
          <w:szCs w:val="24"/>
          <w:lang w:val="en-US"/>
        </w:rPr>
      </w:pPr>
      <w:commentRangeStart w:id="24"/>
      <w:r>
        <w:rPr>
          <w:b/>
          <w:bCs/>
          <w:sz w:val="24"/>
          <w:szCs w:val="24"/>
          <w:lang w:val="en-US"/>
        </w:rPr>
        <w:t xml:space="preserve">Fig.  1.  </w:t>
      </w:r>
      <w:r>
        <w:rPr>
          <w:sz w:val="24"/>
          <w:szCs w:val="24"/>
          <w:lang w:val="en-US"/>
        </w:rPr>
        <w:t xml:space="preserve">Process </w:t>
      </w:r>
      <w:r>
        <w:rPr>
          <w:sz w:val="24"/>
          <w:szCs w:val="24"/>
          <w:lang w:val="en-US"/>
        </w:rPr>
      </w:r>
      <w:commentRangeEnd w:id="24"/>
      <w:r>
        <w:commentReference w:id="24"/>
      </w:r>
      <w:r>
        <w:rPr>
          <w:sz w:val="24"/>
          <w:szCs w:val="24"/>
          <w:lang w:val="en-US"/>
        </w:rPr>
        <w:t>flow diagram for the membrane biofilm reactor (MBfR).  Gaseous substrates (H</w:t>
      </w:r>
      <w:r>
        <w:rPr>
          <w:sz w:val="24"/>
          <w:szCs w:val="24"/>
          <w:vertAlign w:val="subscript"/>
          <w:lang w:val="en-US"/>
        </w:rPr>
        <w:t>2</w:t>
      </w:r>
      <w:r>
        <w:rPr>
          <w:sz w:val="24"/>
          <w:szCs w:val="24"/>
          <w:lang w:val="en-US"/>
        </w:rPr>
        <w:t>, CO</w:t>
      </w:r>
      <w:r>
        <w:rPr>
          <w:sz w:val="24"/>
          <w:szCs w:val="24"/>
          <w:vertAlign w:val="subscript"/>
          <w:lang w:val="en-US"/>
        </w:rPr>
        <w:t>2</w:t>
      </w:r>
      <w:r>
        <w:rPr>
          <w:sz w:val="24"/>
          <w:szCs w:val="24"/>
          <w:lang w:val="en-US"/>
        </w:rPr>
        <w:t>) from pressurized tanks were delivered via mass flow controllers to the hollow fiber membranes.  Methanogenic biofilm on the membrane surface converted the substrates to CH</w:t>
      </w:r>
      <w:r>
        <w:rPr>
          <w:sz w:val="24"/>
          <w:szCs w:val="24"/>
          <w:vertAlign w:val="subscript"/>
          <w:lang w:val="en-US"/>
        </w:rPr>
        <w:t>4</w:t>
      </w:r>
      <w:r>
        <w:rPr>
          <w:sz w:val="24"/>
          <w:szCs w:val="24"/>
          <w:lang w:val="en-US"/>
        </w:rPr>
        <w:t>.  The bulk liquid (a mixture of gas and influent media) was routed through a sensor manifold after exiting the reactor vessel, measuring temperature, pH, dissolved CO</w:t>
      </w:r>
      <w:r>
        <w:rPr>
          <w:sz w:val="24"/>
          <w:szCs w:val="24"/>
          <w:vertAlign w:val="subscript"/>
          <w:lang w:val="en-US"/>
        </w:rPr>
        <w:t>2</w:t>
      </w:r>
      <w:r>
        <w:rPr>
          <w:sz w:val="24"/>
          <w:szCs w:val="24"/>
          <w:lang w:val="en-US"/>
        </w:rPr>
        <w:t>, and oxidation reduction potential (ORP).  All readings were continuously monitored via the automation and data collection server.  Additionally, pressure gauges on the reactor effluent line and the gas influent line were used to track transmembrane pressure.  After passing through the sensor manifold, the bulk liquid was routed through an open outfall with a droplet splitting screen into a liquid/gas separator, to allow separation of gas from the liquid.  Product gas traveled through a cooling tower, a H</w:t>
      </w:r>
      <w:r>
        <w:rPr>
          <w:sz w:val="24"/>
          <w:szCs w:val="24"/>
          <w:vertAlign w:val="subscript"/>
          <w:lang w:val="en-US"/>
        </w:rPr>
        <w:t>2</w:t>
      </w:r>
      <w:r>
        <w:rPr>
          <w:sz w:val="24"/>
          <w:szCs w:val="24"/>
          <w:lang w:val="en-US"/>
        </w:rPr>
        <w:t>S scrubber (not shown), and a volume counter, and was finally collected as a composite sample for subsequent analysis.</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Substrate gases were delivered from pressurized tanks using mass flow controllers (MFCs) for H</w:t>
      </w:r>
      <w:r>
        <w:rPr>
          <w:sz w:val="24"/>
          <w:szCs w:val="24"/>
          <w:vertAlign w:val="subscript"/>
          <w:lang w:val="en-US"/>
        </w:rPr>
        <w:t>2</w:t>
      </w:r>
      <w:r>
        <w:rPr>
          <w:sz w:val="24"/>
          <w:szCs w:val="24"/>
          <w:lang w:val="en-US"/>
        </w:rPr>
        <w:t xml:space="preserve"> (MC-50SCCM-D-PCV03, Alicat Scientific, Tuscon, AZ, USA) and CO</w:t>
      </w:r>
      <w:r>
        <w:rPr>
          <w:sz w:val="24"/>
          <w:szCs w:val="24"/>
          <w:vertAlign w:val="subscript"/>
          <w:lang w:val="en-US"/>
        </w:rPr>
        <w:t>2</w:t>
      </w:r>
      <w:r>
        <w:rPr>
          <w:sz w:val="24"/>
          <w:szCs w:val="24"/>
          <w:lang w:val="en-US"/>
        </w:rPr>
        <w:t xml:space="preserve"> (32907-55, Cole Parmer, Vernon Hills, IL, USA).  Effluent gas flow rates were measured using a gas counter with an upstream H</w:t>
      </w:r>
      <w:r>
        <w:rPr>
          <w:sz w:val="24"/>
          <w:szCs w:val="24"/>
          <w:vertAlign w:val="subscript"/>
          <w:lang w:val="en-US"/>
        </w:rPr>
        <w:t>2</w:t>
      </w:r>
      <w:r>
        <w:rPr>
          <w:sz w:val="24"/>
          <w:szCs w:val="24"/>
          <w:lang w:val="en-US"/>
        </w:rPr>
        <w:t xml:space="preserve">S scrubber (BlueVCount, BlueSens gas sensor GmbH, Herten, Germany), and product gas was collected in inert, </w:t>
      </w:r>
      <w:commentRangeStart w:id="25"/>
      <w:r>
        <w:rPr>
          <w:sz w:val="24"/>
          <w:szCs w:val="24"/>
          <w:lang w:val="en-US"/>
        </w:rPr>
        <w:t>multi</w:t>
      </w:r>
      <w:r>
        <w:rPr>
          <w:sz w:val="24"/>
          <w:szCs w:val="24"/>
          <w:lang w:val="en-US"/>
        </w:rPr>
      </w:r>
      <w:commentRangeEnd w:id="25"/>
      <w:r>
        <w:commentReference w:id="25"/>
      </w:r>
      <w:r>
        <w:rPr>
          <w:sz w:val="24"/>
          <w:szCs w:val="24"/>
          <w:lang w:val="en-US"/>
        </w:rPr>
        <w:t>-layer foil bags (Supelco Inc., Pennsylvania, USA) for time-averaged composite sampling.  Continuous sensing and remote monitoring and control were accomplished using a commercial automation system adapted for the lab (Loxone Electronics GmbH, Kollerschlag, Austria).  Sensing included temperature, pH, oxidation reduction potential (ORP), and aqueous CO</w:t>
      </w:r>
      <w:r>
        <w:rPr>
          <w:sz w:val="24"/>
          <w:szCs w:val="24"/>
          <w:vertAlign w:val="subscript"/>
          <w:lang w:val="en-US"/>
        </w:rPr>
        <w:t>2</w:t>
      </w:r>
      <w:r>
        <w:rPr>
          <w:sz w:val="24"/>
          <w:szCs w:val="24"/>
          <w:lang w:val="en-US"/>
        </w:rPr>
        <w:t xml:space="preserve"> in the liquid stream.  A controlled, multichannel peristaltic pump delivered synthetic media and maintained pH at 7 ± 0.1 (Reglo ICC Pump, Cole-Parmer, Vernon Hills, IL, USA) using 1 M HCl and NaOH solutions.  Temperature was maintained at 37 ± 1°C with a silicon heat tape and controller (TC4X Digital Temperature Controller in NEMA 4X Enclosure, Briskheat, Columbus, OH, USA).</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 xml:space="preserve">Synthetic media was adapted from an existing recipe as </w:t>
      </w:r>
      <w:commentRangeStart w:id="26"/>
      <w:commentRangeStart w:id="27"/>
      <w:r>
        <w:rPr>
          <w:sz w:val="24"/>
          <w:szCs w:val="24"/>
          <w:lang w:val="en-US"/>
        </w:rPr>
        <w:t>follows</w:t>
      </w:r>
      <w:r>
        <w:rPr>
          <w:sz w:val="24"/>
          <w:szCs w:val="24"/>
          <w:lang w:val="en-US"/>
        </w:rPr>
      </w:r>
      <w:commentRangeEnd w:id="27"/>
      <w:r>
        <w:commentReference w:id="27"/>
      </w:r>
      <w:r>
        <w:rPr>
          <w:sz w:val="24"/>
          <w:szCs w:val="24"/>
          <w:lang w:val="en-US"/>
        </w:rPr>
      </w:r>
      <w:commentRangeEnd w:id="26"/>
      <w:r>
        <w:commentReference w:id="26"/>
      </w:r>
      <w:r>
        <w:rPr>
          <w:sz w:val="24"/>
          <w:szCs w:val="24"/>
          <w:lang w:val="en-US"/>
        </w:rPr>
        <w:t xml:space="preserve"> (L</w:t>
      </w:r>
      <w:r>
        <w:rPr>
          <w:sz w:val="24"/>
          <w:szCs w:val="24"/>
          <w:vertAlign w:val="superscript"/>
          <w:lang w:val="en-US"/>
        </w:rPr>
        <w:t>-1</w:t>
      </w:r>
      <w:r>
        <w:rPr>
          <w:sz w:val="24"/>
          <w:szCs w:val="24"/>
          <w:lang w:val="en-US"/>
        </w:rPr>
        <w:t>): 0.3 g EDTA, 1 g NH</w:t>
      </w:r>
      <w:r>
        <w:rPr>
          <w:sz w:val="24"/>
          <w:szCs w:val="24"/>
          <w:vertAlign w:val="subscript"/>
          <w:lang w:val="en-US"/>
        </w:rPr>
        <w:t>4</w:t>
      </w:r>
      <w:r>
        <w:rPr>
          <w:sz w:val="24"/>
          <w:szCs w:val="24"/>
          <w:lang w:val="en-US"/>
        </w:rPr>
        <w:t>Cl, 0.6 g NaCl, 0.45 g K</w:t>
      </w:r>
      <w:r>
        <w:rPr>
          <w:sz w:val="24"/>
          <w:szCs w:val="24"/>
          <w:vertAlign w:val="subscript"/>
          <w:lang w:val="en-US"/>
        </w:rPr>
        <w:t>2</w:t>
      </w:r>
      <w:r>
        <w:rPr>
          <w:sz w:val="24"/>
          <w:szCs w:val="24"/>
          <w:lang w:val="en-US"/>
        </w:rPr>
        <w:t>HPO</w:t>
      </w:r>
      <w:r>
        <w:rPr>
          <w:sz w:val="24"/>
          <w:szCs w:val="24"/>
          <w:vertAlign w:val="subscript"/>
          <w:lang w:val="en-US"/>
        </w:rPr>
        <w:t>4</w:t>
      </w:r>
      <w:r>
        <w:rPr>
          <w:sz w:val="24"/>
          <w:szCs w:val="24"/>
          <w:lang w:val="en-US"/>
        </w:rPr>
        <w:t>, 0.2 g KH</w:t>
      </w:r>
      <w:r>
        <w:rPr>
          <w:sz w:val="24"/>
          <w:szCs w:val="24"/>
          <w:vertAlign w:val="subscript"/>
          <w:lang w:val="en-US"/>
        </w:rPr>
        <w:t>2</w:t>
      </w:r>
      <w:r>
        <w:rPr>
          <w:sz w:val="24"/>
          <w:szCs w:val="24"/>
          <w:lang w:val="en-US"/>
        </w:rPr>
        <w:t>PO</w:t>
      </w:r>
      <w:r>
        <w:rPr>
          <w:sz w:val="24"/>
          <w:szCs w:val="24"/>
          <w:vertAlign w:val="subscript"/>
          <w:lang w:val="en-US"/>
        </w:rPr>
        <w:t>4</w:t>
      </w:r>
      <w:r>
        <w:rPr>
          <w:sz w:val="24"/>
          <w:szCs w:val="24"/>
          <w:lang w:val="en-US"/>
        </w:rPr>
        <w:t>, 0.16 g MgCl</w:t>
      </w:r>
      <w:r>
        <w:rPr>
          <w:sz w:val="24"/>
          <w:szCs w:val="24"/>
          <w:vertAlign w:val="subscript"/>
          <w:lang w:val="en-US"/>
        </w:rPr>
        <w:t>2</w:t>
      </w:r>
      <w:r>
        <w:rPr>
          <w:sz w:val="24"/>
          <w:szCs w:val="24"/>
          <w:lang w:val="en-US"/>
        </w:rPr>
        <w:t>.H</w:t>
      </w:r>
      <w:r>
        <w:rPr>
          <w:sz w:val="24"/>
          <w:szCs w:val="24"/>
          <w:vertAlign w:val="subscript"/>
          <w:lang w:val="en-US"/>
        </w:rPr>
        <w:t>2</w:t>
      </w:r>
      <w:r>
        <w:rPr>
          <w:sz w:val="24"/>
          <w:szCs w:val="24"/>
          <w:lang w:val="en-US"/>
        </w:rPr>
        <w:t>O, 0.15 g CaCl</w:t>
      </w:r>
      <w:r>
        <w:rPr>
          <w:sz w:val="24"/>
          <w:szCs w:val="24"/>
          <w:vertAlign w:val="subscript"/>
          <w:lang w:val="en-US"/>
        </w:rPr>
        <w:t>2</w:t>
      </w:r>
      <w:r>
        <w:rPr>
          <w:sz w:val="24"/>
          <w:szCs w:val="24"/>
          <w:lang w:val="en-US"/>
        </w:rPr>
        <w:t>.2H</w:t>
      </w:r>
      <w:r>
        <w:rPr>
          <w:sz w:val="24"/>
          <w:szCs w:val="24"/>
          <w:vertAlign w:val="subscript"/>
          <w:lang w:val="en-US"/>
        </w:rPr>
        <w:t>2</w:t>
      </w:r>
      <w:r>
        <w:rPr>
          <w:sz w:val="24"/>
          <w:szCs w:val="24"/>
          <w:lang w:val="en-US"/>
        </w:rPr>
        <w:t>O, 15 mL 0.2M cysteine HCl, 1.6 mL of 50 g/L Na</w:t>
      </w:r>
      <w:r>
        <w:rPr>
          <w:sz w:val="24"/>
          <w:szCs w:val="24"/>
          <w:vertAlign w:val="subscript"/>
          <w:lang w:val="en-US"/>
        </w:rPr>
        <w:t>2</w:t>
      </w:r>
      <w:r>
        <w:rPr>
          <w:sz w:val="24"/>
          <w:szCs w:val="24"/>
          <w:lang w:val="en-US"/>
        </w:rPr>
        <w:t>S.9H</w:t>
      </w:r>
      <w:r>
        <w:rPr>
          <w:sz w:val="24"/>
          <w:szCs w:val="24"/>
          <w:vertAlign w:val="subscript"/>
          <w:lang w:val="en-US"/>
        </w:rPr>
        <w:t>2</w:t>
      </w:r>
      <w:r>
        <w:rPr>
          <w:sz w:val="24"/>
          <w:szCs w:val="24"/>
          <w:lang w:val="en-US"/>
        </w:rPr>
        <w:t>O, 10 mL of trace elements solution, 1 mL of vitamin solution.  The trace elements solution contained (L</w:t>
      </w:r>
      <w:r>
        <w:rPr>
          <w:sz w:val="24"/>
          <w:szCs w:val="24"/>
          <w:vertAlign w:val="superscript"/>
          <w:lang w:val="en-US"/>
        </w:rPr>
        <w:t>-1</w:t>
      </w:r>
      <w:r>
        <w:rPr>
          <w:sz w:val="24"/>
          <w:szCs w:val="24"/>
          <w:lang w:val="en-US"/>
        </w:rPr>
        <w:t>): 1.5 g NTA, 0.8 g Fe(NH</w:t>
      </w:r>
      <w:r>
        <w:rPr>
          <w:sz w:val="24"/>
          <w:szCs w:val="24"/>
          <w:vertAlign w:val="subscript"/>
          <w:lang w:val="en-US"/>
        </w:rPr>
        <w:t>4</w:t>
      </w:r>
      <w:r>
        <w:rPr>
          <w:sz w:val="24"/>
          <w:szCs w:val="24"/>
          <w:lang w:val="en-US"/>
        </w:rPr>
        <w:t>)</w:t>
      </w:r>
      <w:r>
        <w:rPr>
          <w:sz w:val="24"/>
          <w:szCs w:val="24"/>
          <w:vertAlign w:val="subscript"/>
          <w:lang w:val="en-US"/>
        </w:rPr>
        <w:t>2</w:t>
      </w:r>
      <w:r>
        <w:rPr>
          <w:sz w:val="24"/>
          <w:szCs w:val="24"/>
          <w:lang w:val="en-US"/>
        </w:rPr>
        <w:t>(SO</w:t>
      </w:r>
      <w:r>
        <w:rPr>
          <w:sz w:val="24"/>
          <w:szCs w:val="24"/>
          <w:vertAlign w:val="subscript"/>
          <w:lang w:val="en-US"/>
        </w:rPr>
        <w:t>4</w:t>
      </w:r>
      <w:r>
        <w:rPr>
          <w:sz w:val="24"/>
          <w:szCs w:val="24"/>
          <w:lang w:val="en-US"/>
        </w:rPr>
        <w:t>)</w:t>
      </w:r>
      <w:r>
        <w:rPr>
          <w:sz w:val="24"/>
          <w:szCs w:val="24"/>
          <w:vertAlign w:val="subscript"/>
          <w:lang w:val="en-US"/>
        </w:rPr>
        <w:t>2</w:t>
      </w:r>
      <w:r>
        <w:rPr>
          <w:sz w:val="24"/>
          <w:szCs w:val="24"/>
          <w:lang w:val="en-US"/>
        </w:rPr>
        <w:t>, 0.2 g Na</w:t>
      </w:r>
      <w:r>
        <w:rPr>
          <w:sz w:val="24"/>
          <w:szCs w:val="24"/>
          <w:vertAlign w:val="subscript"/>
          <w:lang w:val="en-US"/>
        </w:rPr>
        <w:t>2</w:t>
      </w:r>
      <w:r>
        <w:rPr>
          <w:sz w:val="24"/>
          <w:szCs w:val="24"/>
          <w:lang w:val="en-US"/>
        </w:rPr>
        <w:t>SeO</w:t>
      </w:r>
      <w:r>
        <w:rPr>
          <w:sz w:val="24"/>
          <w:szCs w:val="24"/>
          <w:vertAlign w:val="subscript"/>
          <w:lang w:val="en-US"/>
        </w:rPr>
        <w:t>3</w:t>
      </w:r>
      <w:r>
        <w:rPr>
          <w:sz w:val="24"/>
          <w:szCs w:val="24"/>
          <w:lang w:val="en-US"/>
        </w:rPr>
        <w:t>, 0.1 g ZnSO</w:t>
      </w:r>
      <w:r>
        <w:rPr>
          <w:sz w:val="24"/>
          <w:szCs w:val="24"/>
          <w:vertAlign w:val="subscript"/>
          <w:lang w:val="en-US"/>
        </w:rPr>
        <w:t>4</w:t>
      </w:r>
      <w:r>
        <w:rPr>
          <w:sz w:val="24"/>
          <w:szCs w:val="24"/>
          <w:lang w:val="en-US"/>
        </w:rPr>
        <w:t>.7 H</w:t>
      </w:r>
      <w:r>
        <w:rPr>
          <w:sz w:val="24"/>
          <w:szCs w:val="24"/>
          <w:vertAlign w:val="subscript"/>
          <w:lang w:val="en-US"/>
        </w:rPr>
        <w:t>2</w:t>
      </w:r>
      <w:r>
        <w:rPr>
          <w:sz w:val="24"/>
          <w:szCs w:val="24"/>
          <w:lang w:val="en-US"/>
        </w:rPr>
        <w:t>O, 0.1 g NaWO</w:t>
      </w:r>
      <w:r>
        <w:rPr>
          <w:sz w:val="24"/>
          <w:szCs w:val="24"/>
          <w:vertAlign w:val="subscript"/>
          <w:lang w:val="en-US"/>
        </w:rPr>
        <w:t>4</w:t>
      </w:r>
      <w:r>
        <w:rPr>
          <w:sz w:val="24"/>
          <w:szCs w:val="24"/>
          <w:lang w:val="en-US"/>
        </w:rPr>
        <w:t>.2H</w:t>
      </w:r>
      <w:r>
        <w:rPr>
          <w:sz w:val="24"/>
          <w:szCs w:val="24"/>
          <w:vertAlign w:val="subscript"/>
          <w:lang w:val="en-US"/>
        </w:rPr>
        <w:t>2</w:t>
      </w:r>
      <w:r>
        <w:rPr>
          <w:sz w:val="24"/>
          <w:szCs w:val="24"/>
          <w:lang w:val="en-US"/>
        </w:rPr>
        <w:t>O, 0.01 g H</w:t>
      </w:r>
      <w:r>
        <w:rPr>
          <w:sz w:val="24"/>
          <w:szCs w:val="24"/>
          <w:vertAlign w:val="subscript"/>
          <w:lang w:val="en-US"/>
        </w:rPr>
        <w:t>3</w:t>
      </w:r>
      <w:r>
        <w:rPr>
          <w:sz w:val="24"/>
          <w:szCs w:val="24"/>
          <w:lang w:val="en-US"/>
        </w:rPr>
        <w:t>BO</w:t>
      </w:r>
      <w:r>
        <w:rPr>
          <w:sz w:val="24"/>
          <w:szCs w:val="24"/>
          <w:vertAlign w:val="subscript"/>
          <w:lang w:val="en-US"/>
        </w:rPr>
        <w:t>3</w:t>
      </w:r>
      <w:r>
        <w:rPr>
          <w:sz w:val="24"/>
          <w:szCs w:val="24"/>
          <w:lang w:val="en-US"/>
        </w:rPr>
        <w:t>, 0.1 g CoCl</w:t>
      </w:r>
      <w:r>
        <w:rPr>
          <w:sz w:val="24"/>
          <w:szCs w:val="24"/>
          <w:vertAlign w:val="subscript"/>
          <w:lang w:val="en-US"/>
        </w:rPr>
        <w:t>2</w:t>
      </w:r>
      <w:r>
        <w:rPr>
          <w:sz w:val="24"/>
          <w:szCs w:val="24"/>
          <w:lang w:val="en-US"/>
        </w:rPr>
        <w:t>.6H</w:t>
      </w:r>
      <w:r>
        <w:rPr>
          <w:sz w:val="24"/>
          <w:szCs w:val="24"/>
          <w:vertAlign w:val="subscript"/>
          <w:lang w:val="en-US"/>
        </w:rPr>
        <w:t>2</w:t>
      </w:r>
      <w:r>
        <w:rPr>
          <w:sz w:val="24"/>
          <w:szCs w:val="24"/>
          <w:lang w:val="en-US"/>
        </w:rPr>
        <w:t>O, 0.0068 g CuCl</w:t>
      </w:r>
      <w:r>
        <w:rPr>
          <w:sz w:val="24"/>
          <w:szCs w:val="24"/>
          <w:vertAlign w:val="subscript"/>
          <w:lang w:val="en-US"/>
        </w:rPr>
        <w:t>2</w:t>
      </w:r>
      <w:r>
        <w:rPr>
          <w:sz w:val="24"/>
          <w:szCs w:val="24"/>
          <w:lang w:val="en-US"/>
        </w:rPr>
        <w:t>.2H</w:t>
      </w:r>
      <w:r>
        <w:rPr>
          <w:sz w:val="24"/>
          <w:szCs w:val="24"/>
          <w:vertAlign w:val="subscript"/>
          <w:lang w:val="en-US"/>
        </w:rPr>
        <w:t>2</w:t>
      </w:r>
      <w:r>
        <w:rPr>
          <w:sz w:val="24"/>
          <w:szCs w:val="24"/>
          <w:lang w:val="en-US"/>
        </w:rPr>
        <w:t>O, 0.1 g NiCl</w:t>
      </w:r>
      <w:r>
        <w:rPr>
          <w:sz w:val="24"/>
          <w:szCs w:val="24"/>
          <w:vertAlign w:val="subscript"/>
          <w:lang w:val="en-US"/>
        </w:rPr>
        <w:t>2</w:t>
      </w:r>
      <w:r>
        <w:rPr>
          <w:sz w:val="24"/>
          <w:szCs w:val="24"/>
          <w:lang w:val="en-US"/>
        </w:rPr>
        <w:t>.6H</w:t>
      </w:r>
      <w:r>
        <w:rPr>
          <w:sz w:val="24"/>
          <w:szCs w:val="24"/>
          <w:vertAlign w:val="subscript"/>
          <w:lang w:val="en-US"/>
        </w:rPr>
        <w:t>2</w:t>
      </w:r>
      <w:r>
        <w:rPr>
          <w:sz w:val="24"/>
          <w:szCs w:val="24"/>
          <w:lang w:val="en-US"/>
        </w:rPr>
        <w:t>O, 0.1 g MnSO</w:t>
      </w:r>
      <w:r>
        <w:rPr>
          <w:sz w:val="24"/>
          <w:szCs w:val="24"/>
          <w:vertAlign w:val="subscript"/>
          <w:lang w:val="en-US"/>
        </w:rPr>
        <w:t>4</w:t>
      </w:r>
      <w:r>
        <w:rPr>
          <w:sz w:val="24"/>
          <w:szCs w:val="24"/>
          <w:lang w:val="en-US"/>
        </w:rPr>
        <w:t>.H</w:t>
      </w:r>
      <w:r>
        <w:rPr>
          <w:sz w:val="24"/>
          <w:szCs w:val="24"/>
          <w:vertAlign w:val="subscript"/>
          <w:lang w:val="en-US"/>
        </w:rPr>
        <w:t>2</w:t>
      </w:r>
      <w:r>
        <w:rPr>
          <w:sz w:val="24"/>
          <w:szCs w:val="24"/>
          <w:lang w:val="en-US"/>
        </w:rPr>
        <w:t>O, 0.1 g Na</w:t>
      </w:r>
      <w:r>
        <w:rPr>
          <w:sz w:val="24"/>
          <w:szCs w:val="24"/>
          <w:vertAlign w:val="subscript"/>
          <w:lang w:val="en-US"/>
        </w:rPr>
        <w:t>2</w:t>
      </w:r>
      <w:r>
        <w:rPr>
          <w:sz w:val="24"/>
          <w:szCs w:val="24"/>
          <w:lang w:val="en-US"/>
        </w:rPr>
        <w:t>MoO</w:t>
      </w:r>
      <w:r>
        <w:rPr>
          <w:sz w:val="24"/>
          <w:szCs w:val="24"/>
          <w:vertAlign w:val="subscript"/>
          <w:lang w:val="en-US"/>
        </w:rPr>
        <w:t>4</w:t>
      </w:r>
      <w:r>
        <w:rPr>
          <w:sz w:val="24"/>
          <w:szCs w:val="24"/>
          <w:lang w:val="en-US"/>
        </w:rPr>
        <w:t>.2H</w:t>
      </w:r>
      <w:r>
        <w:rPr>
          <w:sz w:val="24"/>
          <w:szCs w:val="24"/>
          <w:vertAlign w:val="subscript"/>
          <w:lang w:val="en-US"/>
        </w:rPr>
        <w:t>2</w:t>
      </w:r>
      <w:r>
        <w:rPr>
          <w:sz w:val="24"/>
          <w:szCs w:val="24"/>
          <w:lang w:val="en-US"/>
        </w:rPr>
        <w:t xml:space="preserve">O.  The vitamin solution contained 5 mg/L each of biotin, folic acid, vitamin B-12, alpha-lipoic acid and 10 mg/L each of pyridoxine, thiamine, riboflavin, nicotinic acid, Ca-pantothenate, and p-aminobenzoic acid </w:t>
      </w:r>
      <w:r>
        <w:fldChar w:fldCharType="begin"/>
      </w:r>
      <w:r>
        <w:rPr>
          <w:sz w:val="24"/>
          <w:szCs w:val="24"/>
          <w:lang w:val="en-US"/>
        </w:rPr>
        <w:instrText xml:space="preserve">ADDIN ZOTERO_ITEM CSL_CITATION {"citationID":"cNNEeVyP","properties":{"formattedCitation":"(Wolfe, 2011)","plainCitation":"(Wolfe, 2011)","noteIndex":0},"citationItems":[{"id":397,"uris":["http://zotero.org/users/11473114/items/2FFHLV3Z"],"itemData":{"id":397,"type":"chapter","abstract":"Basic techniques for the cultivation of methanogenic archaea in anoxic media, where the O/R potential is maintained below (À) 330 mV under a pressurized atmosphere of 20% carbon dioxide, are described.","container-title":"Methods in Enzymology","DOI":"10.1016/B978-0-12-385112-3.00001-9","ISBN":"978-0-12-385112-3","language":"en","page":"1-22","publisher":"Elsevier","source":"DOI.org (Crossref)","title":"Techniques for Cultivating Methanogens","URL":"https://linkinghub.elsevier.com/retrieve/pii/B9780123851123000019","volume":"494","author":[{"family":"Wolfe","given":"Ralph S."}],"accessed":{"date-parts":[["2024",4,26]]},"issued":{"date-parts":[["2011"]]}}}],"schema":"https://github.com/citation-style-language/schema/raw/master/csl-citation.json"}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(Wolfe, 2011)</w:t>
      </w:r>
      <w:r>
        <w:rPr>
          <w:sz w:val="24"/>
          <w:szCs w:val="24"/>
          <w:lang w:val="en-US"/>
        </w:rPr>
      </w:r>
      <w:r>
        <w:rPr>
          <w:sz w:val="24"/>
          <w:szCs w:val="24"/>
          <w:lang w:val="en-US"/>
        </w:rPr>
        <w:fldChar w:fldCharType="end"/>
      </w:r>
      <w:r>
        <w:rPr>
          <w:sz w:val="24"/>
          <w:szCs w:val="24"/>
          <w:lang w:val="en-US"/>
        </w:rPr>
        <w:t>.  Toward the end of the experimental run, the sulfide dosage was increased periodically to meet increasing metabolic demands.</w:t>
      </w:r>
    </w:p>
    <w:p>
      <w:pPr>
        <w:pStyle w:val="Normal"/>
        <w:spacing w:lineRule="auto" w:line="360" w:before="0" w:after="0"/>
        <w:jc w:val="both"/>
        <w:rPr>
          <w:sz w:val="24"/>
          <w:szCs w:val="24"/>
          <w:lang w:val="en-US"/>
        </w:rPr>
      </w:pPr>
      <w:r>
        <w:rPr>
          <w:sz w:val="24"/>
          <w:szCs w:val="24"/>
          <w:lang w:val="en-US"/>
        </w:rPr>
      </w:r>
    </w:p>
    <w:p>
      <w:pPr>
        <w:pStyle w:val="Heading2"/>
        <w:numPr>
          <w:ilvl w:val="1"/>
          <w:numId w:val="1"/>
        </w:numPr>
        <w:rPr/>
      </w:pPr>
      <w:r>
        <w:rPr/>
        <w:t>Gas analysis</w:t>
      </w:r>
    </w:p>
    <w:p>
      <w:pPr>
        <w:pStyle w:val="Normal"/>
        <w:spacing w:lineRule="auto" w:line="360" w:before="0" w:after="0"/>
        <w:jc w:val="both"/>
        <w:rPr>
          <w:sz w:val="24"/>
          <w:szCs w:val="24"/>
          <w:lang w:val="en-US"/>
        </w:rPr>
      </w:pPr>
      <w:r>
        <w:rPr>
          <w:sz w:val="24"/>
          <w:szCs w:val="24"/>
          <w:lang w:val="en-US"/>
        </w:rPr>
        <w:t>Product gas composition was measured using a gas chromatograph with a thermal conductivity detector (GC-TCD) equipped with a Haysep-D column calibrated for H</w:t>
      </w:r>
      <w:r>
        <w:rPr>
          <w:sz w:val="24"/>
          <w:szCs w:val="24"/>
          <w:vertAlign w:val="subscript"/>
          <w:lang w:val="en-US"/>
        </w:rPr>
        <w:t>2</w:t>
      </w:r>
      <w:r>
        <w:rPr>
          <w:sz w:val="24"/>
          <w:szCs w:val="24"/>
          <w:lang w:val="en-US"/>
        </w:rPr>
        <w:t>, CO</w:t>
      </w:r>
      <w:r>
        <w:rPr>
          <w:sz w:val="24"/>
          <w:szCs w:val="24"/>
          <w:vertAlign w:val="subscript"/>
          <w:lang w:val="en-US"/>
        </w:rPr>
        <w:t>2</w:t>
      </w:r>
      <w:r>
        <w:rPr>
          <w:sz w:val="24"/>
          <w:szCs w:val="24"/>
          <w:lang w:val="en-US"/>
        </w:rPr>
        <w:t>, and CH</w:t>
      </w:r>
      <w:r>
        <w:rPr>
          <w:sz w:val="24"/>
          <w:szCs w:val="24"/>
          <w:vertAlign w:val="subscript"/>
          <w:lang w:val="en-US"/>
        </w:rPr>
        <w:t>4</w:t>
      </w:r>
      <w:r>
        <w:rPr>
          <w:sz w:val="24"/>
          <w:szCs w:val="24"/>
          <w:lang w:val="en-US"/>
        </w:rPr>
        <w:t xml:space="preserve"> (SRI 8610C Multiple Gas Analyzer #5, SRI Instruments, Torrance, CA, USA).  Calibration of analyte gases was conducted by manually diluting gases with the GC-TCD carrier gas, argon, in a 100 mL, gas-tight syringe in triplicate (CO</w:t>
      </w:r>
      <w:r>
        <w:rPr>
          <w:sz w:val="24"/>
          <w:szCs w:val="24"/>
          <w:vertAlign w:val="subscript"/>
          <w:lang w:val="en-US"/>
        </w:rPr>
        <w:t>2</w:t>
      </w:r>
      <w:r>
        <w:rPr>
          <w:sz w:val="24"/>
          <w:szCs w:val="24"/>
          <w:lang w:val="en-US"/>
        </w:rPr>
        <w:t>: 0.04%, 2%, 4%, 6%, 8%, 10%, 30%; CH</w:t>
      </w:r>
      <w:r>
        <w:rPr>
          <w:sz w:val="24"/>
          <w:szCs w:val="24"/>
          <w:vertAlign w:val="subscript"/>
          <w:lang w:val="en-US"/>
        </w:rPr>
        <w:t>4</w:t>
      </w:r>
      <w:r>
        <w:rPr>
          <w:sz w:val="24"/>
          <w:szCs w:val="24"/>
          <w:lang w:val="en-US"/>
        </w:rPr>
        <w:t>: 0.01%, 4%, 10%, 30%, 50%, 80%, 100%; H</w:t>
      </w:r>
      <w:r>
        <w:rPr>
          <w:sz w:val="24"/>
          <w:szCs w:val="24"/>
          <w:vertAlign w:val="subscript"/>
          <w:lang w:val="en-US"/>
        </w:rPr>
        <w:t>2</w:t>
      </w:r>
      <w:r>
        <w:rPr>
          <w:sz w:val="24"/>
          <w:szCs w:val="24"/>
          <w:lang w:val="en-US"/>
        </w:rPr>
        <w:t>: 0.01%, 1%, 2%, 4%, 6%, 8%, 10%, 30%).  Calibrations used during initial operation of the reactor included a larger range of values for H</w:t>
      </w:r>
      <w:r>
        <w:rPr>
          <w:sz w:val="24"/>
          <w:szCs w:val="24"/>
          <w:vertAlign w:val="subscript"/>
          <w:lang w:val="en-US"/>
        </w:rPr>
        <w:t>2</w:t>
      </w:r>
      <w:r>
        <w:rPr>
          <w:sz w:val="24"/>
          <w:szCs w:val="24"/>
          <w:lang w:val="en-US"/>
        </w:rPr>
        <w:t xml:space="preserve"> and CO</w:t>
      </w:r>
      <w:r>
        <w:rPr>
          <w:sz w:val="24"/>
          <w:szCs w:val="24"/>
          <w:vertAlign w:val="subscript"/>
          <w:lang w:val="en-US"/>
        </w:rPr>
        <w:t>2</w:t>
      </w:r>
      <w:r>
        <w:rPr>
          <w:sz w:val="24"/>
          <w:szCs w:val="24"/>
          <w:lang w:val="en-US"/>
        </w:rPr>
        <w:t xml:space="preserve">.  As performance improved, the calibration ranges were adjusted to represent more commonly occurring values.  </w:t>
      </w:r>
    </w:p>
    <w:p>
      <w:pPr>
        <w:pStyle w:val="Normal"/>
        <w:spacing w:lineRule="auto" w:line="360" w:before="0" w:after="0"/>
        <w:jc w:val="both"/>
        <w:rPr>
          <w:sz w:val="24"/>
          <w:szCs w:val="24"/>
          <w:lang w:val="en-US"/>
        </w:rPr>
      </w:pPr>
      <w:r>
        <w:rPr>
          <w:sz w:val="24"/>
          <w:szCs w:val="24"/>
          <w:lang w:val="en-US"/>
        </w:rPr>
      </w:r>
    </w:p>
    <w:p>
      <w:pPr>
        <w:pStyle w:val="Heading2"/>
        <w:numPr>
          <w:ilvl w:val="1"/>
          <w:numId w:val="1"/>
        </w:numPr>
        <w:rPr>
          <w:lang w:val="en-US"/>
        </w:rPr>
      </w:pPr>
      <w:r>
        <w:rPr>
          <w:lang w:val="en-US"/>
        </w:rPr>
        <w:t>Liquid sampling and analysis</w:t>
      </w:r>
    </w:p>
    <w:p>
      <w:pPr>
        <w:pStyle w:val="Normal"/>
        <w:spacing w:lineRule="auto" w:line="360" w:before="0" w:after="0"/>
        <w:jc w:val="both"/>
        <w:rPr>
          <w:sz w:val="24"/>
          <w:szCs w:val="24"/>
          <w:lang w:val="en-US"/>
        </w:rPr>
      </w:pPr>
      <w:r>
        <w:rPr>
          <w:sz w:val="24"/>
          <w:szCs w:val="24"/>
          <w:lang w:val="en-US"/>
        </w:rPr>
        <w:t xml:space="preserve">The membrane bundle was scoured twice per week to reduce biofilm overgrowth and ensure proper mixing of the liquid prior to sampling.  To do this, the reactor vessel was temporarily isolated from the system periphery in a secondary loop.   The recirculation rate was then increased </w:t>
      </w:r>
      <w:commentRangeStart w:id="28"/>
      <w:r>
        <w:rPr>
          <w:sz w:val="24"/>
          <w:szCs w:val="24"/>
          <w:lang w:val="en-US"/>
        </w:rPr>
        <w:t>from 0.2 L/min to</w:t>
      </w:r>
      <w:r>
        <w:rPr>
          <w:color w:val="FF0000"/>
          <w:sz w:val="24"/>
          <w:szCs w:val="24"/>
          <w:lang w:val="en-US"/>
        </w:rPr>
        <w:t xml:space="preserve"> </w:t>
      </w:r>
      <w:r>
        <w:rPr>
          <w:sz w:val="24"/>
          <w:szCs w:val="24"/>
          <w:lang w:val="en-US"/>
        </w:rPr>
        <w:t>approximately 3.5 L/min</w:t>
      </w:r>
      <w:r>
        <w:rPr>
          <w:color w:val="FF0000"/>
          <w:sz w:val="24"/>
          <w:szCs w:val="24"/>
          <w:lang w:val="en-US"/>
        </w:rPr>
        <w:t xml:space="preserve"> </w:t>
      </w:r>
      <w:r>
        <w:rPr>
          <w:sz w:val="24"/>
          <w:szCs w:val="24"/>
          <w:lang w:val="en-US"/>
        </w:rPr>
        <w:t xml:space="preserve">in </w:t>
      </w:r>
      <w:r>
        <w:rPr>
          <w:sz w:val="24"/>
          <w:szCs w:val="24"/>
          <w:lang w:val="en-US"/>
        </w:rPr>
      </w:r>
      <w:commentRangeEnd w:id="28"/>
      <w:r>
        <w:commentReference w:id="28"/>
      </w:r>
      <w:r>
        <w:rPr>
          <w:sz w:val="24"/>
          <w:szCs w:val="24"/>
          <w:lang w:val="en-US"/>
        </w:rPr>
        <w:t xml:space="preserve">both the forward and reverse direction to thoroughly mix the bulk liquid within the reactor vessel and scour loose biofilm before sampling.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t xml:space="preserve">Reactor influent media, reactor bulk liquid, and effluent waste liquid were analyzed for soluble chemical oxygen demand (SCOD) (TNT 821, Hach Company, Loveland, CO, USA), ammonia (TNT 832, Hach Company, Loveland, CO, USA), and total and volatile suspended solids (TSS/VSS) (Standard Method 2540D).   Volatile fatty acids (VFA), acetate, propionate, and butyrate, were measured by a gas chromatograph equipped with a flame ionization detector (GC-FID) (TRACETM 1310 GC Analyzer for Permanent Gases &amp; Trace Impurities, Thermo-Fisher Scientific, Waltham, MA, USA).   </w:t>
      </w:r>
    </w:p>
    <w:p>
      <w:pPr>
        <w:pStyle w:val="Normal"/>
        <w:spacing w:lineRule="auto" w:line="360" w:before="0" w:after="0"/>
        <w:jc w:val="both"/>
        <w:rPr>
          <w:sz w:val="24"/>
          <w:szCs w:val="24"/>
        </w:rPr>
      </w:pPr>
      <w:r>
        <w:rPr>
          <w:sz w:val="24"/>
          <w:szCs w:val="24"/>
        </w:rPr>
      </w:r>
    </w:p>
    <w:p>
      <w:pPr>
        <w:pStyle w:val="Heading2"/>
        <w:numPr>
          <w:ilvl w:val="1"/>
          <w:numId w:val="1"/>
        </w:numPr>
        <w:rPr/>
      </w:pPr>
      <w:bookmarkStart w:id="7" w:name="_gphx7in51ocj"/>
      <w:bookmarkEnd w:id="7"/>
      <w:r>
        <w:rPr/>
        <w:t>Specific CH</w:t>
      </w:r>
      <w:r>
        <w:rPr>
          <w:vertAlign w:val="subscript"/>
        </w:rPr>
        <w:t>4</w:t>
      </w:r>
      <w:r>
        <w:rPr/>
        <w:t xml:space="preserve"> production rate</w:t>
      </w:r>
    </w:p>
    <w:p>
      <w:pPr>
        <w:pStyle w:val="ListParagraph"/>
        <w:spacing w:lineRule="auto" w:line="360" w:before="0" w:after="0"/>
        <w:ind w:left="0"/>
        <w:contextualSpacing/>
        <w:jc w:val="both"/>
        <w:rPr>
          <w:sz w:val="24"/>
          <w:szCs w:val="24"/>
        </w:rPr>
      </w:pPr>
      <w:r>
        <w:rPr>
          <w:sz w:val="24"/>
          <w:szCs w:val="24"/>
        </w:rPr>
        <w:t xml:space="preserve">All gas volume measurements and delivery setpoints were normalized to standard temperature and pressure (STP, temperature = 273.15 K, pressure = 1 atm).   Ideal Gas behavior was assumed for conversion between molar and volumetric values.   </w:t>
      </w:r>
    </w:p>
    <w:p>
      <w:pPr>
        <w:pStyle w:val="ListParagraph"/>
        <w:spacing w:lineRule="auto" w:line="360" w:before="0" w:after="0"/>
        <w:ind w:left="0"/>
        <w:contextualSpacing/>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For performance evaluations and comparison to literature, the reported CH</w:t>
      </w:r>
      <w:r>
        <w:rPr>
          <w:sz w:val="24"/>
          <w:szCs w:val="24"/>
          <w:vertAlign w:val="subscript"/>
          <w:lang w:val="en-US"/>
        </w:rPr>
        <w:t>4</w:t>
      </w:r>
      <w:r>
        <w:rPr>
          <w:sz w:val="24"/>
          <w:szCs w:val="24"/>
          <w:lang w:val="en-US"/>
        </w:rPr>
        <w:t xml:space="preserve"> production rate was normalized to three reactor features: (i) the reaction volume (175 mL), which is the total interior volume of the reactor vessel, including liquid and membranes, (ii) the total liquid volume (410 mL), which is the volume of the bulk liquid in the reactor vessel and peripheral equipment, and (iii) the membrane surface area (0.1541 m</w:t>
      </w:r>
      <w:r>
        <w:rPr>
          <w:sz w:val="24"/>
          <w:szCs w:val="24"/>
          <w:vertAlign w:val="superscript"/>
          <w:lang w:val="en-US"/>
        </w:rPr>
        <w:t>2</w:t>
      </w:r>
      <w:r>
        <w:rPr>
          <w:sz w:val="24"/>
          <w:szCs w:val="24"/>
          <w:lang w:val="en-US"/>
        </w:rPr>
        <w:t>).  Reaction volume was selected to enable comparison to all types of ex-situ biomethanation systems, since the reactor vessel is the main portion of the overall system that increases with scale.  However, peripheral equipment in this study houses 62% of liquid volume, where some fraction of reaction occurs.  To account for this, production rates were additionally calculated relative to total liquid volume.   Finally, to facilitate direct comparison to other membrane-based systems, the production rate was normalized to membrane surface area.</w:t>
      </w:r>
    </w:p>
    <w:p>
      <w:pPr>
        <w:pStyle w:val="Heading2"/>
        <w:numPr>
          <w:ilvl w:val="1"/>
          <w:numId w:val="1"/>
        </w:numPr>
        <w:rPr/>
      </w:pPr>
      <w:bookmarkStart w:id="8" w:name="_1boot7a1j45g"/>
      <w:bookmarkEnd w:id="8"/>
      <w:r>
        <w:rPr/>
        <w:t>Substrate Conversion Efficiency</w:t>
      </w:r>
    </w:p>
    <w:p>
      <w:pPr>
        <w:pStyle w:val="Normal"/>
        <w:spacing w:lineRule="auto" w:line="360" w:before="240" w:after="240"/>
        <w:jc w:val="both"/>
        <w:rPr>
          <w:sz w:val="24"/>
          <w:szCs w:val="24"/>
        </w:rPr>
      </w:pPr>
      <w:r>
        <w:rPr>
          <w:sz w:val="24"/>
          <w:szCs w:val="24"/>
        </w:rPr>
        <w:t>Substrate conversion efficiencies represent the fraction of fed substrate that was transformed to CH</w:t>
      </w:r>
      <w:r>
        <w:rPr>
          <w:sz w:val="24"/>
          <w:szCs w:val="24"/>
          <w:vertAlign w:val="subscript"/>
        </w:rPr>
        <w:t>4</w:t>
      </w:r>
      <w:r>
        <w:rPr>
          <w:sz w:val="24"/>
          <w:szCs w:val="24"/>
        </w:rPr>
        <w:t>. To exclude cell synthesis, substrate conversion efficiencies were based on CH</w:t>
      </w:r>
      <w:r>
        <w:rPr>
          <w:sz w:val="24"/>
          <w:szCs w:val="24"/>
          <w:vertAlign w:val="subscript"/>
        </w:rPr>
        <w:t>4</w:t>
      </w:r>
      <w:r>
        <w:rPr>
          <w:sz w:val="24"/>
          <w:szCs w:val="24"/>
        </w:rPr>
        <w:t xml:space="preserve"> production according to Equations 2</w:t>
      </w:r>
      <w:commentRangeStart w:id="29"/>
      <w:commentRangeStart w:id="30"/>
      <w:r>
        <w:rPr>
          <w:sz w:val="24"/>
          <w:szCs w:val="24"/>
        </w:rPr>
        <w:t xml:space="preserve"> and 3:</w:t>
      </w:r>
      <w:r>
        <w:rPr>
          <w:sz w:val="24"/>
          <w:szCs w:val="24"/>
        </w:rPr>
      </w:r>
      <w:commentRangeEnd w:id="29"/>
      <w:r>
        <w:commentReference w:id="29"/>
      </w:r>
      <w:commentRangeEnd w:id="30"/>
      <w:r>
        <w:commentReference w:id="30"/>
      </w:r>
      <w:r>
        <w:rPr>
          <w:sz w:val="24"/>
          <w:szCs w:val="24"/>
        </w:rPr>
      </w:r>
    </w:p>
    <w:p>
      <w:pPr>
        <w:pStyle w:val="Normal"/>
        <w:spacing w:lineRule="auto" w:line="360" w:before="240" w:after="240"/>
        <w:jc w:val="center"/>
        <w:rPr>
          <w:sz w:val="24"/>
          <w:szCs w:val="24"/>
        </w:rPr>
      </w:pPr>
      <w:r>
        <w:rPr/>
      </w:r>
      <m:oMathPara xmlns:m="http://schemas.openxmlformats.org/officeDocument/2006/math">
        <m:oMathParaPr>
          <m:jc m:val="center"/>
        </m:oMathParaPr>
        <m:oMath>
          <m:eqArr>
            <m:e>
              <m:sSub>
                <m:e>
                  <m:r>
                    <w:rPr>
                      <w:rFonts w:ascii="Cambria Math" w:hAnsi="Cambria Math"/>
                    </w:rPr>
                    <m:t xml:space="preserve">H</m:t>
                  </m:r>
                </m:e>
                <m:sub>
                  <m:r>
                    <w:rPr>
                      <w:rFonts w:ascii="Cambria Math" w:hAnsi="Cambria Math"/>
                    </w:rPr>
                    <m:t xml:space="preserve">2</m:t>
                  </m:r>
                </m:sub>
              </m:sSub>
              <m:r>
                <w:rPr>
                  <w:rFonts w:ascii="Cambria Math" w:hAnsi="Cambria Math"/>
                </w:rPr>
                <m:t xml:space="preserve">conversion</m:t>
              </m:r>
              <m:r>
                <w:rPr>
                  <w:rFonts w:ascii="Cambria Math" w:hAnsi="Cambria Math"/>
                </w:rPr>
                <m:t xml:space="preserve">efficiency</m:t>
              </m:r>
              <m:d>
                <m:dPr>
                  <m:begChr m:val="("/>
                  <m:endChr m:val=")"/>
                </m:dPr>
                <m:e>
                  <m:r>
                    <m:rPr>
                      <m:lit/>
                      <m:nor/>
                    </m:rPr>
                    <w:rPr>
                      <w:rFonts w:ascii="Cambria Math" w:hAnsi="Cambria Math"/>
                    </w:rPr>
                    <m:t xml:space="preserve">%</m:t>
                  </m:r>
                </m:e>
              </m:d>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4</m:t>
                  </m:r>
                  <m:sSub>
                    <m:e>
                      <m:r>
                        <w:rPr>
                          <w:rFonts w:ascii="Cambria Math" w:hAnsi="Cambria Math"/>
                        </w:rPr>
                        <m:t xml:space="preserve">C</m:t>
                      </m:r>
                    </m:e>
                    <m:sub>
                      <m:sSub>
                        <m:e>
                          <m:r>
                            <w:rPr>
                              <w:rFonts w:ascii="Cambria Math" w:hAnsi="Cambria Math"/>
                            </w:rPr>
                            <m:t xml:space="preserve">CH</m:t>
                          </m:r>
                        </m:e>
                        <m:sub>
                          <m:r>
                            <w:rPr>
                              <w:rFonts w:ascii="Cambria Math" w:hAnsi="Cambria Math"/>
                            </w:rPr>
                            <m:t xml:space="preserve">4</m:t>
                          </m:r>
                        </m:sub>
                      </m:sSub>
                    </m:sub>
                  </m:sSub>
                  <m:sSub>
                    <m:e>
                      <m:r>
                        <w:rPr>
                          <w:rFonts w:ascii="Cambria Math" w:hAnsi="Cambria Math"/>
                        </w:rPr>
                        <m:t xml:space="preserve">Q</m:t>
                      </m:r>
                    </m:e>
                    <m:sub>
                      <m:r>
                        <w:rPr>
                          <w:rFonts w:ascii="Cambria Math" w:hAnsi="Cambria Math"/>
                        </w:rPr>
                        <m:t xml:space="preserve">PG</m:t>
                      </m:r>
                    </m:sub>
                  </m:sSub>
                </m:num>
                <m:den>
                  <m:sSub>
                    <m:e>
                      <m:r>
                        <w:rPr>
                          <w:rFonts w:ascii="Cambria Math" w:hAnsi="Cambria Math"/>
                        </w:rPr>
                        <m:t xml:space="preserve">Q</m:t>
                      </m:r>
                    </m:e>
                    <m:sub>
                      <m:sSub>
                        <m:e>
                          <m:r>
                            <w:rPr>
                              <w:rFonts w:ascii="Cambria Math" w:hAnsi="Cambria Math"/>
                            </w:rPr>
                            <m:t xml:space="preserve">H</m:t>
                          </m:r>
                        </m:e>
                        <m:sub>
                          <m:r>
                            <w:rPr>
                              <w:rFonts w:ascii="Cambria Math" w:hAnsi="Cambria Math"/>
                            </w:rPr>
                            <m:t xml:space="preserve">2</m:t>
                          </m:r>
                        </m:sub>
                      </m:sSub>
                    </m:sub>
                  </m:sSub>
                </m:den>
              </m:f>
            </m:e>
            <m:e>
              <m:r>
                <w:rPr>
                  <w:rFonts w:ascii="Cambria Math" w:hAnsi="Cambria Math"/>
                </w:rPr>
                <m:t xml:space="preserve">(</m:t>
              </m:r>
              <m:r>
                <w:rPr>
                  <w:rFonts w:ascii="Cambria Math" w:hAnsi="Cambria Math"/>
                </w:rPr>
                <m:t xml:space="preserve">2</m:t>
              </m:r>
              <m:r>
                <w:rPr>
                  <w:rFonts w:ascii="Cambria Math" w:hAnsi="Cambria Math"/>
                </w:rPr>
                <m:t xml:space="preserve">)</m:t>
              </m:r>
            </m:e>
          </m:eqArr>
        </m:oMath>
      </m:oMathPara>
    </w:p>
    <w:p>
      <w:pPr>
        <w:pStyle w:val="Normal"/>
        <w:spacing w:lineRule="auto" w:line="360" w:before="240" w:after="240"/>
        <w:jc w:val="center"/>
        <w:rPr>
          <w:sz w:val="24"/>
          <w:szCs w:val="24"/>
        </w:rPr>
      </w:pPr>
      <w:r>
        <w:rPr/>
      </w:r>
      <m:oMathPara xmlns:m="http://schemas.openxmlformats.org/officeDocument/2006/math">
        <m:oMathParaPr>
          <m:jc m:val="center"/>
        </m:oMathParaPr>
        <m:oMath>
          <m:eqArr>
            <m:e>
              <m:sSub>
                <m:e>
                  <m:r>
                    <w:rPr>
                      <w:rFonts w:ascii="Cambria Math" w:hAnsi="Cambria Math"/>
                    </w:rPr>
                    <m:t xml:space="preserve">CO</m:t>
                  </m:r>
                </m:e>
                <m:sub>
                  <m:r>
                    <w:rPr>
                      <w:rFonts w:ascii="Cambria Math" w:hAnsi="Cambria Math"/>
                    </w:rPr>
                    <m:t xml:space="preserve">2</m:t>
                  </m:r>
                </m:sub>
              </m:sSub>
              <m:r>
                <w:rPr>
                  <w:rFonts w:ascii="Cambria Math" w:hAnsi="Cambria Math"/>
                </w:rPr>
                <m:t xml:space="preserve">conversion</m:t>
              </m:r>
              <m:r>
                <w:rPr>
                  <w:rFonts w:ascii="Cambria Math" w:hAnsi="Cambria Math"/>
                </w:rPr>
                <m:t xml:space="preserve">efficiency</m:t>
              </m:r>
              <m:d>
                <m:dPr>
                  <m:begChr m:val="("/>
                  <m:endChr m:val=")"/>
                </m:dPr>
                <m:e>
                  <m:r>
                    <m:rPr>
                      <m:lit/>
                      <m:nor/>
                    </m:rPr>
                    <w:rPr>
                      <w:rFonts w:ascii="Cambria Math" w:hAnsi="Cambria Math"/>
                    </w:rPr>
                    <m:t xml:space="preserve">%</m:t>
                  </m:r>
                </m:e>
              </m:d>
              <m:r>
                <w:rPr>
                  <w:rFonts w:ascii="Cambria Math" w:hAnsi="Cambria Math"/>
                </w:rPr>
                <m:t xml:space="preserve">=</m:t>
              </m:r>
              <m:f>
                <m:num>
                  <m:r>
                    <w:rPr>
                      <w:rFonts w:ascii="Cambria Math" w:hAnsi="Cambria Math"/>
                    </w:rPr>
                    <m:t xml:space="preserve">100</m:t>
                  </m:r>
                  <m:r>
                    <w:rPr>
                      <w:rFonts w:ascii="Cambria Math" w:hAnsi="Cambria Math"/>
                    </w:rPr>
                    <m:t xml:space="preserve">∗</m:t>
                  </m:r>
                  <m:sSub>
                    <m:e>
                      <m:r>
                        <w:rPr>
                          <w:rFonts w:ascii="Cambria Math" w:hAnsi="Cambria Math"/>
                        </w:rPr>
                        <m:t xml:space="preserve">C</m:t>
                      </m:r>
                    </m:e>
                    <m:sub>
                      <m:sSub>
                        <m:e>
                          <m:r>
                            <w:rPr>
                              <w:rFonts w:ascii="Cambria Math" w:hAnsi="Cambria Math"/>
                            </w:rPr>
                            <m:t xml:space="preserve">CH</m:t>
                          </m:r>
                        </m:e>
                        <m:sub>
                          <m:r>
                            <w:rPr>
                              <w:rFonts w:ascii="Cambria Math" w:hAnsi="Cambria Math"/>
                            </w:rPr>
                            <m:t xml:space="preserve">4</m:t>
                          </m:r>
                        </m:sub>
                      </m:sSub>
                    </m:sub>
                  </m:sSub>
                  <m:sSub>
                    <m:e>
                      <m:r>
                        <w:rPr>
                          <w:rFonts w:ascii="Cambria Math" w:hAnsi="Cambria Math"/>
                        </w:rPr>
                        <m:t xml:space="preserve">Q</m:t>
                      </m:r>
                    </m:e>
                    <m:sub>
                      <m:r>
                        <w:rPr>
                          <w:rFonts w:ascii="Cambria Math" w:hAnsi="Cambria Math"/>
                        </w:rPr>
                        <m:t xml:space="preserve">PG</m:t>
                      </m:r>
                    </m:sub>
                  </m:sSub>
                </m:num>
                <m:den>
                  <m:sSub>
                    <m:e>
                      <m:r>
                        <w:rPr>
                          <w:rFonts w:ascii="Cambria Math" w:hAnsi="Cambria Math"/>
                        </w:rPr>
                        <m:t xml:space="preserve">Q</m:t>
                      </m:r>
                    </m:e>
                    <m:sub>
                      <m:sSub>
                        <m:e>
                          <m:r>
                            <w:rPr>
                              <w:rFonts w:ascii="Cambria Math" w:hAnsi="Cambria Math"/>
                            </w:rPr>
                            <m:t xml:space="preserve">CO</m:t>
                          </m:r>
                        </m:e>
                        <m:sub>
                          <m:r>
                            <w:rPr>
                              <w:rFonts w:ascii="Cambria Math" w:hAnsi="Cambria Math"/>
                            </w:rPr>
                            <m:t xml:space="preserve">2</m:t>
                          </m:r>
                        </m:sub>
                      </m:sSub>
                    </m:sub>
                  </m:sSub>
                </m:den>
              </m:f>
            </m:e>
            <m:e>
              <m:d>
                <m:dPr>
                  <m:begChr m:val="("/>
                  <m:endChr m:val=")"/>
                </m:dPr>
                <m:e>
                  <m:r>
                    <w:rPr>
                      <w:rFonts w:ascii="Cambria Math" w:hAnsi="Cambria Math"/>
                    </w:rPr>
                    <m:t xml:space="preserve">3</m:t>
                  </m:r>
                </m:e>
              </m:d>
            </m:e>
          </m:eqArr>
        </m:oMath>
      </m:oMathPara>
    </w:p>
    <w:p>
      <w:pPr>
        <w:pStyle w:val="Normal"/>
        <w:spacing w:lineRule="auto" w:line="360" w:before="240" w:after="240"/>
        <w:jc w:val="both"/>
        <w:rPr>
          <w:rFonts w:ascii="Calibri" w:hAnsi="Calibri" w:cs="" w:asciiTheme="majorHAnsi" w:cstheme="majorBidi" w:hAnsiTheme="majorHAnsi"/>
          <w:sz w:val="24"/>
          <w:szCs w:val="24"/>
          <w:lang w:val="en-US"/>
        </w:rPr>
      </w:pPr>
      <w:r>
        <w:rPr>
          <w:rFonts w:cs="" w:cstheme="majorBidi"/>
          <w:sz w:val="24"/>
          <w:szCs w:val="24"/>
        </w:rPr>
        <w:t>Where Q</w:t>
      </w:r>
      <w:r>
        <w:rPr>
          <w:rFonts w:cs="" w:cstheme="majorBidi"/>
          <w:sz w:val="24"/>
          <w:szCs w:val="24"/>
          <w:vertAlign w:val="subscript"/>
        </w:rPr>
        <w:t>H2</w:t>
      </w:r>
      <w:r>
        <w:rPr>
          <w:rFonts w:cs="" w:cstheme="majorBidi"/>
          <w:sz w:val="24"/>
          <w:szCs w:val="24"/>
        </w:rPr>
        <w:t xml:space="preserve"> is the H</w:t>
      </w:r>
      <w:r>
        <w:rPr>
          <w:rFonts w:cs="" w:cstheme="majorBidi"/>
          <w:sz w:val="24"/>
          <w:szCs w:val="24"/>
          <w:vertAlign w:val="subscript"/>
        </w:rPr>
        <w:t>2</w:t>
      </w:r>
      <w:r>
        <w:rPr>
          <w:rFonts w:cs="" w:cstheme="majorBidi"/>
          <w:sz w:val="24"/>
          <w:szCs w:val="24"/>
        </w:rPr>
        <w:t xml:space="preserve"> delivery rate (mL/min), </w:t>
      </w:r>
      <w:r>
        <w:rPr>
          <w:rFonts w:cs="" w:cstheme="majorBidi"/>
          <w:sz w:val="24"/>
          <w:szCs w:val="24"/>
          <w:lang w:val="en-US"/>
        </w:rPr>
        <w:t>Q</w:t>
      </w:r>
      <w:r>
        <w:rPr>
          <w:rFonts w:cs="" w:cstheme="majorBidi"/>
          <w:sz w:val="24"/>
          <w:szCs w:val="24"/>
          <w:vertAlign w:val="subscript"/>
          <w:lang w:val="en-US"/>
        </w:rPr>
        <w:t>CO2</w:t>
      </w:r>
      <w:r>
        <w:rPr>
          <w:rFonts w:cs="" w:cstheme="majorBidi"/>
          <w:sz w:val="24"/>
          <w:szCs w:val="24"/>
          <w:lang w:val="en-US"/>
        </w:rPr>
        <w:t xml:space="preserve"> is the CO</w:t>
      </w:r>
      <w:r>
        <w:rPr>
          <w:rFonts w:cs="" w:cstheme="majorBidi"/>
          <w:sz w:val="24"/>
          <w:szCs w:val="24"/>
          <w:vertAlign w:val="subscript"/>
          <w:lang w:val="en-US"/>
        </w:rPr>
        <w:t>2</w:t>
      </w:r>
      <w:r>
        <w:rPr>
          <w:rFonts w:cs="" w:cstheme="majorBidi"/>
          <w:sz w:val="24"/>
          <w:szCs w:val="24"/>
          <w:lang w:val="en-US"/>
        </w:rPr>
        <w:t xml:space="preserve"> delivery rate (mL/min), C</w:t>
      </w:r>
      <w:r>
        <w:rPr>
          <w:rFonts w:cs="" w:cstheme="majorBidi"/>
          <w:sz w:val="24"/>
          <w:szCs w:val="24"/>
          <w:vertAlign w:val="subscript"/>
          <w:lang w:val="en-US"/>
        </w:rPr>
        <w:t>CH4</w:t>
      </w:r>
      <w:r>
        <w:rPr>
          <w:rFonts w:cs="" w:cstheme="majorBidi"/>
          <w:sz w:val="24"/>
          <w:szCs w:val="24"/>
          <w:lang w:val="en-US"/>
        </w:rPr>
        <w:t xml:space="preserve"> is the concentration of CH</w:t>
      </w:r>
      <w:r>
        <w:rPr>
          <w:rFonts w:cs="" w:cstheme="majorBidi"/>
          <w:sz w:val="24"/>
          <w:szCs w:val="24"/>
          <w:vertAlign w:val="subscript"/>
          <w:lang w:val="en-US"/>
        </w:rPr>
        <w:t>4</w:t>
      </w:r>
      <w:r>
        <w:rPr>
          <w:rFonts w:cs="" w:cstheme="majorBidi"/>
          <w:sz w:val="24"/>
          <w:szCs w:val="24"/>
          <w:lang w:val="en-US"/>
        </w:rPr>
        <w:t xml:space="preserve"> in the product gas (%), and</w:t>
      </w:r>
      <w:r>
        <w:rPr>
          <w:rFonts w:cs="" w:cstheme="majorBidi"/>
          <w:sz w:val="24"/>
          <w:szCs w:val="24"/>
        </w:rPr>
        <w:t>Q</w:t>
      </w:r>
      <w:r>
        <w:rPr>
          <w:rFonts w:cs="" w:cstheme="majorBidi"/>
          <w:sz w:val="24"/>
          <w:szCs w:val="24"/>
          <w:vertAlign w:val="subscript"/>
        </w:rPr>
        <w:t>PG</w:t>
      </w:r>
      <w:r>
        <w:rPr>
          <w:rFonts w:cs="" w:cstheme="majorBidi"/>
          <w:sz w:val="24"/>
          <w:szCs w:val="24"/>
        </w:rPr>
        <w:t xml:space="preserve"> is the flow rate of product gas (mL/min), and reaction stoichiometry is </w:t>
      </w:r>
      <w:r>
        <w:rPr>
          <w:rFonts w:eastAsia="Times New Roman" w:cs="" w:cstheme="majorBidi"/>
          <w:sz w:val="24"/>
          <w:szCs w:val="24"/>
          <w:lang w:val="en-US"/>
        </w:rPr>
        <w:t>according to the 4:1 ratio of H</w:t>
      </w:r>
      <w:r>
        <w:rPr>
          <w:rFonts w:eastAsia="Times New Roman" w:cs="" w:cstheme="majorBidi"/>
          <w:sz w:val="24"/>
          <w:szCs w:val="24"/>
          <w:vertAlign w:val="subscript"/>
          <w:lang w:val="en-US"/>
        </w:rPr>
        <w:t>2</w:t>
      </w:r>
      <w:r>
        <w:rPr>
          <w:rFonts w:eastAsia="Times New Roman" w:cs="" w:cstheme="majorBidi"/>
          <w:sz w:val="24"/>
          <w:szCs w:val="24"/>
          <w:lang w:val="en-US"/>
        </w:rPr>
        <w:t xml:space="preserve"> to CH</w:t>
      </w:r>
      <w:r>
        <w:rPr>
          <w:rFonts w:eastAsia="Times New Roman" w:cs="" w:cstheme="majorBidi"/>
          <w:sz w:val="24"/>
          <w:szCs w:val="24"/>
          <w:vertAlign w:val="subscript"/>
          <w:lang w:val="en-US"/>
        </w:rPr>
        <w:t>4</w:t>
      </w:r>
      <w:r>
        <w:rPr>
          <w:rFonts w:eastAsia="Times New Roman" w:cs="" w:cstheme="majorBidi"/>
          <w:sz w:val="24"/>
          <w:szCs w:val="24"/>
          <w:lang w:val="en-US"/>
        </w:rPr>
        <w:t xml:space="preserve"> in Equation 1.</w:t>
      </w:r>
    </w:p>
    <w:p>
      <w:pPr>
        <w:pStyle w:val="Heading2"/>
        <w:numPr>
          <w:ilvl w:val="1"/>
          <w:numId w:val="1"/>
        </w:numPr>
        <w:rPr/>
      </w:pPr>
      <w:bookmarkStart w:id="9" w:name="_he5rrc8m39kq"/>
      <w:bookmarkEnd w:id="9"/>
      <w:r>
        <w:rPr/>
        <w:t>Inoculum and microbial community analysis</w:t>
      </w:r>
    </w:p>
    <w:p>
      <w:pPr>
        <w:pStyle w:val="Normal"/>
        <w:spacing w:lineRule="auto" w:line="360" w:before="0" w:after="0"/>
        <w:jc w:val="both"/>
        <w:rPr>
          <w:sz w:val="24"/>
          <w:szCs w:val="24"/>
          <w:lang w:val="en-US"/>
        </w:rPr>
      </w:pPr>
      <w:r>
        <w:rPr>
          <w:sz w:val="24"/>
          <w:szCs w:val="24"/>
          <w:lang w:val="en-US"/>
        </w:rPr>
        <w:t xml:space="preserve">The MBfR was inoculated using an enrichment of methanogens from a laboratory system inoculated with sieved (175 µm mesh) anaerobic digestate from the Stickney Water Reclamation Plant in the Metropolitan Water Reclamation District of Greater Chicago (Cicero, IL, USA).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 xml:space="preserve">Biomass samples were collected weekly from planktonic growth within the reactor vessel until the retention screen was removed (Day </w:t>
      </w:r>
      <w:commentRangeStart w:id="31"/>
      <w:commentRangeStart w:id="32"/>
      <w:r>
        <w:rPr>
          <w:sz w:val="24"/>
          <w:szCs w:val="24"/>
          <w:lang w:val="en-US"/>
        </w:rPr>
        <w:t>170</w:t>
      </w:r>
      <w:r>
        <w:rPr>
          <w:sz w:val="24"/>
          <w:szCs w:val="24"/>
          <w:lang w:val="en-US"/>
        </w:rPr>
      </w:r>
      <w:commentRangeEnd w:id="32"/>
      <w:r>
        <w:commentReference w:id="32"/>
      </w:r>
      <w:r>
        <w:rPr>
          <w:sz w:val="24"/>
          <w:szCs w:val="24"/>
          <w:lang w:val="en-US"/>
        </w:rPr>
      </w:r>
      <w:commentRangeEnd w:id="31"/>
      <w:r>
        <w:commentReference w:id="31"/>
      </w:r>
      <w:r>
        <w:rPr>
          <w:sz w:val="24"/>
          <w:szCs w:val="24"/>
          <w:lang w:val="en-US"/>
        </w:rPr>
        <w:t xml:space="preserve">).  After this, planktonic growth washed out of the reactor vessel, and biomass was sampled every 2-4 weeks by suctioning biofilm from the membrane via pipette.  16S rRNA extractions were performed using a FastDNA Soil Spin Extraction Kit (Thermo-Fisher Scientific, Waltham, MA, USA) and DNA quality and concentration were measured using UV-vis spectrophotometry (Eppendorf Biospec Fluorescence, Enfield, CT, USA).   The V4-V5 region of 16S rRNA was amplified via polymerase chain reaction (PCR) using 515F/926R primers.   The Rush University Genomics and Microbiome Core Facility (Chicago, IL, USA) processed first-stage PCR products, and conducted second-stage PCR and sequencing using </w:t>
      </w:r>
      <w:r>
        <w:rPr>
          <w:sz w:val="24"/>
          <w:szCs w:val="24"/>
          <w:highlight w:val="white"/>
          <w:lang w:val="en-US"/>
        </w:rPr>
        <w:t>Illumina MiSeq i100+ with IDT index.</w:t>
      </w:r>
      <w:r>
        <w:rPr>
          <w:sz w:val="24"/>
          <w:szCs w:val="24"/>
          <w:lang w:val="en-US"/>
        </w:rPr>
        <w:t xml:space="preserve"> Raw paired-end reads were processed in Qiime2 (2025.4-amplicon).  Cutadapt was used to trim primers and DADA2 was used to trim and denoise reads to produce amplicon sequence variants (ASVs).  Mafft and fasttree were used to generate phylogenetic trees and taxonomy was assigned to ASVs using the Qiime2 q2-feature-classifier plugin with a Naïve-Bayes classifier trained on the MIDAS v5.3 database13 </w:t>
      </w:r>
      <w:hyperlink r:id="rId4">
        <w:r>
          <w:rPr>
            <w:rStyle w:val="ListLabel192"/>
            <w:sz w:val="24"/>
            <w:szCs w:val="24"/>
            <w:lang w:val="en-US"/>
          </w:rPr>
          <w:t>(Dueholm et al., 2024)</w:t>
        </w:r>
      </w:hyperlink>
      <w:r>
        <w:rPr>
          <w:sz w:val="24"/>
          <w:szCs w:val="24"/>
          <w:lang w:val="en-US"/>
        </w:rPr>
        <w:t xml:space="preserve">.  After taxonomic classification, outputs from QIIME2 were compiled in R v4.3.1 using phyloseq v1.44.0.  Post-processing ASVs counted 3216.  This 16S rRNA sequence processing pipeline was adapted </w:t>
      </w:r>
      <w:commentRangeStart w:id="33"/>
      <w:r>
        <w:rPr>
          <w:sz w:val="24"/>
          <w:szCs w:val="24"/>
          <w:lang w:val="en-US"/>
        </w:rPr>
        <w:t xml:space="preserve">from an existing protocol </w:t>
      </w:r>
      <w:r>
        <w:rPr>
          <w:sz w:val="24"/>
          <w:szCs w:val="24"/>
          <w:lang w:val="en-US"/>
        </w:rPr>
      </w:r>
      <w:r>
        <w:fldChar w:fldCharType="begin"/>
      </w:r>
      <w:r>
        <w:rPr>
          <w:sz w:val="24"/>
          <w:szCs w:val="24"/>
          <w:lang w:val="en-US"/>
        </w:rPr>
        <w:instrText xml:space="preserve">ADDIN ZOTERO_ITEM CSL_CITATION {"citationID":"xM93PdSn","properties":{"formattedCitation":"(Farmer et al., 2023)","plainCitation":"(Farmer et al., 2023)","noteIndex":0},"citationItems":[{"id":1314,"uris":["http://zotero.org/users/11473114/items/RW9M9CY2"],"itemData":{"id":1314,"type":"article-journal","abstract":"Enhanced biological phosphorus removal (EBPR) is strongly influenced by the influent ratio of readily biodegradable carbon to soluble phosphorus due to the preferences of phosphorusaccumulating organisms (PAO). The sidestream EBPR (S2EBPR) process redirects a portion of return activated sludge (RAS) to a sidestream fermenter, increasing the availability of biodegradable carbon. In this study, we assessed the performance and microbial community structure of a full-scale S2EBPR demonstration supplemented with external carbon dosing. By the end of the 10 month study period, the demonstration achieved a median effluent orthophosphate of 0.3 mg/L. The microbial community consisted of a common core microbiome in the RAS fermenter, EBPR basin, and nitrification basin. The most abundant PAO detected were Ca. “Dechloromonas phosphorivorans”, while the canonical PAO Ca. “Accumulibacter” and Tetrasphaera were observed in lower relative abundance. In addition to non-canonical PAO enrichment, the glycogen-accumulating organism Ca. “Competibacter” proliferated throughout the study and at some points outnumbered PAO taxa by 30 to 1 with no tangible performance impacts. This study provides insights into successful S2EBPR implementation at a low-carbon facility and improves our understanding of microbial community structure and key PAO and GAO in S2EBPR systems.","container-title":"ACS ES&amp;T Water","DOI":"10.1021/acsestwater.3c00083","ISSN":"2690-0637, 2690-0637","issue":"8","journalAbbreviation":"ACS EST Water","language":"en","license":"https://doi.org/10.15223/policy-029","page":"2384-2394","source":"DOI.org (Crossref)","title":"Confronting Assumptions of Phosphorus-Accumulating Organisms and Glycogen-Accumulating Organisms: Peaceful Coexistence in a Carbon-Limited Sidestream EBPR Demonstration","title-short":"Confronting Assumptions of Phosphorus-Accumulating Organisms and Glycogen-Accumulating Organisms","volume":"3","author":[{"family":"Farmer","given":"McKenna"},{"family":"Sabba","given":"Fabrizio"},{"family":"Jia","given":"Zhen"},{"family":"Dunlap","given":"Patrick"},{"family":"Barnard","given":"James"},{"family":"Qin","given":"Cindy Dongqi"},{"family":"Straka","given":"Levi"},{"family":"Kozak","given":"Joseph A."},{"family":"Downing","given":"Leon"},{"family":"Wells","given":"George"}],"issued":{"date-parts":[["2023",8,11]]}}}],"schema":"https://github.com/citation-style-language/schema/raw/master/csl-citation.json"}</w:instrText>
      </w:r>
      <w:commentRangeEnd w:id="33"/>
      <w:r>
        <w:commentReference w:id="33"/>
      </w:r>
      <w:r>
        <w:rPr>
          <w:sz w:val="24"/>
          <w:szCs w:val="24"/>
          <w:lang w:val="en-US"/>
        </w:rPr>
      </w:r>
      <w:r>
        <w:rPr>
          <w:sz w:val="24"/>
          <w:szCs w:val="24"/>
          <w:lang w:val="en-US"/>
        </w:rPr>
        <w:fldChar w:fldCharType="separate"/>
      </w:r>
      <w:r>
        <w:rPr>
          <w:sz w:val="24"/>
          <w:szCs w:val="24"/>
          <w:lang w:val="en-US"/>
        </w:rPr>
      </w:r>
      <w:r>
        <w:rPr>
          <w:sz w:val="24"/>
        </w:rPr>
        <w:t>(Farmer et al., 2023)</w:t>
      </w:r>
      <w:r>
        <w:rPr>
          <w:sz w:val="24"/>
          <w:szCs w:val="24"/>
          <w:lang w:val="en-US"/>
        </w:rPr>
      </w:r>
      <w:r>
        <w:rPr>
          <w:sz w:val="24"/>
          <w:szCs w:val="24"/>
          <w:lang w:val="en-US"/>
        </w:rPr>
        <w:fldChar w:fldCharType="end"/>
      </w:r>
      <w:r>
        <w:rPr/>
        <w:t>.</w:t>
      </w:r>
    </w:p>
    <w:p>
      <w:pPr>
        <w:pStyle w:val="Heading2"/>
        <w:numPr>
          <w:ilvl w:val="1"/>
          <w:numId w:val="1"/>
        </w:numPr>
        <w:rPr/>
      </w:pPr>
      <w:bookmarkStart w:id="10" w:name="_5qhbyx98huy"/>
      <w:bookmarkEnd w:id="10"/>
      <w:r>
        <w:rPr/>
        <w:t>Experimental Approach</w:t>
      </w:r>
    </w:p>
    <w:p>
      <w:pPr>
        <w:pStyle w:val="Normal"/>
        <w:spacing w:lineRule="auto" w:line="360" w:before="0" w:after="0"/>
        <w:jc w:val="both"/>
        <w:rPr>
          <w:sz w:val="24"/>
          <w:szCs w:val="24"/>
          <w:lang w:val="en-US"/>
        </w:rPr>
      </w:pPr>
      <w:r>
        <w:rPr>
          <w:sz w:val="24"/>
          <w:szCs w:val="24"/>
          <w:lang w:val="en-US"/>
        </w:rPr>
        <w:t>The followed experimental approach first aimed to establish a stable performance baseline, defined as stable product gas quality meeting ≥95% CH</w:t>
      </w:r>
      <w:r>
        <w:rPr>
          <w:sz w:val="24"/>
          <w:szCs w:val="24"/>
          <w:vertAlign w:val="subscript"/>
          <w:lang w:val="en-US"/>
        </w:rPr>
        <w:t>4</w:t>
      </w:r>
      <w:r>
        <w:rPr>
          <w:sz w:val="24"/>
          <w:szCs w:val="24"/>
          <w:lang w:val="en-US"/>
        </w:rPr>
        <w:t>, ≤2% CO</w:t>
      </w:r>
      <w:r>
        <w:rPr>
          <w:sz w:val="24"/>
          <w:szCs w:val="24"/>
          <w:vertAlign w:val="subscript"/>
          <w:lang w:val="en-US"/>
        </w:rPr>
        <w:t>2</w:t>
      </w:r>
      <w:r>
        <w:rPr>
          <w:sz w:val="24"/>
          <w:szCs w:val="24"/>
          <w:lang w:val="en-US"/>
        </w:rPr>
        <w:t>, ≤5% H</w:t>
      </w:r>
      <w:r>
        <w:rPr>
          <w:sz w:val="24"/>
          <w:szCs w:val="24"/>
          <w:vertAlign w:val="subscript"/>
          <w:lang w:val="en-US"/>
        </w:rPr>
        <w:t>2</w:t>
      </w:r>
      <w:r>
        <w:rPr>
          <w:sz w:val="24"/>
          <w:szCs w:val="24"/>
          <w:lang w:val="en-US"/>
        </w:rPr>
        <w:t xml:space="preserve"> for at least 30 days without process upsets.  This step enabled the identification of operational setpoints (</w:t>
      </w:r>
      <w:r>
        <w:rPr>
          <w:i/>
          <w:iCs/>
          <w:sz w:val="24"/>
          <w:szCs w:val="24"/>
          <w:lang w:val="en-US"/>
        </w:rPr>
        <w:t>e.g.,</w:t>
      </w:r>
      <w:r>
        <w:rPr>
          <w:sz w:val="24"/>
          <w:szCs w:val="24"/>
          <w:lang w:val="en-US"/>
        </w:rPr>
        <w:t xml:space="preserve"> stoichiometric feed ratio) that favor desired quality outcomes.  The quality target was set according to DVGW G 260 Technical Rule </w:t>
      </w:r>
      <w:r>
        <w:fldChar w:fldCharType="begin"/>
      </w:r>
      <w:r>
        <w:rPr>
          <w:sz w:val="24"/>
          <w:szCs w:val="24"/>
          <w:lang w:val="en-US"/>
        </w:rPr>
        <w:instrText xml:space="preserve">ADDIN ZOTERO_ITEM CSL_CITATION {"citationID":"fI4h77Em","properties":{"formattedCitation":"(German Association for Gas and Water (DVGW), 2021)","plainCitation":"(German Association for Gas and Water (DVGW), 2021)","noteIndex":0},"citationItems":[{"id":866,"uris":["http://zotero.org/groups/5399278/items/55IBS38S"],"itemData":{"id":866,"type":"report","title":"Technical Rule - Standard DVGW G 260 (A) - Gas Quality","URL":"https://shop.wvgw.de/G-260-Technical-Rule-09-2021/511831","author":[{"family":"German Association for Gas and Water (DVGW)","given":""}],"issued":{"date-parts":[["2021"]]}}}],"schema":"https://github.com/citation-style-language/schema/raw/master/csl-citation.json"}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(German Association for Gas and Water (DVGW), 2021)</w:t>
      </w:r>
      <w:r>
        <w:rPr>
          <w:sz w:val="24"/>
          <w:szCs w:val="24"/>
          <w:lang w:val="en-US"/>
        </w:rPr>
      </w:r>
      <w:r>
        <w:rPr>
          <w:sz w:val="24"/>
          <w:szCs w:val="24"/>
          <w:lang w:val="en-US"/>
        </w:rPr>
        <w:fldChar w:fldCharType="end"/>
      </w:r>
      <w:r>
        <w:rPr>
          <w:sz w:val="24"/>
          <w:szCs w:val="24"/>
          <w:lang w:val="en-US"/>
        </w:rPr>
        <w:t>.  This target was selected to ensure compliance with a large number of utilities, however, it should be noted that many applications accept lower fractions of CH</w:t>
      </w:r>
      <w:r>
        <w:rPr>
          <w:sz w:val="24"/>
          <w:szCs w:val="24"/>
          <w:vertAlign w:val="subscript"/>
          <w:lang w:val="en-US"/>
        </w:rPr>
        <w:t>4</w:t>
      </w:r>
      <w:r>
        <w:rPr>
          <w:sz w:val="24"/>
          <w:szCs w:val="24"/>
          <w:lang w:val="en-US"/>
        </w:rPr>
        <w:t xml:space="preserve"> with more H</w:t>
      </w:r>
      <w:r>
        <w:rPr>
          <w:sz w:val="24"/>
          <w:szCs w:val="24"/>
          <w:vertAlign w:val="subscript"/>
          <w:lang w:val="en-US"/>
        </w:rPr>
        <w:t>2</w:t>
      </w:r>
      <w:r>
        <w:rPr>
          <w:sz w:val="24"/>
          <w:szCs w:val="24"/>
          <w:lang w:val="en-US"/>
        </w:rPr>
        <w:t xml:space="preserve"> </w:t>
      </w:r>
      <w:r>
        <w:fldChar w:fldCharType="begin"/>
      </w:r>
      <w:r>
        <w:rPr>
          <w:sz w:val="24"/>
          <w:szCs w:val="24"/>
          <w:lang w:val="en-US"/>
        </w:rPr>
        <w:instrText xml:space="preserve">ADDIN ZOTERO_ITEM CSL_CITATION {"citationID":"DgjWnkb4","properties":{"formattedCitation":"(Kapoor et al., 2019; Mu\\uc0\\u241{}oz et al., 2015; Savickis et al., 2020; Thema et al., 2019)","plainCitation":"(Kapoor et al., 2019; Muñoz et al., 2015; Savickis et al., 2020; Thema et al., 2019)","noteIndex":0},"citationItems":[{"id":779,"uris":["http://zotero.org/users/11473114/items/MZSTY3DB"],"itemData":{"id":779,"type":"article-journal","abstract":"Biogas is acknowledged as one of the foremost bioenergy to address the current environmental and energy challenges being faced by the world. Commonly, biogas is used for applications like cooking, lighting, heat and power production. To widen the scope of biogas application, like transportation, natural gas grid injection and substrate for the production of chemicals and fuel cells, mainly CO2, H2S and other impurities need to be removed by various upgrading technologies. It is an important process to produce biomethane with above 90% methane. There are various physico-chemical (adsorption, absorption, cryogenic and membrane separations) and biological (in situ and ex situ) processes for biogas upgradation, and each process is site and case specific. The aim of the present paper is to thoroughly evaluate the existing and emerging biogas upgrading technologies. Analysis of each technology with respect to basis of operations, energy requirement, methane purity and recovery and cost economics has been carried out. A thorough analysis has been done on the major hurdles and the research gaps in this sector. For a wider and successful implementation of the biogas upgradation technology, the trends in research and development (R&amp;D) such as development of efficient biogas upgrading technologies, adsorbents, reduction in cost and methane loss have been thoroughly evaluated.","container-title":"Environmental Science and Pollution Research","DOI":"10.1007/s11356-019-04767-1","ISSN":"0944-1344, 1614-7499","issue":"12","journalAbbreviation":"Environ Sci Pollut Res","language":"en","page":"11631-11661","source":"DOI.org (Crossref)","title":"Evaluation of biogas upgrading technologies and future perspectives: a review","title-short":"Evaluation of biogas upgrading technologies and future perspectives","volume":"26","author":[{"family":"Kapoor","given":"Rimika"},{"family":"Ghosh","given":"Pooja"},{"family":"Kumar","given":"Madan"},{"family":"Vijay","given":"Virendra Kumar"}],"issued":{"date-parts":[["2019",4]]}}},{"id":447,"uris":["http://zotero.org/users/11473114/items/CKAC3S54"],"itemData":{"id":447,"type":"article-journal","container-title":"Reviews in Environmental Science and Bio/Technology","DOI":"10.1007/s11157-015-9379-1","ISSN":"1569-1705, 1572-9826","issue":"4","journalAbbreviation":"Rev Environ Sci Biotechnol","language":"en","page":"727-759","source":"DOI.org (Crossref)","title":"A review on the state-of-the-art of physical/chemical and biological technologies for biogas upgrading","volume":"14","author":[{"family":"Muñoz","given":"Raúl"},{"family":"Meier","given":"Leslie"},{"family":"Diaz","given":"Israel"},{"family":"Jeison","given":"David"}],"issued":{"date-parts":[["2015",12]]}}},{"id":821,"uris":["http://zotero.org/users/11473114/items/DNN3QCYQ"],"itemData":{"id":821,"type":"article-journal","abstract":"This paper addresses the biomethane injection into the natural gas grids in some EU countries, highlights a few crucial aspects in this process, including but not limited to trends in standardisation and legal framework, injection conditions and pressure levels, as well as centralised biogas feedstock collection points and the biomethane injection facilities. In a wider context, the paper deals with the role of biomethane in the EU energy transition and further use of the existing natural gas networks.","container-title":"Latvian Journal of Physics and Technical Sciences","DOI":"10.2478/lpts-2020-0020","ISSN":"0868-8257","issue":"4","language":"en","license":"http://creativecommons.org/licenses/by-nc-nd/4.0","page":"34-50","source":"DOI.org (Crossref)","title":"The Biomethane Injection into the Natural Gas Networks: The EU’s Gas Synergy Path","title-short":"The Biomethane Injection into the Natural Gas Networks","volume":"57","author":[{"family":"Savickis","given":"J."},{"family":"Zemite","given":"L."},{"family":"Zeltins","given":"N."},{"family":"Bode","given":"I."},{"family":"Jansons","given":"L."},{"family":"Dzelzitis","given":"E."},{"family":"Koposovs","given":"A."},{"family":"Selickis","given":"A."},{"family":"Ansone","given":"A."}],"issued":{"date-parts":[["2020",8,1]]}}},{"id":20,"uris":["http://zotero.org/users/11473114/items/UMZSBMLU"],"itemData":{"id":20,"type":"article-journal","abstract":"This review gives a worldwide overview on Power-to-Gas projects producing hydrogen or renewable substitute natural gas focusing projects in central Europe. It deepens and completes the content of previous reviews by including hitherto unreviewed projects and by combining project names with details such as plant location. It is based on data from 153 completed, recent and planned projects since 1988 which were evaluated with regards to plant allocation, installed power development, plant size, shares and amounts of hydrogen or substitute natural gas producing examinations and product utilization phases. Cost development for electrolysis and carbon dioxide methanation was analyzed and a projection until 2030 is given with an outlook to 2050.","container-title":"Renewable and Sustainable Energy Reviews","DOI":"10.1016/j.rser.2019.06.030","ISSN":"13640321","journalAbbreviation":"Renewable and Sustainable Energy Reviews","language":"en","page":"775-787","source":"DOI.org (Crossref)","title":"Power-to-Gas: Electrolysis and methanation status review","title-short":"Power-to-Gas","volume":"112","author":[{"family":"Thema","given":"M."},{"family":"Bauer","given":"F."},{"family":"Sterner","given":"M."}],"issued":{"date-parts":[["2019",9]]}}}],"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(Kapoor et al., 2019; Muñoz et al., 2015; Savickis et al., 2020; Thema et al., 2019)</w:t>
      </w:r>
      <w:r>
        <w:rPr>
          <w:sz w:val="24"/>
          <w:szCs w:val="24"/>
          <w:lang w:val="en-US"/>
        </w:rPr>
      </w:r>
      <w:r>
        <w:rPr>
          <w:sz w:val="24"/>
          <w:szCs w:val="24"/>
          <w:lang w:val="en-US"/>
        </w:rPr>
        <w:fldChar w:fldCharType="end"/>
      </w:r>
      <w:r>
        <w:rPr>
          <w:sz w:val="24"/>
          <w:szCs w:val="24"/>
          <w:lang w:val="en-US"/>
        </w:rPr>
        <w:t xml:space="preserve">.  </w:t>
      </w:r>
      <w:bookmarkStart w:id="11" w:name="_cnr7jxhqxx08"/>
      <w:bookmarkEnd w:id="11"/>
      <w:r>
        <w:rPr>
          <w:sz w:val="24"/>
          <w:szCs w:val="24"/>
          <w:lang w:val="en-US"/>
        </w:rPr>
        <w:t>Subsequently, in a “ramping phase,” the maximum CH</w:t>
      </w:r>
      <w:r>
        <w:rPr>
          <w:sz w:val="24"/>
          <w:szCs w:val="24"/>
          <w:vertAlign w:val="subscript"/>
          <w:lang w:val="en-US"/>
        </w:rPr>
        <w:t>4</w:t>
      </w:r>
      <w:r>
        <w:rPr>
          <w:sz w:val="24"/>
          <w:szCs w:val="24"/>
          <w:lang w:val="en-US"/>
        </w:rPr>
        <w:t xml:space="preserve"> production capacity of the system was determined by systematically increasing substrate loading rates.  If gas quality met or exceeded 90% CH</w:t>
      </w:r>
      <w:r>
        <w:rPr>
          <w:sz w:val="24"/>
          <w:szCs w:val="24"/>
          <w:vertAlign w:val="subscript"/>
          <w:lang w:val="en-US"/>
        </w:rPr>
        <w:t>4</w:t>
      </w:r>
      <w:r>
        <w:rPr>
          <w:sz w:val="24"/>
          <w:szCs w:val="24"/>
          <w:lang w:val="en-US"/>
        </w:rPr>
        <w:t xml:space="preserve"> for three or more consecutive days, loading rate was increased by 5-10% relative to H</w:t>
      </w:r>
      <w:r>
        <w:rPr>
          <w:sz w:val="24"/>
          <w:szCs w:val="24"/>
          <w:vertAlign w:val="subscript"/>
          <w:lang w:val="en-US"/>
        </w:rPr>
        <w:t>2</w:t>
      </w:r>
      <w:r>
        <w:rPr>
          <w:sz w:val="24"/>
          <w:szCs w:val="24"/>
          <w:lang w:val="en-US"/>
        </w:rPr>
        <w:t xml:space="preserve">.  This schedule was validated against theoretical exponential growth using a rate constant derived during startup (μ = 0.27/d, see SI section </w:t>
      </w:r>
      <w:r>
        <w:rPr>
          <w:sz w:val="24"/>
          <w:szCs w:val="24"/>
          <w:lang w:val="en-US"/>
        </w:rPr>
        <w:fldChar w:fldCharType="begin"/>
      </w:r>
      <w:r>
        <w:rPr>
          <w:sz w:val="24"/>
          <w:szCs w:val="24"/>
          <w:lang w:val="en-US"/>
        </w:rPr>
        <w:instrText xml:space="preserve"> REF _Ref222583305 \h </w:instrText>
      </w:r>
      <w:r>
        <w:rPr>
          <w:sz w:val="24"/>
          <w:szCs w:val="24"/>
          <w:lang w:val="en-US"/>
        </w:rPr>
        <w:fldChar w:fldCharType="separate"/>
      </w:r>
      <w:r>
        <w:rPr>
          <w:sz w:val="24"/>
          <w:szCs w:val="24"/>
          <w:lang w:val="en-US"/>
        </w:rPr>
        <w:t>S2. Estimation of growth rate</w:t>
      </w:r>
      <w:r>
        <w:rPr>
          <w:sz w:val="24"/>
          <w:szCs w:val="24"/>
          <w:lang w:val="en-US"/>
        </w:rPr>
        <w:fldChar w:fldCharType="end"/>
      </w:r>
      <w:r>
        <w:rPr>
          <w:sz w:val="24"/>
          <w:szCs w:val="24"/>
          <w:lang w:val="en-US"/>
        </w:rPr>
        <w:t xml:space="preserve">) and by comparing it to ramping regimes reported in literature </w:t>
      </w:r>
      <w:r>
        <w:fldChar w:fldCharType="begin"/>
      </w:r>
      <w:r>
        <w:rPr>
          <w:sz w:val="24"/>
          <w:szCs w:val="24"/>
          <w:lang w:val="en-US"/>
        </w:rPr>
        <w:instrText xml:space="preserve">ADDIN ZOTERO_ITEM CSL_CITATION {"citationID":"ieC4REwO","properties":{"formattedCitation":"(Str\\uc0\\u252{}bing et al., 2017b)","plainCitation":"(Strübing et al., 2017b)","noteIndex":0},"citationItems":[{"id":7,"uris":["http://zotero.org/users/11473114/items/66UAQ5H3"],"itemData":{"id":7,"type":"article-journal","abstract":"In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(Strübing et al., 2017b)</w:t>
      </w:r>
      <w:r>
        <w:rPr>
          <w:sz w:val="24"/>
          <w:szCs w:val="24"/>
          <w:lang w:val="en-US"/>
        </w:rPr>
      </w:r>
      <w:r>
        <w:rPr>
          <w:sz w:val="24"/>
          <w:szCs w:val="24"/>
          <w:lang w:val="en-US"/>
        </w:rPr>
        <w:fldChar w:fldCharType="end"/>
      </w:r>
      <w:r>
        <w:rPr>
          <w:sz w:val="24"/>
          <w:szCs w:val="24"/>
          <w:lang w:val="en-US"/>
        </w:rPr>
        <w:t xml:space="preserve">.  </w:t>
      </w:r>
    </w:p>
    <w:p>
      <w:pPr>
        <w:pStyle w:val="Heading1"/>
        <w:numPr>
          <w:ilvl w:val="0"/>
          <w:numId w:val="1"/>
        </w:numPr>
        <w:rPr>
          <w:lang w:val="en-US"/>
        </w:rPr>
      </w:pPr>
      <w:r>
        <w:rPr>
          <w:lang w:val="en-US"/>
        </w:rPr>
        <w:t>Results and Discussion</w:t>
      </w:r>
    </w:p>
    <w:p>
      <w:pPr>
        <w:pStyle w:val="Normal"/>
        <w:spacing w:lineRule="auto" w:line="360" w:before="0" w:after="0"/>
        <w:jc w:val="both"/>
        <w:rPr>
          <w:sz w:val="24"/>
          <w:szCs w:val="24"/>
          <w:lang w:val="en-US"/>
        </w:rPr>
      </w:pPr>
      <w:commentRangeStart w:id="34"/>
      <w:commentRangeStart w:id="35"/>
      <w:r>
        <w:rPr>
          <w:sz w:val="24"/>
          <w:szCs w:val="24"/>
          <w:lang w:val="en-US"/>
        </w:rPr>
        <w:t>We</w:t>
      </w:r>
      <w:r>
        <w:rPr>
          <w:sz w:val="24"/>
          <w:szCs w:val="24"/>
          <w:lang w:val="en-US"/>
        </w:rPr>
      </w:r>
      <w:commentRangeEnd w:id="35"/>
      <w:r>
        <w:commentReference w:id="35"/>
      </w:r>
      <w:r>
        <w:rPr>
          <w:sz w:val="24"/>
          <w:szCs w:val="24"/>
          <w:lang w:val="en-US"/>
        </w:rPr>
      </w:r>
      <w:commentRangeEnd w:id="34"/>
      <w:r>
        <w:commentReference w:id="34"/>
      </w:r>
      <w:r>
        <w:rPr>
          <w:sz w:val="24"/>
          <w:szCs w:val="24"/>
          <w:lang w:val="en-US"/>
        </w:rPr>
        <w:t xml:space="preserve"> developed, optimized, and tested performance limits of an MBfR system for upgrading H</w:t>
      </w:r>
      <w:r>
        <w:rPr>
          <w:sz w:val="24"/>
          <w:szCs w:val="24"/>
          <w:vertAlign w:val="subscript"/>
          <w:lang w:val="en-US"/>
        </w:rPr>
        <w:t>2</w:t>
      </w:r>
      <w:r>
        <w:rPr>
          <w:sz w:val="24"/>
          <w:szCs w:val="24"/>
          <w:lang w:val="en-US"/>
        </w:rPr>
        <w:t xml:space="preserve"> and CO</w:t>
      </w:r>
      <w:r>
        <w:rPr>
          <w:sz w:val="24"/>
          <w:szCs w:val="24"/>
          <w:vertAlign w:val="subscript"/>
          <w:lang w:val="en-US"/>
        </w:rPr>
        <w:t>2</w:t>
      </w:r>
      <w:r>
        <w:rPr>
          <w:sz w:val="24"/>
          <w:szCs w:val="24"/>
          <w:lang w:val="en-US"/>
        </w:rPr>
        <w:t xml:space="preserve"> to CH</w:t>
      </w:r>
      <w:r>
        <w:rPr>
          <w:sz w:val="24"/>
          <w:szCs w:val="24"/>
          <w:vertAlign w:val="subscript"/>
          <w:lang w:val="en-US"/>
        </w:rPr>
        <w:t>4</w:t>
      </w:r>
      <w:r>
        <w:rPr>
          <w:sz w:val="24"/>
          <w:szCs w:val="24"/>
          <w:lang w:val="en-US"/>
        </w:rPr>
        <w:t xml:space="preserve"> over the course of 331 days.  While the system yielded CH</w:t>
      </w:r>
      <w:r>
        <w:rPr>
          <w:sz w:val="24"/>
          <w:szCs w:val="24"/>
          <w:vertAlign w:val="subscript"/>
          <w:lang w:val="en-US"/>
        </w:rPr>
        <w:t>4</w:t>
      </w:r>
      <w:r>
        <w:rPr>
          <w:sz w:val="24"/>
          <w:szCs w:val="24"/>
          <w:lang w:val="en-US"/>
        </w:rPr>
        <w:t xml:space="preserve"> within days of startup, iterations on operational controls and influent media composition were conducted during the first 150 days before selecting the methodology described in Section </w:t>
      </w:r>
      <w:r>
        <w:rPr>
          <w:sz w:val="24"/>
          <w:szCs w:val="24"/>
          <w:lang w:val="en-US"/>
        </w:rPr>
        <w:fldChar w:fldCharType="begin"/>
      </w:r>
      <w:r>
        <w:rPr>
          <w:sz w:val="24"/>
          <w:szCs w:val="24"/>
          <w:lang w:val="en-US"/>
        </w:rPr>
        <w:instrText xml:space="preserve"> REF _Ref222839881 \r \r \h </w:instrText>
      </w:r>
      <w:r>
        <w:rPr>
          <w:sz w:val="24"/>
          <w:szCs w:val="24"/>
          <w:lang w:val="en-US"/>
        </w:rPr>
        <w:fldChar w:fldCharType="separate"/>
      </w:r>
      <w:r>
        <w:rPr>
          <w:sz w:val="24"/>
          <w:szCs w:val="24"/>
          <w:lang w:val="en-US"/>
        </w:rPr>
        <w:t>2</w:t>
      </w:r>
      <w:r>
        <w:rPr>
          <w:sz w:val="24"/>
          <w:szCs w:val="24"/>
          <w:lang w:val="en-US"/>
        </w:rPr>
        <w:fldChar w:fldCharType="end"/>
      </w:r>
      <w:r>
        <w:rPr>
          <w:sz w:val="24"/>
          <w:szCs w:val="24"/>
          <w:lang w:val="en-US"/>
        </w:rPr>
        <w:t xml:space="preserve">.  Accordingly, these results represent findings after the iterative period </w:t>
      </w:r>
      <w:commentRangeStart w:id="36"/>
      <w:r>
        <w:rPr>
          <w:sz w:val="24"/>
          <w:szCs w:val="24"/>
          <w:lang w:val="en-US"/>
        </w:rPr>
        <w:t>from</w:t>
      </w:r>
      <w:r>
        <w:rPr>
          <w:sz w:val="24"/>
          <w:szCs w:val="24"/>
          <w:lang w:val="en-US"/>
        </w:rPr>
      </w:r>
      <w:commentRangeEnd w:id="36"/>
      <w:r>
        <w:commentReference w:id="36"/>
      </w:r>
      <w:r>
        <w:rPr>
          <w:sz w:val="24"/>
          <w:szCs w:val="24"/>
          <w:lang w:val="en-US"/>
        </w:rPr>
        <w:t xml:space="preserve"> Day 150-331.</w:t>
      </w:r>
    </w:p>
    <w:p>
      <w:pPr>
        <w:pStyle w:val="Heading2"/>
        <w:numPr>
          <w:ilvl w:val="1"/>
          <w:numId w:val="1"/>
        </w:numPr>
        <w:rPr>
          <w:lang w:val="en-US"/>
        </w:rPr>
      </w:pPr>
      <w:bookmarkStart w:id="12" w:name="_2nvh8ageavwx"/>
      <w:bookmarkEnd w:id="12"/>
      <w:r>
        <w:rPr>
          <w:lang w:val="en-US"/>
        </w:rPr>
        <w:t>Gas quality, specific CH</w:t>
      </w:r>
      <w:r>
        <w:rPr>
          <w:vertAlign w:val="subscript"/>
          <w:lang w:val="en-US"/>
        </w:rPr>
        <w:t>4</w:t>
      </w:r>
      <w:r>
        <w:rPr>
          <w:lang w:val="en-US"/>
        </w:rPr>
        <w:t xml:space="preserve"> production rate, and substrate conversion efficiencies</w:t>
      </w:r>
    </w:p>
    <w:p>
      <w:pPr>
        <w:pStyle w:val="Normal"/>
        <w:spacing w:lineRule="auto" w:line="360" w:before="0" w:after="0"/>
        <w:jc w:val="both"/>
        <w:rPr>
          <w:sz w:val="24"/>
          <w:szCs w:val="24"/>
          <w:lang w:val="en-US"/>
        </w:rPr>
      </w:pPr>
      <w:r>
        <w:rPr>
          <w:sz w:val="24"/>
          <w:szCs w:val="24"/>
          <w:lang w:val="en-US"/>
        </w:rPr>
        <w:t>The MBfR demonstrated capacity to meet RNG quality targets (≥95% CH</w:t>
      </w:r>
      <w:r>
        <w:rPr>
          <w:sz w:val="24"/>
          <w:szCs w:val="24"/>
          <w:vertAlign w:val="subscript"/>
          <w:lang w:val="en-US"/>
        </w:rPr>
        <w:t>4</w:t>
      </w:r>
      <w:r>
        <w:rPr>
          <w:sz w:val="24"/>
          <w:szCs w:val="24"/>
          <w:lang w:val="en-US"/>
        </w:rPr>
        <w:t>, ≤5% H</w:t>
      </w:r>
      <w:r>
        <w:rPr>
          <w:sz w:val="24"/>
          <w:szCs w:val="24"/>
          <w:vertAlign w:val="subscript"/>
          <w:lang w:val="en-US"/>
        </w:rPr>
        <w:t>2</w:t>
      </w:r>
      <w:r>
        <w:rPr>
          <w:sz w:val="24"/>
          <w:szCs w:val="24"/>
          <w:lang w:val="en-US"/>
        </w:rPr>
        <w:t>, and ≤2% CO</w:t>
      </w:r>
      <w:r>
        <w:rPr>
          <w:sz w:val="24"/>
          <w:szCs w:val="24"/>
          <w:vertAlign w:val="subscript"/>
          <w:lang w:val="en-US"/>
        </w:rPr>
        <w:t>2</w:t>
      </w:r>
      <w:r>
        <w:rPr>
          <w:sz w:val="24"/>
          <w:szCs w:val="24"/>
          <w:lang w:val="en-US"/>
        </w:rPr>
        <w:t>) with an average of 95.7 ± 0.4% CH</w:t>
      </w:r>
      <w:r>
        <w:rPr>
          <w:sz w:val="24"/>
          <w:szCs w:val="24"/>
          <w:vertAlign w:val="subscript"/>
          <w:lang w:val="en-US"/>
        </w:rPr>
        <w:t>4</w:t>
      </w:r>
      <w:r>
        <w:rPr>
          <w:sz w:val="24"/>
          <w:szCs w:val="24"/>
          <w:lang w:val="en-US"/>
        </w:rPr>
        <w:t>, 1.0 ± 0.4% CO</w:t>
      </w:r>
      <w:r>
        <w:rPr>
          <w:sz w:val="24"/>
          <w:szCs w:val="24"/>
          <w:vertAlign w:val="subscript"/>
          <w:lang w:val="en-US"/>
        </w:rPr>
        <w:t>2</w:t>
      </w:r>
      <w:r>
        <w:rPr>
          <w:sz w:val="24"/>
          <w:szCs w:val="24"/>
          <w:lang w:val="en-US"/>
        </w:rPr>
        <w:t>, and 3.3 ± 0.9% H</w:t>
      </w:r>
      <w:r>
        <w:rPr>
          <w:sz w:val="24"/>
          <w:szCs w:val="24"/>
          <w:vertAlign w:val="subscript"/>
          <w:lang w:val="en-US"/>
        </w:rPr>
        <w:t>2</w:t>
      </w:r>
      <w:r>
        <w:rPr>
          <w:sz w:val="24"/>
          <w:szCs w:val="24"/>
          <w:lang w:val="en-US"/>
        </w:rPr>
        <w:t xml:space="preserve"> at 2.69 ± 0.15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 during a period of stable operation (days 190-</w:t>
      </w:r>
      <w:commentRangeStart w:id="37"/>
      <w:commentRangeStart w:id="38"/>
      <w:r>
        <w:rPr>
          <w:sz w:val="24"/>
          <w:szCs w:val="24"/>
          <w:lang w:val="en-US"/>
        </w:rPr>
        <w:t>237</w:t>
      </w:r>
      <w:r>
        <w:rPr>
          <w:sz w:val="24"/>
          <w:szCs w:val="24"/>
          <w:lang w:val="en-US"/>
        </w:rPr>
      </w:r>
      <w:commentRangeEnd w:id="38"/>
      <w:r>
        <w:commentReference w:id="38"/>
      </w:r>
      <w:r>
        <w:rPr>
          <w:sz w:val="24"/>
          <w:szCs w:val="24"/>
          <w:lang w:val="en-US"/>
        </w:rPr>
      </w:r>
      <w:commentRangeEnd w:id="37"/>
      <w:r>
        <w:commentReference w:id="37"/>
      </w:r>
      <w:r>
        <w:rPr>
          <w:sz w:val="24"/>
          <w:szCs w:val="24"/>
          <w:lang w:val="en-US"/>
        </w:rPr>
        <w:t>).  Substrate conversion efficiencies were 88.8 ± 2.6% for H</w:t>
      </w:r>
      <w:r>
        <w:rPr>
          <w:sz w:val="24"/>
          <w:szCs w:val="24"/>
          <w:vertAlign w:val="subscript"/>
          <w:lang w:val="en-US"/>
        </w:rPr>
        <w:t>2</w:t>
      </w:r>
      <w:r>
        <w:rPr>
          <w:sz w:val="24"/>
          <w:szCs w:val="24"/>
          <w:lang w:val="en-US"/>
        </w:rPr>
        <w:t xml:space="preserve"> and 88.0 ± 2.3% for CO</w:t>
      </w:r>
      <w:r>
        <w:rPr>
          <w:sz w:val="24"/>
          <w:szCs w:val="24"/>
          <w:vertAlign w:val="subscript"/>
          <w:lang w:val="en-US"/>
        </w:rPr>
        <w:t>2</w:t>
      </w:r>
      <w:r>
        <w:rPr>
          <w:sz w:val="24"/>
          <w:szCs w:val="24"/>
          <w:lang w:val="en-US"/>
        </w:rPr>
        <w:t>, respectively, corresponding to a yield of 0.22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H</w:t>
      </w:r>
      <w:r>
        <w:rPr>
          <w:sz w:val="24"/>
          <w:szCs w:val="24"/>
          <w:vertAlign w:val="subscript"/>
          <w:lang w:val="en-US"/>
        </w:rPr>
        <w:t>2</w:t>
      </w:r>
      <w:r>
        <w:rPr>
          <w:sz w:val="24"/>
          <w:szCs w:val="24"/>
          <w:lang w:val="en-US"/>
        </w:rPr>
        <w:t xml:space="preserve"> (Fig. 2a).</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The MBfR approaches quality targets up to a maximum specific CH</w:t>
      </w:r>
      <w:r>
        <w:rPr>
          <w:sz w:val="24"/>
          <w:szCs w:val="24"/>
          <w:vertAlign w:val="subscript"/>
          <w:lang w:val="en-US"/>
        </w:rPr>
        <w:t>4</w:t>
      </w:r>
      <w:r>
        <w:rPr>
          <w:sz w:val="24"/>
          <w:szCs w:val="24"/>
          <w:lang w:val="en-US"/>
        </w:rPr>
        <w:t xml:space="preserve"> production rate of 6.18</w:t>
      </w:r>
      <w:commentRangeStart w:id="39"/>
      <w:commentRangeStart w:id="40"/>
      <w:r>
        <w:rPr>
          <w:sz w:val="24"/>
          <w:szCs w:val="24"/>
          <w:lang w:val="en-US"/>
        </w:rPr>
        <w:t xml:space="preserve">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w:t>
      </w:r>
      <w:r>
        <w:rPr>
          <w:sz w:val="24"/>
          <w:szCs w:val="24"/>
          <w:lang w:val="en-US"/>
        </w:rPr>
      </w:r>
      <w:commentRangeEnd w:id="39"/>
      <w:r>
        <w:commentReference w:id="39"/>
      </w:r>
      <w:r>
        <w:rPr>
          <w:sz w:val="24"/>
          <w:szCs w:val="24"/>
          <w:lang w:val="en-US"/>
        </w:rPr>
      </w:r>
      <w:commentRangeEnd w:id="40"/>
      <w:r>
        <w:commentReference w:id="40"/>
      </w:r>
      <w:r>
        <w:rPr>
          <w:sz w:val="24"/>
          <w:szCs w:val="24"/>
          <w:lang w:val="en-US"/>
        </w:rPr>
        <w:t>.  After concluding the stable operation phase (days 190-237), the H</w:t>
      </w:r>
      <w:r>
        <w:rPr>
          <w:sz w:val="24"/>
          <w:szCs w:val="24"/>
          <w:vertAlign w:val="subscript"/>
          <w:lang w:val="en-US"/>
        </w:rPr>
        <w:t>2</w:t>
      </w:r>
      <w:r>
        <w:rPr>
          <w:sz w:val="24"/>
          <w:szCs w:val="24"/>
          <w:lang w:val="en-US"/>
        </w:rPr>
        <w:t xml:space="preserve"> loading rate was increased by 264% over 73 days while maintaining a substrate feed ratio of roughly 3.95:1 (Fig. 2b).  The fraction of CH</w:t>
      </w:r>
      <w:r>
        <w:rPr>
          <w:sz w:val="24"/>
          <w:szCs w:val="24"/>
          <w:vertAlign w:val="subscript"/>
          <w:lang w:val="en-US"/>
        </w:rPr>
        <w:t>4</w:t>
      </w:r>
      <w:r>
        <w:rPr>
          <w:sz w:val="24"/>
          <w:szCs w:val="24"/>
          <w:lang w:val="en-US"/>
        </w:rPr>
        <w:t xml:space="preserve"> in product gas decreased in the days immediately after a loading increase but gradually recovered as biomass adapted.  Despite this, average quality remained as high as it was during the stabilization phase, albeit with a greater standard deviation in CH</w:t>
      </w:r>
      <w:r>
        <w:rPr>
          <w:sz w:val="24"/>
          <w:szCs w:val="24"/>
          <w:vertAlign w:val="subscript"/>
          <w:lang w:val="en-US"/>
        </w:rPr>
        <w:t>4</w:t>
      </w:r>
      <w:r>
        <w:rPr>
          <w:sz w:val="24"/>
          <w:szCs w:val="24"/>
          <w:lang w:val="en-US"/>
        </w:rPr>
        <w:t xml:space="preserve"> and H</w:t>
      </w:r>
      <w:r>
        <w:rPr>
          <w:sz w:val="24"/>
          <w:szCs w:val="24"/>
          <w:vertAlign w:val="subscript"/>
          <w:lang w:val="en-US"/>
        </w:rPr>
        <w:t>2</w:t>
      </w:r>
      <w:r>
        <w:rPr>
          <w:sz w:val="24"/>
          <w:szCs w:val="24"/>
          <w:lang w:val="en-US"/>
        </w:rPr>
        <w:t xml:space="preserve"> values (95.7 ± 1.7% CH</w:t>
      </w:r>
      <w:r>
        <w:rPr>
          <w:sz w:val="24"/>
          <w:szCs w:val="24"/>
          <w:vertAlign w:val="subscript"/>
          <w:lang w:val="en-US"/>
        </w:rPr>
        <w:t>4</w:t>
      </w:r>
      <w:r>
        <w:rPr>
          <w:sz w:val="24"/>
          <w:szCs w:val="24"/>
          <w:lang w:val="en-US"/>
        </w:rPr>
        <w:t>, 1.0 ± 0.4% CO</w:t>
      </w:r>
      <w:r>
        <w:rPr>
          <w:sz w:val="24"/>
          <w:szCs w:val="24"/>
          <w:vertAlign w:val="subscript"/>
          <w:lang w:val="en-US"/>
        </w:rPr>
        <w:t>2</w:t>
      </w:r>
      <w:r>
        <w:rPr>
          <w:sz w:val="24"/>
          <w:szCs w:val="24"/>
          <w:lang w:val="en-US"/>
        </w:rPr>
        <w:t>, and 3.2 ± 1.6% H</w:t>
      </w:r>
      <w:r>
        <w:rPr>
          <w:sz w:val="24"/>
          <w:szCs w:val="24"/>
          <w:vertAlign w:val="subscript"/>
          <w:lang w:val="en-US"/>
        </w:rPr>
        <w:t>2</w:t>
      </w:r>
      <w:r>
        <w:rPr>
          <w:sz w:val="24"/>
          <w:szCs w:val="24"/>
          <w:lang w:val="en-US"/>
        </w:rPr>
        <w:t>, days 190-275).  The maximum observed quality during this stage was 98.8% CH</w:t>
      </w:r>
      <w:r>
        <w:rPr>
          <w:sz w:val="24"/>
          <w:szCs w:val="24"/>
          <w:vertAlign w:val="subscript"/>
          <w:lang w:val="en-US"/>
        </w:rPr>
        <w:t>4</w:t>
      </w:r>
      <w:r>
        <w:rPr>
          <w:sz w:val="24"/>
          <w:szCs w:val="24"/>
          <w:lang w:val="en-US"/>
        </w:rPr>
        <w:t xml:space="preserve"> at a production rate of 3.42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 (day 273).  Gas quality dropped to its lowest point (75.6% CH</w:t>
      </w:r>
      <w:r>
        <w:rPr>
          <w:sz w:val="24"/>
          <w:szCs w:val="24"/>
          <w:vertAlign w:val="subscript"/>
          <w:lang w:val="en-US"/>
        </w:rPr>
        <w:t>4</w:t>
      </w:r>
      <w:r>
        <w:rPr>
          <w:sz w:val="24"/>
          <w:szCs w:val="24"/>
          <w:lang w:val="en-US"/>
        </w:rPr>
        <w:t>) after applying 39.58 NL H</w:t>
      </w:r>
      <w:r>
        <w:rPr>
          <w:sz w:val="24"/>
          <w:szCs w:val="24"/>
          <w:vertAlign w:val="subscript"/>
          <w:lang w:val="en-US"/>
        </w:rPr>
        <w:t>2</w:t>
      </w:r>
      <w:r>
        <w:rPr>
          <w:sz w:val="24"/>
          <w:szCs w:val="24"/>
          <w:lang w:val="en-US"/>
        </w:rPr>
        <w:t>/m</w:t>
      </w:r>
      <w:r>
        <w:rPr>
          <w:sz w:val="24"/>
          <w:szCs w:val="24"/>
          <w:vertAlign w:val="superscript"/>
          <w:lang w:val="en-US"/>
        </w:rPr>
        <w:t>2</w:t>
      </w:r>
      <w:r>
        <w:rPr>
          <w:sz w:val="24"/>
          <w:szCs w:val="24"/>
          <w:lang w:val="en-US"/>
        </w:rPr>
        <w:t>d on Day 310, so the loading was reduced to 39.17 NL H</w:t>
      </w:r>
      <w:r>
        <w:rPr>
          <w:sz w:val="24"/>
          <w:szCs w:val="24"/>
          <w:vertAlign w:val="subscript"/>
          <w:lang w:val="en-US"/>
        </w:rPr>
        <w:t>2</w:t>
      </w:r>
      <w:r>
        <w:rPr>
          <w:sz w:val="24"/>
          <w:szCs w:val="24"/>
          <w:lang w:val="en-US"/>
        </w:rPr>
        <w:t>/m</w:t>
      </w:r>
      <w:r>
        <w:rPr>
          <w:sz w:val="24"/>
          <w:szCs w:val="24"/>
          <w:vertAlign w:val="superscript"/>
          <w:lang w:val="en-US"/>
        </w:rPr>
        <w:t>2</w:t>
      </w:r>
      <w:r>
        <w:rPr>
          <w:sz w:val="24"/>
          <w:szCs w:val="24"/>
          <w:lang w:val="en-US"/>
        </w:rPr>
        <w:t>d on Day 314.  Efforts to improve performance via operational changes (</w:t>
      </w:r>
      <w:r>
        <w:rPr>
          <w:i/>
          <w:iCs/>
          <w:sz w:val="24"/>
          <w:szCs w:val="24"/>
          <w:lang w:val="en-US"/>
        </w:rPr>
        <w:t>e.g.,</w:t>
      </w:r>
      <w:r>
        <w:rPr>
          <w:sz w:val="24"/>
          <w:szCs w:val="24"/>
          <w:lang w:val="en-US"/>
        </w:rPr>
        <w:t xml:space="preserve"> changing substrate feed ratio, boosting sulfide dosage) yielded an average gas quality of only 81.3% ± 3.8% CH</w:t>
      </w:r>
      <w:r>
        <w:rPr>
          <w:sz w:val="24"/>
          <w:szCs w:val="24"/>
          <w:vertAlign w:val="subscript"/>
          <w:lang w:val="en-US"/>
        </w:rPr>
        <w:t>4</w:t>
      </w:r>
      <w:r>
        <w:rPr>
          <w:sz w:val="24"/>
          <w:szCs w:val="24"/>
          <w:lang w:val="en-US"/>
        </w:rPr>
        <w:t xml:space="preserve"> at a production rate of 7.16 ± 0.44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 in subsequent weeks.  The next experimental step was to stabilize the system for 30 days at the prior loading rate (32.99 NL H</w:t>
      </w:r>
      <w:r>
        <w:rPr>
          <w:sz w:val="24"/>
          <w:szCs w:val="24"/>
          <w:vertAlign w:val="subscript"/>
          <w:lang w:val="en-US"/>
        </w:rPr>
        <w:t>2</w:t>
      </w:r>
      <w:r>
        <w:rPr>
          <w:sz w:val="24"/>
          <w:szCs w:val="24"/>
          <w:lang w:val="en-US"/>
        </w:rPr>
        <w:t>/m</w:t>
      </w:r>
      <w:r>
        <w:rPr>
          <w:sz w:val="24"/>
          <w:szCs w:val="24"/>
          <w:vertAlign w:val="superscript"/>
          <w:lang w:val="en-US"/>
        </w:rPr>
        <w:t>2</w:t>
      </w:r>
      <w:r>
        <w:rPr>
          <w:sz w:val="24"/>
          <w:szCs w:val="24"/>
          <w:lang w:val="en-US"/>
        </w:rPr>
        <w:t>d), but a seal rupture in the membrane potting prevented further work.  Thus, the highest production rate approaching quality targets was 6.18 ± 0.11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d (7.44 ± 0.21 NL CH</w:t>
      </w:r>
      <w:r>
        <w:rPr>
          <w:sz w:val="24"/>
          <w:szCs w:val="24"/>
          <w:vertAlign w:val="subscript"/>
          <w:lang w:val="en-US"/>
        </w:rPr>
        <w:t>4</w:t>
      </w:r>
      <w:r>
        <w:rPr>
          <w:sz w:val="24"/>
          <w:szCs w:val="24"/>
          <w:lang w:val="en-US"/>
        </w:rPr>
        <w:t>/m</w:t>
      </w:r>
      <w:r>
        <w:rPr>
          <w:sz w:val="24"/>
          <w:szCs w:val="24"/>
          <w:vertAlign w:val="superscript"/>
          <w:lang w:val="en-US"/>
        </w:rPr>
        <w:t>2</w:t>
      </w:r>
      <w:r>
        <w:rPr>
          <w:sz w:val="24"/>
          <w:szCs w:val="24"/>
          <w:lang w:val="en-US"/>
        </w:rPr>
        <w:t>d) at an average of 93.3 ± 1.0% CH</w:t>
      </w:r>
      <w:r>
        <w:rPr>
          <w:sz w:val="24"/>
          <w:szCs w:val="24"/>
          <w:vertAlign w:val="subscript"/>
          <w:lang w:val="en-US"/>
        </w:rPr>
        <w:t>4</w:t>
      </w:r>
      <w:r>
        <w:rPr>
          <w:sz w:val="24"/>
          <w:szCs w:val="24"/>
          <w:lang w:val="en-US"/>
        </w:rPr>
        <w:t>, 0.9 ± 0.7% CO</w:t>
      </w:r>
      <w:r>
        <w:rPr>
          <w:sz w:val="24"/>
          <w:szCs w:val="24"/>
          <w:vertAlign w:val="subscript"/>
          <w:lang w:val="en-US"/>
        </w:rPr>
        <w:t>2</w:t>
      </w:r>
      <w:r>
        <w:rPr>
          <w:sz w:val="24"/>
          <w:szCs w:val="24"/>
          <w:lang w:val="en-US"/>
        </w:rPr>
        <w:t>, 5.8 ± 0.5% H</w:t>
      </w:r>
      <w:r>
        <w:rPr>
          <w:sz w:val="24"/>
          <w:szCs w:val="24"/>
          <w:vertAlign w:val="subscript"/>
          <w:lang w:val="en-US"/>
        </w:rPr>
        <w:t>2</w:t>
      </w:r>
      <w:r>
        <w:rPr>
          <w:sz w:val="24"/>
          <w:szCs w:val="24"/>
          <w:lang w:val="en-US"/>
        </w:rPr>
        <w:t xml:space="preserve"> from Day 303-310.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drawing>
          <wp:inline distT="0" distB="0" distL="0" distR="0">
            <wp:extent cx="5943600" cy="454723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5"/>
                    <a:stretch>
                      <a:fillRect/>
                    </a:stretch>
                  </pic:blipFill>
                  <pic:spPr bwMode="auto">
                    <a:xfrm>
                      <a:off x="0" y="0"/>
                      <a:ext cx="5943600" cy="4547235"/>
                    </a:xfrm>
                    <a:prstGeom prst="rect">
                      <a:avLst/>
                    </a:prstGeom>
                  </pic:spPr>
                </pic:pic>
              </a:graphicData>
            </a:graphic>
          </wp:inline>
        </w:drawing>
      </w:r>
    </w:p>
    <w:p>
      <w:pPr>
        <w:pStyle w:val="Normal"/>
        <w:spacing w:lineRule="auto" w:line="360" w:before="0" w:after="0"/>
        <w:jc w:val="both"/>
        <w:rPr>
          <w:sz w:val="24"/>
          <w:szCs w:val="24"/>
          <w:lang w:val="en-US"/>
        </w:rPr>
      </w:pPr>
      <w:r>
        <w:rPr>
          <w:b/>
          <w:bCs/>
          <w:sz w:val="24"/>
          <w:szCs w:val="24"/>
          <w:lang w:val="en-US"/>
        </w:rPr>
        <w:t xml:space="preserve">Fig.  2.  </w:t>
      </w:r>
      <w:r>
        <w:rPr>
          <w:sz w:val="24"/>
          <w:szCs w:val="24"/>
          <w:lang w:val="en-US"/>
        </w:rPr>
        <w:t>Membrane biofilm reactor (MBfR) performance after a 150-day iteration</w:t>
      </w:r>
      <w:commentRangeStart w:id="41"/>
      <w:r>
        <w:rPr>
          <w:sz w:val="24"/>
          <w:szCs w:val="24"/>
          <w:lang w:val="en-US"/>
        </w:rPr>
        <w:t xml:space="preserve"> </w:t>
      </w:r>
      <w:r>
        <w:rPr>
          <w:sz w:val="24"/>
          <w:szCs w:val="24"/>
          <w:lang w:val="en-US"/>
        </w:rPr>
      </w:r>
      <w:commentRangeEnd w:id="41"/>
      <w:r>
        <w:commentReference w:id="41"/>
      </w:r>
      <w:r>
        <w:rPr>
          <w:sz w:val="24"/>
          <w:szCs w:val="24"/>
          <w:lang w:val="en-US"/>
        </w:rPr>
        <w:t>period.  Panel a) shows product gas quality and substrate conversion efficiencies as well as the specific CH</w:t>
      </w:r>
      <w:r>
        <w:rPr>
          <w:sz w:val="24"/>
          <w:szCs w:val="24"/>
          <w:vertAlign w:val="subscript"/>
          <w:lang w:val="en-US"/>
        </w:rPr>
        <w:t>4</w:t>
      </w:r>
      <w:r>
        <w:rPr>
          <w:sz w:val="24"/>
          <w:szCs w:val="24"/>
          <w:lang w:val="en-US"/>
        </w:rPr>
        <w:t xml:space="preserve"> production rate normalized to reactor vessel volume (0.175 L).  Product gas quality is reported in terms of gas fractions of H</w:t>
      </w:r>
      <w:r>
        <w:rPr>
          <w:sz w:val="24"/>
          <w:szCs w:val="24"/>
          <w:vertAlign w:val="subscript"/>
          <w:lang w:val="en-US"/>
        </w:rPr>
        <w:t>2</w:t>
      </w:r>
      <w:r>
        <w:rPr>
          <w:sz w:val="24"/>
          <w:szCs w:val="24"/>
          <w:lang w:val="en-US"/>
        </w:rPr>
        <w:t>, CO</w:t>
      </w:r>
      <w:r>
        <w:rPr>
          <w:sz w:val="24"/>
          <w:szCs w:val="24"/>
          <w:vertAlign w:val="subscript"/>
          <w:lang w:val="en-US"/>
        </w:rPr>
        <w:t>2</w:t>
      </w:r>
      <w:r>
        <w:rPr>
          <w:sz w:val="24"/>
          <w:szCs w:val="24"/>
          <w:lang w:val="en-US"/>
        </w:rPr>
        <w:t>, and CH</w:t>
      </w:r>
      <w:r>
        <w:rPr>
          <w:sz w:val="24"/>
          <w:szCs w:val="24"/>
          <w:vertAlign w:val="subscript"/>
          <w:lang w:val="en-US"/>
        </w:rPr>
        <w:t>4</w:t>
      </w:r>
      <w:r>
        <w:rPr>
          <w:sz w:val="24"/>
          <w:szCs w:val="24"/>
          <w:lang w:val="en-US"/>
        </w:rPr>
        <w:t xml:space="preserve"> and substrate conversions efficiencies are 30-day averages of the fraction of fed substrates converted to CH</w:t>
      </w:r>
      <w:r>
        <w:rPr>
          <w:sz w:val="24"/>
          <w:szCs w:val="24"/>
          <w:vertAlign w:val="subscript"/>
          <w:lang w:val="en-US"/>
        </w:rPr>
        <w:t>4</w:t>
      </w:r>
      <w:r>
        <w:rPr>
          <w:sz w:val="24"/>
          <w:szCs w:val="24"/>
          <w:lang w:val="en-US"/>
        </w:rPr>
        <w:t>.  Panel b) shows the substrate loading rates for H</w:t>
      </w:r>
      <w:r>
        <w:rPr>
          <w:sz w:val="24"/>
          <w:szCs w:val="24"/>
          <w:vertAlign w:val="subscript"/>
          <w:lang w:val="en-US"/>
        </w:rPr>
        <w:t>2</w:t>
      </w:r>
      <w:r>
        <w:rPr>
          <w:sz w:val="24"/>
          <w:szCs w:val="24"/>
          <w:lang w:val="en-US"/>
        </w:rPr>
        <w:t xml:space="preserve"> and CO</w:t>
      </w:r>
      <w:r>
        <w:rPr>
          <w:sz w:val="24"/>
          <w:szCs w:val="24"/>
          <w:vertAlign w:val="subscript"/>
          <w:lang w:val="en-US"/>
        </w:rPr>
        <w:t>2</w:t>
      </w:r>
      <w:r>
        <w:rPr>
          <w:sz w:val="24"/>
          <w:szCs w:val="24"/>
          <w:lang w:val="en-US"/>
        </w:rPr>
        <w:t xml:space="preserve"> and specific CH</w:t>
      </w:r>
      <w:r>
        <w:rPr>
          <w:sz w:val="24"/>
          <w:szCs w:val="24"/>
          <w:vertAlign w:val="subscript"/>
          <w:lang w:val="en-US"/>
        </w:rPr>
        <w:t>4</w:t>
      </w:r>
      <w:r>
        <w:rPr>
          <w:sz w:val="24"/>
          <w:szCs w:val="24"/>
          <w:lang w:val="en-US"/>
        </w:rPr>
        <w:t xml:space="preserve"> production rate normalized to membrane surface area (0.1451 m</w:t>
      </w:r>
      <w:r>
        <w:rPr>
          <w:sz w:val="24"/>
          <w:szCs w:val="24"/>
          <w:vertAlign w:val="superscript"/>
          <w:lang w:val="en-US"/>
        </w:rPr>
        <w:t>2</w:t>
      </w:r>
      <w:r>
        <w:rPr>
          <w:sz w:val="24"/>
          <w:szCs w:val="24"/>
          <w:lang w:val="en-US"/>
        </w:rPr>
        <w:t xml:space="preserve">) on the primary axis, with the substrate molar feed ratio on the secondary axis. The stabilization and ramping phases are indicated by solid black vertical lines.  All gas calculations are normalized to standard temperature (273.15 K) and pressure (1 atm).  </w:t>
      </w:r>
    </w:p>
    <w:p>
      <w:pPr>
        <w:pStyle w:val="Heading2"/>
        <w:rPr>
          <w:lang w:val="en-US"/>
        </w:rPr>
      </w:pPr>
      <w:r>
        <w:rPr/>
        <w:br/>
      </w:r>
      <w:r>
        <w:rPr>
          <w:lang w:val="en-US"/>
        </w:rPr>
        <w:t>3.2. Performance comparisons to literature</w:t>
      </w:r>
    </w:p>
    <w:p>
      <w:pPr>
        <w:pStyle w:val="Normal"/>
        <w:spacing w:lineRule="auto" w:line="360" w:before="0" w:after="0"/>
        <w:jc w:val="both"/>
        <w:rPr>
          <w:sz w:val="24"/>
          <w:szCs w:val="24"/>
          <w:lang w:val="en-US"/>
        </w:rPr>
      </w:pPr>
      <w:r>
        <w:rPr>
          <w:sz w:val="24"/>
          <w:szCs w:val="24"/>
          <w:lang w:val="en-US"/>
        </w:rPr>
        <w:t>The observed maximum volume-normalized CH</w:t>
      </w:r>
      <w:r>
        <w:rPr>
          <w:sz w:val="24"/>
          <w:szCs w:val="24"/>
          <w:vertAlign w:val="subscript"/>
          <w:lang w:val="en-US"/>
        </w:rPr>
        <w:t>4</w:t>
      </w:r>
      <w:r>
        <w:rPr>
          <w:sz w:val="24"/>
          <w:szCs w:val="24"/>
          <w:lang w:val="en-US"/>
        </w:rPr>
        <w:t xml:space="preserve"> production rate in this novel system was compared to other ex-situ biomethanation process alternatives in literature.  When considering reaction volume, this MBfR doubled the performance of other mesophilic systems and competed handily with several thermophilic systems (Fig.  3a).  Considering the known improvements in CH</w:t>
      </w:r>
      <w:r>
        <w:rPr>
          <w:sz w:val="24"/>
          <w:szCs w:val="24"/>
          <w:vertAlign w:val="subscript"/>
          <w:lang w:val="en-US"/>
        </w:rPr>
        <w:t>4</w:t>
      </w:r>
      <w:r>
        <w:rPr>
          <w:sz w:val="24"/>
          <w:szCs w:val="24"/>
          <w:lang w:val="en-US"/>
        </w:rPr>
        <w:t xml:space="preserve"> production under thermophilic operation, this outcome suggests that a high-SVR MBfR can achieve similar H</w:t>
      </w:r>
      <w:r>
        <w:rPr>
          <w:sz w:val="24"/>
          <w:szCs w:val="24"/>
          <w:vertAlign w:val="subscript"/>
          <w:lang w:val="en-US"/>
        </w:rPr>
        <w:t>2</w:t>
      </w:r>
      <w:r>
        <w:rPr>
          <w:sz w:val="24"/>
          <w:szCs w:val="24"/>
          <w:lang w:val="en-US"/>
        </w:rPr>
        <w:t xml:space="preserve"> mass transfer and conversion rates at a lower operating temperature.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Normalizing production rates to total liquid volume further considers the contributions of suspended growth in system periphery.   While this study was centered around biofilm growth, suspended growth was still present due to design and operational decisions.  The passive waste overflow was located outside of the main recirculation line, resulting in a low effluent flow rate.  Additionally, no active suspended solids wasting approaches were employed.  As a result, t</w:t>
      </w:r>
      <w:commentRangeStart w:id="42"/>
      <w:commentRangeStart w:id="43"/>
      <w:commentRangeStart w:id="44"/>
      <w:r>
        <w:rPr>
          <w:sz w:val="24"/>
          <w:szCs w:val="24"/>
          <w:lang w:val="en-US"/>
        </w:rPr>
        <w:t xml:space="preserve">his system had a </w:t>
      </w:r>
      <w:commentRangeStart w:id="45"/>
      <w:commentRangeStart w:id="46"/>
      <w:r>
        <w:rPr>
          <w:sz w:val="24"/>
          <w:szCs w:val="24"/>
          <w:lang w:val="en-US"/>
        </w:rPr>
        <w:t>longer</w:t>
      </w:r>
      <w:r>
        <w:rPr>
          <w:sz w:val="24"/>
          <w:szCs w:val="24"/>
          <w:lang w:val="en-US"/>
        </w:rPr>
      </w:r>
      <w:commentRangeEnd w:id="46"/>
      <w:r>
        <w:commentReference w:id="46"/>
      </w:r>
      <w:r>
        <w:rPr>
          <w:sz w:val="24"/>
          <w:szCs w:val="24"/>
          <w:lang w:val="en-US"/>
        </w:rPr>
      </w:r>
      <w:commentRangeEnd w:id="45"/>
      <w:r>
        <w:commentReference w:id="45"/>
      </w:r>
      <w:r>
        <w:rPr>
          <w:sz w:val="24"/>
          <w:szCs w:val="24"/>
          <w:lang w:val="en-US"/>
        </w:rPr>
        <w:t xml:space="preserve"> SRT (7.43 ± 11 days, suspended solids only) than HRT (3.17 ± 0.80 days) (SI, Section S3). </w:t>
      </w:r>
      <w:r>
        <w:rPr>
          <w:sz w:val="24"/>
          <w:szCs w:val="24"/>
          <w:lang w:val="en-US"/>
        </w:rPr>
      </w:r>
      <w:commentRangeEnd w:id="43"/>
      <w:r>
        <w:commentReference w:id="43"/>
      </w:r>
      <w:r>
        <w:rPr>
          <w:sz w:val="24"/>
          <w:szCs w:val="24"/>
          <w:lang w:val="en-US"/>
        </w:rPr>
      </w:r>
      <w:commentRangeEnd w:id="44"/>
      <w:r>
        <w:commentReference w:id="44"/>
      </w:r>
      <w:r>
        <w:rPr>
          <w:sz w:val="24"/>
          <w:szCs w:val="24"/>
          <w:lang w:val="en-US"/>
        </w:rPr>
      </w:r>
      <w:commentRangeEnd w:id="42"/>
      <w:r>
        <w:commentReference w:id="42"/>
      </w:r>
      <w:r>
        <w:rPr>
          <w:sz w:val="24"/>
          <w:szCs w:val="24"/>
          <w:lang w:val="en-US"/>
        </w:rPr>
        <w:t xml:space="preserve"> </w:t>
      </w:r>
      <w:commentRangeStart w:id="47"/>
      <w:commentRangeStart w:id="48"/>
      <w:commentRangeStart w:id="49"/>
      <w:r>
        <w:rPr>
          <w:sz w:val="24"/>
          <w:szCs w:val="24"/>
          <w:lang w:val="en-US"/>
        </w:rPr>
        <w:t xml:space="preserve">When normalized to total liquid volume, the maximum production rate reduced from 6.18 to 2.64 </w:t>
      </w:r>
      <w:r>
        <w:rPr>
          <w:sz w:val="24"/>
          <w:szCs w:val="24"/>
          <w:lang w:val="en-US"/>
        </w:rPr>
      </w:r>
      <w:commentRangeEnd w:id="49"/>
      <w:r>
        <w:commentReference w:id="49"/>
      </w:r>
      <w:r>
        <w:rPr>
          <w:sz w:val="24"/>
          <w:szCs w:val="24"/>
          <w:lang w:val="en-US"/>
        </w:rPr>
      </w:r>
      <w:commentRangeEnd w:id="48"/>
      <w:r>
        <w:commentReference w:id="48"/>
      </w:r>
      <w:r>
        <w:rPr>
          <w:sz w:val="24"/>
          <w:szCs w:val="24"/>
          <w:lang w:val="en-US"/>
        </w:rPr>
      </w:r>
      <w:commentRangeEnd w:id="47"/>
      <w:r>
        <w:commentReference w:id="47"/>
      </w:r>
      <w:r>
        <w:rPr>
          <w:sz w:val="24"/>
          <w:szCs w:val="24"/>
          <w:lang w:val="en-US"/>
        </w:rPr>
        <w:t>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/m</w:t>
      </w:r>
      <w:r>
        <w:rPr>
          <w:sz w:val="24"/>
          <w:szCs w:val="24"/>
          <w:vertAlign w:val="superscript"/>
          <w:lang w:val="en-US"/>
        </w:rPr>
        <w:t>3</w:t>
      </w:r>
      <w:r>
        <w:rPr>
          <w:sz w:val="24"/>
          <w:szCs w:val="24"/>
          <w:lang w:val="en-US"/>
        </w:rPr>
        <w:t xml:space="preserve">d. This changes the performance evaluation of this system, instead yielding only a modest improvement in performance over the compared MBfRs and reducing its competitiveness with the compared MBR (Fig.  3b).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Hybrid operation (i.e.  combined biofilm and suspended growth) may be advantageous for overall performance.  Competitive CH</w:t>
      </w:r>
      <w:r>
        <w:rPr>
          <w:sz w:val="24"/>
          <w:szCs w:val="24"/>
          <w:vertAlign w:val="subscript"/>
          <w:lang w:val="en-US"/>
        </w:rPr>
        <w:t>4</w:t>
      </w:r>
      <w:r>
        <w:rPr>
          <w:sz w:val="24"/>
          <w:szCs w:val="24"/>
          <w:lang w:val="en-US"/>
        </w:rPr>
        <w:t xml:space="preserve"> production can be accomplished in a membrane system via suspended growth alone  </w:t>
      </w:r>
      <w:r>
        <w:fldChar w:fldCharType="begin"/>
      </w:r>
      <w:r>
        <w:rPr>
          <w:sz w:val="24"/>
          <w:szCs w:val="24"/>
          <w:lang w:val="en-US"/>
        </w:rPr>
        <w:instrText xml:space="preserve">ADDIN ZOTERO_ITEM CSL_CITATION {"citationID":"nbAKAkhh","properties":{"formattedCitation":"(D\\uc0\\u237{}az et al., 2015)","plainCitation":"(Díaz et al., 2015)","noteIndex":0},"citationItems":[{"id":904,"uris":["http://zotero.org/users/11473114/items/QA39QDXF"],"itemData":{"id":904,"type":"article-journal","abstract":"In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(Díaz et al., 2015)</w:t>
      </w:r>
      <w:r>
        <w:rPr>
          <w:sz w:val="24"/>
          <w:szCs w:val="24"/>
          <w:lang w:val="en-US"/>
        </w:rPr>
      </w:r>
      <w:r>
        <w:rPr>
          <w:sz w:val="24"/>
          <w:szCs w:val="24"/>
          <w:lang w:val="en-US"/>
        </w:rPr>
        <w:fldChar w:fldCharType="end"/>
      </w:r>
      <w:r>
        <w:rPr>
          <w:sz w:val="24"/>
          <w:szCs w:val="24"/>
          <w:lang w:val="en-US"/>
        </w:rPr>
        <w:t>.  Additionally, Luo and Angelidaki (2013) found membrane biofilm only contributed 22-36% of H</w:t>
      </w:r>
      <w:r>
        <w:rPr>
          <w:sz w:val="24"/>
          <w:szCs w:val="24"/>
          <w:vertAlign w:val="subscript"/>
          <w:lang w:val="en-US"/>
        </w:rPr>
        <w:t>2</w:t>
      </w:r>
      <w:r>
        <w:rPr>
          <w:sz w:val="24"/>
          <w:szCs w:val="24"/>
          <w:lang w:val="en-US"/>
        </w:rPr>
        <w:t xml:space="preserve"> consumption for an in-situ CSTR.  The relative contribution of biofilm and suspended growth in this system was not directly quantified as part of this study.  However, estimations using TSS/VSS measurements may provide some insights.  Biofilm detachment occurred intermittently in response to the mixing routine.  On days 202, 209, and 293, the volume-normalized fraction of VSS in the reactor vessel, which had just detached from the biofilm into suspension, spiked to 70-91% of total</w:t>
      </w:r>
      <w:commentRangeStart w:id="50"/>
      <w:r>
        <w:rPr>
          <w:sz w:val="24"/>
          <w:szCs w:val="24"/>
          <w:lang w:val="en-US"/>
        </w:rPr>
        <w:t xml:space="preserve"> system VS</w:t>
      </w:r>
      <w:r>
        <w:rPr>
          <w:sz w:val="24"/>
          <w:szCs w:val="24"/>
          <w:lang w:val="en-US"/>
        </w:rPr>
      </w:r>
      <w:commentRangeEnd w:id="50"/>
      <w:r>
        <w:commentReference w:id="50"/>
      </w:r>
      <w:r>
        <w:rPr>
          <w:sz w:val="24"/>
          <w:szCs w:val="24"/>
          <w:lang w:val="en-US"/>
        </w:rPr>
        <w:t>S (SI, Fig. S3).  Since biofilm never fully detached from the membranes in response to mixing, this indicates the reactor vessel generally holds ≥70% of total system biomass as biofilm.  Nevertheless, in the absence of direct measurement of relative CH</w:t>
      </w:r>
      <w:r>
        <w:rPr>
          <w:sz w:val="24"/>
          <w:szCs w:val="24"/>
          <w:vertAlign w:val="subscript"/>
          <w:lang w:val="en-US"/>
        </w:rPr>
        <w:t>4</w:t>
      </w:r>
      <w:r>
        <w:rPr>
          <w:sz w:val="24"/>
          <w:szCs w:val="24"/>
          <w:lang w:val="en-US"/>
        </w:rPr>
        <w:t xml:space="preserve"> production by component, the production rate normalized to total system volume is included in this discussion. While the volume normalize production rates for this system were higher than the compared MBfRs, it did not follow the 1:1 linear increases predicted in previous studies </w:t>
      </w:r>
      <w:r>
        <w:fldChar w:fldCharType="begin"/>
      </w:r>
      <w:r>
        <w:rPr>
          <w:sz w:val="24"/>
          <w:szCs w:val="24"/>
          <w:lang w:val="en-US"/>
        </w:rPr>
        <w:instrText xml:space="preserve">ADDIN ZOTERO_ITEM CSL_CITATION {"citationID":"tleqkXcO","properties":{"formattedCitation":"(Miehle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(Miehle et al., 2021a; Pratofiorito et al., 2021)</w:t>
      </w:r>
      <w:r>
        <w:rPr>
          <w:sz w:val="24"/>
          <w:szCs w:val="24"/>
          <w:lang w:val="en-US"/>
        </w:rPr>
      </w:r>
      <w:r>
        <w:rPr>
          <w:sz w:val="24"/>
          <w:szCs w:val="24"/>
          <w:lang w:val="en-US"/>
        </w:rPr>
        <w:fldChar w:fldCharType="end"/>
      </w:r>
      <w:r>
        <w:rPr>
          <w:sz w:val="24"/>
          <w:szCs w:val="24"/>
          <w:lang w:val="en-US"/>
        </w:rPr>
        <w:t xml:space="preserve">.  </w:t>
      </w:r>
      <w:r>
        <w:rPr/>
        <w:br/>
      </w:r>
    </w:p>
    <w:p>
      <w:pPr>
        <w:pStyle w:val="Normal"/>
        <w:spacing w:lineRule="auto" w:line="360" w:before="0" w:after="0"/>
        <w:jc w:val="both"/>
        <w:rPr>
          <w:sz w:val="24"/>
          <w:szCs w:val="24"/>
          <w:lang w:val="en-US"/>
        </w:rPr>
      </w:pPr>
      <w:r>
        <w:rPr>
          <w:sz w:val="24"/>
          <w:szCs w:val="24"/>
          <w:lang w:val="en-US"/>
        </w:rPr>
        <w:t>Given the described uncertainties in volume-based production rate quantification, and to better understand the sources of discrepancy in expected vs. observed outcomes, production was additionally normalized to membrane surface area.  The SVR in this system is eight, twenty-one, and thirty-five times higher than MBfR 1 and MBfR 2, MBfR 3, and the MBR, respectively (Fig. 3c). The membrane-normalized production rate for this system was the lowest among the compared systems, at 7.5 NL CH</w:t>
      </w:r>
      <w:r>
        <w:rPr>
          <w:sz w:val="24"/>
          <w:szCs w:val="24"/>
          <w:vertAlign w:val="subscript"/>
          <w:lang w:val="en-US"/>
        </w:rPr>
        <w:t>4</w:t>
      </w:r>
      <w:r>
        <w:rPr>
          <w:sz w:val="24"/>
          <w:szCs w:val="24"/>
          <w:lang w:val="en-US"/>
        </w:rPr>
        <w:t>/m</w:t>
      </w:r>
      <w:r>
        <w:rPr>
          <w:sz w:val="24"/>
          <w:szCs w:val="24"/>
          <w:vertAlign w:val="superscript"/>
          <w:lang w:val="en-US"/>
        </w:rPr>
        <w:t>2</w:t>
      </w:r>
      <w:r>
        <w:rPr>
          <w:sz w:val="24"/>
          <w:szCs w:val="24"/>
          <w:lang w:val="en-US"/>
        </w:rPr>
        <w:t>d (Fig. 3d).  Several d</w:t>
      </w:r>
      <w:commentRangeStart w:id="51"/>
      <w:commentRangeStart w:id="52"/>
      <w:r>
        <w:rPr>
          <w:sz w:val="24"/>
          <w:szCs w:val="24"/>
          <w:lang w:val="en-US"/>
        </w:rPr>
        <w:t>esign</w:t>
      </w:r>
      <w:r>
        <w:rPr>
          <w:sz w:val="24"/>
          <w:szCs w:val="24"/>
          <w:lang w:val="en-US"/>
        </w:rPr>
      </w:r>
      <w:commentRangeEnd w:id="51"/>
      <w:r>
        <w:commentReference w:id="51"/>
      </w:r>
      <w:r>
        <w:rPr>
          <w:sz w:val="24"/>
          <w:szCs w:val="24"/>
          <w:lang w:val="en-US"/>
        </w:rPr>
      </w:r>
      <w:commentRangeEnd w:id="52"/>
      <w:r>
        <w:commentReference w:id="52"/>
      </w:r>
      <w:r>
        <w:rPr>
          <w:sz w:val="24"/>
          <w:szCs w:val="24"/>
          <w:lang w:val="en-US"/>
        </w:rPr>
        <w:t xml:space="preserve"> features may have contributed to this outcome, namely membrane materials and the spatial arrangement of fibers.  In clean water tests, hydrophobic, non-porous membranes had the highest H</w:t>
      </w:r>
      <w:r>
        <w:rPr>
          <w:sz w:val="24"/>
          <w:szCs w:val="24"/>
          <w:vertAlign w:val="subscript"/>
          <w:lang w:val="en-US"/>
        </w:rPr>
        <w:t>2</w:t>
      </w:r>
      <w:r>
        <w:rPr>
          <w:sz w:val="24"/>
          <w:szCs w:val="24"/>
          <w:lang w:val="en-US"/>
        </w:rPr>
        <w:t xml:space="preserve"> mass transfer coefficients among membrane materials as compared to hydrophilic and/or porous membranes </w:t>
      </w:r>
      <w:hyperlink r:id="rId6">
        <w:r>
          <w:rPr>
            <w:rStyle w:val="ListLabel192"/>
            <w:sz w:val="24"/>
            <w:szCs w:val="24"/>
            <w:lang w:val="en-US"/>
          </w:rPr>
          <w:t>(Orgill et al., 2013b)</w:t>
        </w:r>
      </w:hyperlink>
      <w:r>
        <w:rPr>
          <w:sz w:val="24"/>
          <w:szCs w:val="24"/>
          <w:lang w:val="en-US"/>
        </w:rPr>
        <w:t xml:space="preserve">.  The pores in porous membranes, even hydrophobic ones, can become hydrated or clogged over time </w:t>
      </w:r>
      <w:hyperlink r:id="rId7">
        <w:r>
          <w:rPr>
            <w:rStyle w:val="ListLabel192"/>
            <w:sz w:val="24"/>
            <w:szCs w:val="24"/>
            <w:lang w:val="en-US"/>
          </w:rPr>
          <w:t>(Martin and Nerenberg, 2012)</w:t>
        </w:r>
      </w:hyperlink>
      <w:r>
        <w:rPr>
          <w:sz w:val="24"/>
          <w:szCs w:val="24"/>
          <w:lang w:val="en-US"/>
        </w:rPr>
        <w:t>.  Notably, the transmembrane pressure, or membrane resistance to diffusion, observed in this study increased with increased loadin</w:t>
      </w:r>
      <w:commentRangeStart w:id="53"/>
      <w:r>
        <w:rPr>
          <w:sz w:val="24"/>
          <w:szCs w:val="24"/>
          <w:lang w:val="en-US"/>
        </w:rPr>
        <w:t xml:space="preserve">gs (SI, Section S6, Fig. S7).  </w:t>
      </w:r>
      <w:commentRangeEnd w:id="53"/>
      <w:r>
        <w:commentReference w:id="53"/>
      </w:r>
      <w:r>
        <w:rPr>
          <w:sz w:val="24"/>
          <w:szCs w:val="24"/>
          <w:lang w:val="en-US"/>
        </w:rPr>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The spatial arrangement of membranes likely had a more significant effect on production capacity.  The fibers in this system were closely packed (Fig.  1).  Under this condition, the functional surface area of the membranes reduced to that of the fibers on the exterior of the bundle.  Membrane fibers on the interior of the bundle experienced lower shear rates than exterior fibers, leading to reduced mass transfer and nutrient availability. Thus, future research is warranted on the MBfR presented here to evaluate different membrane materials, spatial arrangements, or operational strategies to ensure full utilization of membrane surface area.</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 xml:space="preserve">Perhaps the most notable outcome of this comparison is the performance of the MBR. Despite having the lowest SVR, the MBR outperformed the compared MBfRs across all production metrics with only one exception; the high-SVR system from this study, normalized to reaction volume (Fig. 3). Temperature and operations do not describe this difference, since MBfR 3 has a very similar operational setup to the MBR (e.g., similar SVR, temperature = 55˚C, gas recirculation) </w:t>
      </w:r>
      <w:r>
        <w:fldChar w:fldCharType="begin"/>
      </w:r>
      <w:r>
        <w:rPr>
          <w:sz w:val="24"/>
          <w:szCs w:val="24"/>
          <w:lang w:val="en-US"/>
        </w:rPr>
        <w:instrText xml:space="preserve">ADDIN ZOTERO_ITEM CSL_CITATION {"citationID":"Jyh3AgVu","properties":{"formattedCitation":"(D\\uc0\\u237{}az et al., 2015; Lin et al., 2026)","plainCitation":"(Díaz et al., 2015; Lin et al., 2026)","noteIndex":0},"citationItems":[{"id":904,"uris":["http://zotero.org/users/11473114/items/QA39QDXF"],"itemData":{"id":904,"type":"article-journal","abstract":"In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L⋅m-2⋅day-1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(Díaz et al., 2015; Lin et al., 2026)</w:t>
      </w:r>
      <w:r>
        <w:rPr>
          <w:sz w:val="24"/>
          <w:szCs w:val="24"/>
          <w:lang w:val="en-US"/>
        </w:rPr>
      </w:r>
      <w:r>
        <w:rPr>
          <w:sz w:val="24"/>
          <w:szCs w:val="24"/>
          <w:lang w:val="en-US"/>
        </w:rPr>
        <w:fldChar w:fldCharType="end"/>
      </w:r>
      <w:r>
        <w:rPr>
          <w:sz w:val="24"/>
          <w:szCs w:val="24"/>
          <w:lang w:val="en-US"/>
        </w:rPr>
        <w:t>. The key difference between the MBfRs and the MBR is biofilm attachment to the membranes, which has been observed to slow H</w:t>
      </w:r>
      <w:r>
        <w:rPr>
          <w:sz w:val="24"/>
          <w:szCs w:val="24"/>
          <w:vertAlign w:val="subscript"/>
          <w:lang w:val="en-US"/>
        </w:rPr>
        <w:t>2</w:t>
      </w:r>
      <w:r>
        <w:rPr>
          <w:sz w:val="24"/>
          <w:szCs w:val="24"/>
          <w:lang w:val="en-US"/>
        </w:rPr>
        <w:t xml:space="preserve"> diffusion kinetics in other bio</w:t>
      </w:r>
      <w:commentRangeStart w:id="54"/>
      <w:r>
        <w:rPr>
          <w:sz w:val="24"/>
          <w:szCs w:val="24"/>
          <w:lang w:val="en-US"/>
        </w:rPr>
        <w:t>processes</w:t>
      </w:r>
      <w:r>
        <w:rPr>
          <w:sz w:val="24"/>
          <w:szCs w:val="24"/>
          <w:lang w:val="en-US"/>
        </w:rPr>
      </w:r>
      <w:commentRangeEnd w:id="54"/>
      <w:r>
        <w:commentReference w:id="54"/>
      </w:r>
      <w:r>
        <w:rPr>
          <w:sz w:val="24"/>
          <w:szCs w:val="24"/>
          <w:lang w:val="en-US"/>
        </w:rPr>
        <w:t xml:space="preserve">.  This finding suggests that biofilm attached to the membrane surface slows the rate of mass transfer and reduces the reactive surfaces within the system to roughly that of the </w:t>
      </w:r>
      <w:commentRangeStart w:id="55"/>
      <w:r>
        <w:rPr>
          <w:sz w:val="24"/>
          <w:szCs w:val="24"/>
          <w:lang w:val="en-US"/>
        </w:rPr>
        <w:t xml:space="preserve">membranes alone. </w:t>
      </w:r>
      <w:r>
        <w:rPr>
          <w:sz w:val="24"/>
          <w:szCs w:val="24"/>
          <w:lang w:val="en-US"/>
        </w:rPr>
      </w:r>
      <w:commentRangeEnd w:id="55"/>
      <w:r>
        <w:commentReference w:id="55"/>
      </w:r>
      <w:r>
        <w:rPr>
          <w:sz w:val="24"/>
          <w:szCs w:val="24"/>
          <w:lang w:val="en-US"/>
        </w:rPr>
        <w:t xml:space="preserve"> This correlation, however, requires additional investigation on the effects of mass transfer via membranes with and without mature biofilm </w:t>
      </w:r>
      <w:commentRangeStart w:id="56"/>
      <w:r>
        <w:rPr>
          <w:sz w:val="24"/>
          <w:szCs w:val="24"/>
          <w:lang w:val="en-US"/>
        </w:rPr>
        <w:t>in identical systems</w:t>
      </w:r>
      <w:r>
        <w:rPr>
          <w:sz w:val="24"/>
          <w:szCs w:val="24"/>
          <w:lang w:val="en-US"/>
        </w:rPr>
      </w:r>
      <w:commentRangeEnd w:id="56"/>
      <w:r>
        <w:commentReference w:id="56"/>
      </w:r>
      <w:r>
        <w:rPr>
          <w:sz w:val="24"/>
          <w:szCs w:val="24"/>
          <w:lang w:val="en-US"/>
        </w:rPr>
        <w:t>.</w:t>
      </w:r>
    </w:p>
    <w:p>
      <w:pPr>
        <w:pStyle w:val="Normal"/>
        <w:spacing w:lineRule="auto" w:line="360" w:before="0" w:after="0"/>
        <w:jc w:val="both"/>
        <w:rPr>
          <w:sz w:val="24"/>
          <w:szCs w:val="24"/>
          <w:highlight w:val="red"/>
          <w:lang w:val="en-US"/>
        </w:rPr>
      </w:pPr>
      <w:r>
        <w:rPr>
          <w:sz w:val="24"/>
          <w:szCs w:val="24"/>
          <w:highlight w:val="red"/>
          <w:lang w:val="en-US"/>
        </w:rPr>
      </w:r>
    </w:p>
    <w:p>
      <w:pPr>
        <w:pStyle w:val="Normal"/>
        <w:spacing w:lineRule="auto" w:line="360" w:before="0" w:after="0"/>
        <w:jc w:val="both"/>
        <w:rPr>
          <w:sz w:val="24"/>
          <w:szCs w:val="24"/>
          <w:lang w:val="en-US"/>
        </w:rPr>
      </w:pPr>
      <w:r>
        <w:rPr/>
        <w:drawing>
          <wp:inline distT="0" distB="0" distL="0" distR="0">
            <wp:extent cx="5943600" cy="377698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8"/>
                    <a:stretch>
                      <a:fillRect/>
                    </a:stretch>
                  </pic:blipFill>
                  <pic:spPr bwMode="auto">
                    <a:xfrm>
                      <a:off x="0" y="0"/>
                      <a:ext cx="5943600" cy="3776980"/>
                    </a:xfrm>
                    <a:prstGeom prst="rect">
                      <a:avLst/>
                    </a:prstGeom>
                  </pic:spPr>
                </pic:pic>
              </a:graphicData>
            </a:graphic>
          </wp:inline>
        </w:drawing>
      </w:r>
      <w:r>
        <w:rPr>
          <w:b/>
          <w:bCs/>
          <w:sz w:val="24"/>
          <w:szCs w:val="24"/>
          <w:lang w:val="en-US"/>
        </w:rPr>
        <w:t xml:space="preserve">Fig.  3.  </w:t>
      </w:r>
      <w:r>
        <w:rPr>
          <w:sz w:val="24"/>
          <w:szCs w:val="24"/>
          <w:lang w:val="en-US"/>
        </w:rPr>
        <w:t>Comparison of maximum observed specific CH</w:t>
      </w:r>
      <w:r>
        <w:rPr>
          <w:sz w:val="24"/>
          <w:szCs w:val="24"/>
          <w:vertAlign w:val="subscript"/>
          <w:lang w:val="en-US"/>
        </w:rPr>
        <w:t>4</w:t>
      </w:r>
      <w:r>
        <w:rPr>
          <w:sz w:val="24"/>
          <w:szCs w:val="24"/>
          <w:lang w:val="en-US"/>
        </w:rPr>
        <w:t xml:space="preserve"> production rates for ex-situ biomethanation systems.  Panel a) illustrates various reactor configurations, with CH</w:t>
      </w:r>
      <w:r>
        <w:rPr>
          <w:sz w:val="24"/>
          <w:szCs w:val="24"/>
          <w:vertAlign w:val="subscript"/>
          <w:lang w:val="en-US"/>
        </w:rPr>
        <w:t>4</w:t>
      </w:r>
      <w:r>
        <w:rPr>
          <w:sz w:val="24"/>
          <w:szCs w:val="24"/>
          <w:lang w:val="en-US"/>
        </w:rPr>
        <w:t xml:space="preserve"> production rates normalized to reaction volume, which represents the main reactor vessel and excludes peripheral equipment.  In the case of MBfRs, this includes vessel liquid and membranes.  Reactors are further divided according to whether they operated under mesophilic or thermophilic conditions.  Panels b), c), and d) describes only the compared membrane bioreactors.  Panel b) compares production rates when calculated relative to “reaction volume” versus “total liquid volume,” which includes only liquid in the total system. Panel c) shows the surface to volume ratio (SVR), normalized to reaction volume. Panel d) shows production rates normalized to membrane surface area. All production rate and SVR values from literature were recalculated based on reported reactor features to provide a comparative basis. Additionally, volumetric production rates were adjusted via the Ideal Gas Law to standard temperature (0°C) and pressure (1 atm) for comparison.  If authors did not specify whether they corrected gas volumetric flow rates to STP, it was assumed that the reported values were at their reactor operating temperature.  Acronyms denote reactor types as follows: membrane biofilm </w:t>
      </w:r>
      <w:commentRangeStart w:id="57"/>
      <w:r>
        <w:rPr>
          <w:sz w:val="24"/>
          <w:szCs w:val="24"/>
          <w:lang w:val="en-US"/>
        </w:rPr>
        <w:t>reactor</w:t>
      </w:r>
      <w:r>
        <w:rPr>
          <w:sz w:val="24"/>
          <w:szCs w:val="24"/>
          <w:lang w:val="en-US"/>
        </w:rPr>
      </w:r>
      <w:commentRangeEnd w:id="57"/>
      <w:r>
        <w:commentReference w:id="57"/>
      </w:r>
      <w:r>
        <w:rPr>
          <w:sz w:val="24"/>
          <w:szCs w:val="24"/>
          <w:lang w:val="en-US"/>
        </w:rPr>
        <w:t xml:space="preserve"> (MBfR), plug flow reactor (PFR), trickle bed reactor (TBR), fixed bed reactor (FBR), membrane bioreactor (MBR).</w:t>
      </w:r>
    </w:p>
    <w:p>
      <w:pPr>
        <w:pStyle w:val="Normal"/>
        <w:spacing w:lineRule="auto" w:line="360" w:before="0" w:after="0"/>
        <w:jc w:val="both"/>
        <w:rPr>
          <w:sz w:val="24"/>
          <w:szCs w:val="24"/>
        </w:rPr>
      </w:pPr>
      <w:r>
        <w:rPr>
          <w:sz w:val="24"/>
          <w:szCs w:val="24"/>
        </w:rPr>
      </w:r>
    </w:p>
    <w:p>
      <w:pPr>
        <w:pStyle w:val="Heading2"/>
        <w:rPr/>
      </w:pPr>
      <w:bookmarkStart w:id="13" w:name="_281oa6de4ujf"/>
      <w:bookmarkEnd w:id="13"/>
      <w:r>
        <w:rPr/>
        <w:t>3.3. Biofilm formation</w:t>
      </w:r>
    </w:p>
    <w:p>
      <w:pPr>
        <w:pStyle w:val="Normal"/>
        <w:spacing w:lineRule="auto" w:line="360" w:before="0" w:after="0"/>
        <w:jc w:val="both"/>
        <w:rPr>
          <w:sz w:val="24"/>
          <w:szCs w:val="24"/>
          <w:lang w:val="en-US"/>
        </w:rPr>
      </w:pPr>
      <w:r>
        <w:rPr>
          <w:sz w:val="24"/>
          <w:szCs w:val="24"/>
          <w:lang w:val="en-US"/>
        </w:rPr>
        <w:t xml:space="preserve">The MBfR biofilm developed a unique </w:t>
      </w:r>
      <w:commentRangeStart w:id="58"/>
      <w:commentRangeStart w:id="59"/>
      <w:r>
        <w:rPr>
          <w:sz w:val="24"/>
          <w:szCs w:val="24"/>
          <w:lang w:val="en-US"/>
        </w:rPr>
        <w:t>morphology</w:t>
      </w:r>
      <w:r>
        <w:rPr>
          <w:sz w:val="24"/>
          <w:szCs w:val="24"/>
          <w:lang w:val="en-US"/>
        </w:rPr>
      </w:r>
      <w:commentRangeEnd w:id="59"/>
      <w:r>
        <w:commentReference w:id="59"/>
      </w:r>
      <w:r>
        <w:rPr>
          <w:sz w:val="24"/>
          <w:szCs w:val="24"/>
          <w:lang w:val="en-US"/>
        </w:rPr>
      </w:r>
      <w:commentRangeEnd w:id="58"/>
      <w:r>
        <w:commentReference w:id="58"/>
      </w:r>
      <w:r>
        <w:rPr>
          <w:sz w:val="24"/>
          <w:szCs w:val="24"/>
          <w:lang w:val="en-US"/>
        </w:rPr>
        <w:t xml:space="preserve">.  The compared MBfRs observed heterogeneous biofilm growth in their studies but achieved full biofilm coverage </w:t>
      </w:r>
      <w:r>
        <w:fldChar w:fldCharType="begin"/>
      </w:r>
      <w:r>
        <w:rPr>
          <w:sz w:val="24"/>
          <w:szCs w:val="24"/>
          <w:lang w:val="en-US"/>
        </w:rPr>
        <w:instrText xml:space="preserve">ADDIN ZOTERO_ITEM CSL_CITATION {"citationID":"eHVvWuTw","properties":{"formattedCitation":"(Lin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L⋅m-2⋅day-1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(Lin et al., 2026)</w:t>
      </w:r>
      <w:r>
        <w:rPr>
          <w:sz w:val="24"/>
          <w:szCs w:val="24"/>
          <w:lang w:val="en-US"/>
        </w:rPr>
      </w:r>
      <w:r>
        <w:rPr>
          <w:sz w:val="24"/>
          <w:szCs w:val="24"/>
          <w:lang w:val="en-US"/>
        </w:rPr>
        <w:fldChar w:fldCharType="end"/>
      </w:r>
      <w:r>
        <w:rPr>
          <w:sz w:val="24"/>
          <w:szCs w:val="24"/>
          <w:lang w:val="en-US"/>
        </w:rPr>
        <w:t xml:space="preserve">  up to a maximum thickness of 300 µm </w:t>
      </w:r>
      <w:r>
        <w:fldChar w:fldCharType="begin"/>
      </w:r>
      <w:r>
        <w:rPr>
          <w:sz w:val="24"/>
          <w:szCs w:val="24"/>
          <w:lang w:val="en-US"/>
        </w:rPr>
        <w:instrText xml:space="preserve">ADDIN ZOTERO_ITEM CSL_CITATION {"citationID":"OEmcp8rc","properties":{"formattedCitation":"(Miehle et al., 2021b; Pratofiorito et al., 2021)","plainCitation":"(Miehle et al., 2021b; Pratofiorito et al., 2021)","noteIndex":0},"citationItems":[{"id":34,"uris":["http://zotero.org/users/11473114/items/HU2BXFFY"],"itemData":{"id":34,"type":"article-journal","abstract":"Biogas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(Miehle et al., 2021b; Pratofiorito et al., 2021)</w:t>
      </w:r>
      <w:r>
        <w:rPr>
          <w:sz w:val="24"/>
          <w:szCs w:val="24"/>
          <w:lang w:val="en-US"/>
        </w:rPr>
      </w:r>
      <w:r>
        <w:rPr>
          <w:sz w:val="24"/>
          <w:szCs w:val="24"/>
          <w:lang w:val="en-US"/>
        </w:rPr>
        <w:fldChar w:fldCharType="end"/>
      </w:r>
      <w:r>
        <w:rPr>
          <w:sz w:val="24"/>
          <w:szCs w:val="24"/>
          <w:lang w:val="en-US"/>
        </w:rPr>
        <w:t xml:space="preserve">. In this study, biomass changed from black suspended growth (Fig.  4a) to a pale gray biofilm, consistent with high EPS production </w:t>
      </w:r>
      <w:r>
        <w:fldChar w:fldCharType="begin"/>
      </w:r>
      <w:r>
        <w:rPr>
          <w:sz w:val="24"/>
          <w:szCs w:val="24"/>
          <w:lang w:val="en-US"/>
        </w:rPr>
        <w:instrText xml:space="preserve">ADDIN ZOTERO_ITEM CSL_CITATION {"citationID":"DEJUVqhE","properties":{"formattedCitation":"(Lin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L⋅m-2⋅day-1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(Lin et al., 2026)</w:t>
      </w:r>
      <w:r>
        <w:rPr>
          <w:sz w:val="24"/>
          <w:szCs w:val="24"/>
          <w:lang w:val="en-US"/>
        </w:rPr>
      </w:r>
      <w:r>
        <w:rPr>
          <w:sz w:val="24"/>
          <w:szCs w:val="24"/>
          <w:lang w:val="en-US"/>
        </w:rPr>
        <w:fldChar w:fldCharType="end"/>
      </w:r>
      <w:r>
        <w:rPr>
          <w:sz w:val="24"/>
          <w:szCs w:val="24"/>
          <w:lang w:val="en-US"/>
        </w:rPr>
        <w:t xml:space="preserve">. However, biofilm formed preferentially on the underside of the membrane bundle and grew streamers at widely varying lengths in the centimeter scale as observed by eye (this configuration did not enable in-situ quantitative biofilm measurements) with incomplete coverage of the membranes (Fig.  4b).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 xml:space="preserve">A combination of factors may have led to this unusual morphology. The most likely causes were the aforementioned imperfect seal (See Section 3.1), the membrane material. A small fault in the seal of the membrane bundle, not detected in pre-experimental tests, appeared to have opened over the course of the experiment.  This allowed occasional bubble breakthrough that scoured the upper side of the membranes. Bubble scouring is a common biofilm prevention strategy in other reactor systems </w:t>
      </w:r>
      <w:r>
        <w:fldChar w:fldCharType="begin"/>
      </w:r>
      <w:r>
        <w:rPr>
          <w:sz w:val="24"/>
          <w:szCs w:val="24"/>
          <w:lang w:val="en-US"/>
        </w:rPr>
        <w:instrText xml:space="preserve">ADDIN ZOTERO_ITEM CSL_CITATION {"citationID":"wHOP0adX","properties":{"formattedCitation":"(D\\uc0\\u237{}az et al., 2015)","plainCitation":"(Díaz et al., 2015)","noteIndex":0},"citationItems":[{"id":904,"uris":["http://zotero.org/users/11473114/items/QA39QDXF"],"itemData":{"id":904,"type":"article-journal","abstract":"In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(Díaz et al., 2015)</w:t>
      </w:r>
      <w:r>
        <w:rPr>
          <w:sz w:val="24"/>
          <w:szCs w:val="24"/>
          <w:lang w:val="en-US"/>
        </w:rPr>
      </w:r>
      <w:r>
        <w:rPr>
          <w:sz w:val="24"/>
          <w:szCs w:val="24"/>
          <w:lang w:val="en-US"/>
        </w:rPr>
        <w:fldChar w:fldCharType="end"/>
      </w:r>
      <w:r>
        <w:rPr>
          <w:sz w:val="24"/>
          <w:szCs w:val="24"/>
          <w:lang w:val="en-US"/>
        </w:rPr>
        <w:t xml:space="preserve">. Bubble breakthrough was first observed on day 182 and may have additionally contributed to emergent hybrid operation toward the end of the experimental run (Fig.  4d). However, increased turbidity was also observed at high substrate loading rates in previous studies with and without bubble breakthrough </w:t>
      </w:r>
      <w:r>
        <w:fldChar w:fldCharType="begin"/>
      </w:r>
      <w:r>
        <w:rPr>
          <w:sz w:val="24"/>
          <w:szCs w:val="24"/>
          <w:lang w:val="en-US"/>
        </w:rPr>
        <w:instrText xml:space="preserve">ADDIN ZOTERO_ITEM CSL_CITATION {"citationID":"Vrnf45qO","properties":{"formattedCitation":"(Miehle et al., 2021b; Pratofiorito et al., 2021)","plainCitation":"(Miehle et al., 2021b; Pratofiorito et al., 2021)","noteIndex":0},"citationItems":[{"id":34,"uris":["http://zotero.org/users/11473114/items/HU2BXFFY"],"itemData":{"id":34,"type":"article-journal","abstract":"Biogas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(Miehle et al., 2021b; Pratofiorito et al., 2021)</w:t>
      </w:r>
      <w:r>
        <w:rPr>
          <w:sz w:val="24"/>
          <w:szCs w:val="24"/>
          <w:lang w:val="en-US"/>
        </w:rPr>
      </w:r>
      <w:r>
        <w:rPr>
          <w:sz w:val="24"/>
          <w:szCs w:val="24"/>
          <w:lang w:val="en-US"/>
        </w:rPr>
        <w:fldChar w:fldCharType="end"/>
      </w:r>
      <w:r>
        <w:rPr>
          <w:sz w:val="24"/>
          <w:szCs w:val="24"/>
          <w:lang w:val="en-US"/>
        </w:rPr>
        <w:t xml:space="preserve">.  Despite being quite resilient to the mixing routine, the bulk of the biofilm detached from the membranes when the bundle was removed from the reactor vessel, leaving only a very thin layer of biofilm on the membrane surface (Fig. 4e).  In another </w:t>
      </w:r>
      <w:commentRangeStart w:id="60"/>
      <w:r>
        <w:rPr>
          <w:sz w:val="24"/>
          <w:szCs w:val="24"/>
          <w:lang w:val="en-US"/>
        </w:rPr>
        <w:t xml:space="preserve">MBfR study on </w:t>
      </w:r>
      <w:r>
        <w:rPr>
          <w:sz w:val="24"/>
          <w:szCs w:val="24"/>
          <w:lang w:val="en-US"/>
        </w:rPr>
      </w:r>
      <w:commentRangeEnd w:id="60"/>
      <w:r>
        <w:commentReference w:id="60"/>
      </w:r>
      <w:r>
        <w:rPr>
          <w:sz w:val="24"/>
          <w:szCs w:val="24"/>
          <w:lang w:val="en-US"/>
        </w:rPr>
        <w:t xml:space="preserve">ex-situ biomethanation, nascent biofilm detached from nonporous membranes when lifted from the reactor </w:t>
      </w:r>
      <w:r>
        <w:fldChar w:fldCharType="begin"/>
      </w:r>
      <w:r>
        <w:rPr>
          <w:sz w:val="24"/>
          <w:szCs w:val="24"/>
          <w:lang w:val="en-US"/>
        </w:rPr>
        <w:instrText xml:space="preserve">ADDIN ZOTERO_ITEM CSL_CITATION {"citationID":"ie9KPY8i","properties":{"formattedCitation":"(Lin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L⋅m-2⋅day-1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(Lin et al., 2026)</w:t>
      </w:r>
      <w:r>
        <w:rPr>
          <w:sz w:val="24"/>
          <w:szCs w:val="24"/>
          <w:lang w:val="en-US"/>
        </w:rPr>
      </w:r>
      <w:r>
        <w:rPr>
          <w:sz w:val="24"/>
          <w:szCs w:val="24"/>
          <w:lang w:val="en-US"/>
        </w:rPr>
        <w:fldChar w:fldCharType="end"/>
      </w:r>
      <w:r>
        <w:rPr>
          <w:sz w:val="24"/>
          <w:szCs w:val="24"/>
          <w:lang w:val="en-US"/>
        </w:rPr>
        <w:t xml:space="preserve">.  In this case, the biofilm may have formed cohesive attachments around and between the membranes, rather than adhering strongly to the membranes themselves.  Similar weak attachment was observed on mature aerobic biofilm using the same membranes as this study, suggesting these membranes resist biofilm </w:t>
      </w:r>
      <w:commentRangeStart w:id="61"/>
      <w:commentRangeStart w:id="62"/>
      <w:r>
        <w:rPr>
          <w:sz w:val="24"/>
          <w:szCs w:val="24"/>
          <w:lang w:val="en-US"/>
        </w:rPr>
        <w:t>attachment</w:t>
      </w:r>
      <w:r>
        <w:rPr>
          <w:sz w:val="24"/>
          <w:szCs w:val="24"/>
          <w:lang w:val="en-US"/>
        </w:rPr>
      </w:r>
      <w:commentRangeEnd w:id="61"/>
      <w:r>
        <w:commentReference w:id="61"/>
      </w:r>
      <w:r>
        <w:rPr>
          <w:sz w:val="24"/>
          <w:szCs w:val="24"/>
          <w:lang w:val="en-US"/>
        </w:rPr>
      </w:r>
      <w:commentRangeEnd w:id="62"/>
      <w:r>
        <w:commentReference w:id="62"/>
      </w:r>
      <w:r>
        <w:rPr>
          <w:sz w:val="24"/>
          <w:szCs w:val="24"/>
          <w:lang w:val="en-US"/>
        </w:rPr>
        <w:t xml:space="preserve"> </w:t>
      </w:r>
      <w:hyperlink r:id="rId9">
        <w:r>
          <w:rPr>
            <w:rStyle w:val="ListLabel192"/>
            <w:sz w:val="24"/>
            <w:szCs w:val="24"/>
            <w:lang w:val="en-US"/>
          </w:rPr>
          <w:t>(Jabornig and Podmirseg, 2015)</w:t>
        </w:r>
      </w:hyperlink>
      <w:r>
        <w:rPr>
          <w:sz w:val="24"/>
          <w:szCs w:val="24"/>
          <w:lang w:val="en-US"/>
        </w:rPr>
        <w:t xml:space="preserve">.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drawing>
          <wp:inline distT="0" distB="0" distL="0" distR="0">
            <wp:extent cx="5943600" cy="293433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0"/>
                    <a:stretch>
                      <a:fillRect/>
                    </a:stretch>
                  </pic:blipFill>
                  <pic:spPr bwMode="auto">
                    <a:xfrm>
                      <a:off x="0" y="0"/>
                      <a:ext cx="5943600" cy="2934335"/>
                    </a:xfrm>
                    <a:prstGeom prst="rect">
                      <a:avLst/>
                    </a:prstGeom>
                  </pic:spPr>
                </pic:pic>
              </a:graphicData>
            </a:graphic>
          </wp:inline>
        </w:drawing>
      </w:r>
    </w:p>
    <w:p>
      <w:pPr>
        <w:pStyle w:val="Normal"/>
        <w:spacing w:lineRule="auto" w:line="360" w:before="0" w:after="0"/>
        <w:jc w:val="both"/>
        <w:rPr>
          <w:sz w:val="24"/>
          <w:szCs w:val="24"/>
          <w:lang w:val="en-US"/>
        </w:rPr>
      </w:pPr>
      <w:r>
        <w:rPr>
          <w:b/>
          <w:bCs/>
          <w:sz w:val="24"/>
          <w:szCs w:val="24"/>
          <w:lang w:val="en-US"/>
        </w:rPr>
        <w:t xml:space="preserve">Fig.  4.  </w:t>
      </w:r>
      <w:r>
        <w:rPr>
          <w:sz w:val="24"/>
          <w:szCs w:val="24"/>
          <w:lang w:val="en-US"/>
        </w:rPr>
        <w:t>Photos of biofilm development over the course of operation of the lab-scale MBfR.  Panels represent: a) suspended biomass after inoculation, b) stable biofilm, c) stable biofilm, d) hybrid operation at higher substrate loading rates, e) Day 318 dense biofilm and suspended growth,</w:t>
      </w:r>
      <w:commentRangeStart w:id="63"/>
      <w:commentRangeStart w:id="64"/>
      <w:r>
        <w:rPr>
          <w:sz w:val="24"/>
          <w:szCs w:val="24"/>
          <w:lang w:val="en-US"/>
        </w:rPr>
        <w:t xml:space="preserve"> and </w:t>
      </w:r>
      <w:r>
        <w:rPr>
          <w:sz w:val="24"/>
          <w:szCs w:val="24"/>
          <w:lang w:val="en-US"/>
        </w:rPr>
      </w:r>
      <w:commentRangeEnd w:id="64"/>
      <w:r>
        <w:commentReference w:id="64"/>
      </w:r>
      <w:r>
        <w:rPr>
          <w:sz w:val="24"/>
          <w:szCs w:val="24"/>
          <w:lang w:val="en-US"/>
        </w:rPr>
      </w:r>
      <w:commentRangeEnd w:id="63"/>
      <w:r>
        <w:commentReference w:id="63"/>
      </w:r>
      <w:r>
        <w:rPr>
          <w:sz w:val="24"/>
          <w:szCs w:val="24"/>
          <w:lang w:val="en-US"/>
        </w:rPr>
        <w:t xml:space="preserve">e) stereoscope image of biofilm showing loose attachment.  </w:t>
      </w:r>
    </w:p>
    <w:p>
      <w:pPr>
        <w:pStyle w:val="Normal"/>
        <w:spacing w:lineRule="auto" w:line="360" w:before="0" w:after="0"/>
        <w:jc w:val="both"/>
        <w:rPr>
          <w:sz w:val="24"/>
          <w:szCs w:val="24"/>
          <w:lang w:val="en-US"/>
        </w:rPr>
      </w:pPr>
      <w:r>
        <w:rPr>
          <w:sz w:val="24"/>
          <w:szCs w:val="24"/>
          <w:lang w:val="en-US"/>
        </w:rPr>
      </w:r>
    </w:p>
    <w:p>
      <w:pPr>
        <w:pStyle w:val="Heading2"/>
        <w:rPr>
          <w:lang w:val="en-US"/>
        </w:rPr>
      </w:pPr>
      <w:r>
        <w:rPr>
          <w:lang w:val="en-US"/>
        </w:rPr>
        <w:t>3.4. Impact of the substrate feed ratio</w:t>
      </w:r>
    </w:p>
    <w:p>
      <w:pPr>
        <w:pStyle w:val="Normal"/>
        <w:spacing w:lineRule="auto" w:line="360" w:before="0" w:after="0"/>
        <w:jc w:val="both"/>
        <w:rPr>
          <w:sz w:val="24"/>
          <w:szCs w:val="24"/>
          <w:lang w:val="en-US"/>
        </w:rPr>
      </w:pPr>
      <w:r>
        <w:rPr>
          <w:sz w:val="24"/>
          <w:szCs w:val="24"/>
          <w:lang w:val="en-US"/>
        </w:rPr>
        <w:t>The ratio of bioavailable H</w:t>
      </w:r>
      <w:r>
        <w:rPr>
          <w:sz w:val="24"/>
          <w:szCs w:val="24"/>
          <w:vertAlign w:val="subscript"/>
          <w:lang w:val="en-US"/>
        </w:rPr>
        <w:t>2</w:t>
      </w:r>
      <w:r>
        <w:rPr>
          <w:sz w:val="24"/>
          <w:szCs w:val="24"/>
          <w:lang w:val="en-US"/>
        </w:rPr>
        <w:t>:CO</w:t>
      </w:r>
      <w:r>
        <w:rPr>
          <w:sz w:val="24"/>
          <w:szCs w:val="24"/>
          <w:vertAlign w:val="subscript"/>
          <w:lang w:val="en-US"/>
        </w:rPr>
        <w:t>2</w:t>
      </w:r>
      <w:r>
        <w:rPr>
          <w:sz w:val="24"/>
          <w:szCs w:val="24"/>
          <w:lang w:val="en-US"/>
        </w:rPr>
        <w:t xml:space="preserve"> plays a critical role in selecting desired microbial functional groups and subsequent reactor products.  The </w:t>
      </w:r>
      <w:commentRangeStart w:id="65"/>
      <w:commentRangeStart w:id="66"/>
      <w:commentRangeStart w:id="67"/>
      <w:r>
        <w:rPr>
          <w:sz w:val="24"/>
          <w:szCs w:val="24"/>
          <w:lang w:val="en-US"/>
        </w:rPr>
        <w:t xml:space="preserve">methanation reaction (Equation 1) </w:t>
      </w:r>
      <w:r>
        <w:rPr>
          <w:sz w:val="24"/>
          <w:szCs w:val="24"/>
          <w:lang w:val="en-US"/>
        </w:rPr>
      </w:r>
      <w:commentRangeEnd w:id="67"/>
      <w:r>
        <w:commentReference w:id="67"/>
      </w:r>
      <w:r>
        <w:rPr>
          <w:sz w:val="24"/>
          <w:szCs w:val="24"/>
          <w:lang w:val="en-US"/>
        </w:rPr>
      </w:r>
      <w:commentRangeEnd w:id="66"/>
      <w:r>
        <w:commentReference w:id="66"/>
      </w:r>
      <w:r>
        <w:rPr>
          <w:sz w:val="24"/>
          <w:szCs w:val="24"/>
          <w:lang w:val="en-US"/>
        </w:rPr>
      </w:r>
      <w:commentRangeEnd w:id="65"/>
      <w:r>
        <w:commentReference w:id="65"/>
      </w:r>
      <w:r>
        <w:rPr>
          <w:sz w:val="24"/>
          <w:szCs w:val="24"/>
          <w:lang w:val="en-US"/>
        </w:rPr>
        <w:t xml:space="preserve">describes a stoichiometric ratio of 4:1.  When accounting for cell synthesis , the recommended ratio reduces to 3.7:1 </w:t>
      </w:r>
      <w:r>
        <w:fldChar w:fldCharType="begin"/>
      </w:r>
      <w:r>
        <w:rPr>
          <w:sz w:val="24"/>
          <w:szCs w:val="24"/>
          <w:lang w:val="en-US"/>
        </w:rPr>
        <w:instrText xml:space="preserve">ADDIN ZOTERO_ITEM CSL_CITATION {"citationID":"bTgPOE8I","properties":{"formattedCitation":"(Rittmann and McCarty, 2020)","plainCitation":"(Rittmann and McCarty, 2020)","noteIndex":0},"citationItems":[{"id":916,"uris":["http://zotero.org/users/11473114/items/BNKYCCY2"],"itemData":{"id":916,"type":"book","edition":"Second Edition","ISBN":"978-1-26-004161-1","publisher":"McGraw Hill","publisher-place":"New York","title":"Environmental Biotechnology: Principles and Applications","author":[{"family":"Rittmann","given":"Bruce E."},{"family":"McCarty","given":"Perry L."}],"issued":{"date-parts":[["2020"]]}}}],"schema":"https://github.com/citation-style-language/schema/raw/master/csl-citation.json"}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(Rittmann and McCarty, 2020)</w:t>
      </w:r>
      <w:r>
        <w:rPr>
          <w:sz w:val="24"/>
          <w:szCs w:val="24"/>
          <w:lang w:val="en-US"/>
        </w:rPr>
      </w:r>
      <w:r>
        <w:rPr>
          <w:sz w:val="24"/>
          <w:szCs w:val="24"/>
          <w:lang w:val="en-US"/>
        </w:rPr>
        <w:fldChar w:fldCharType="end"/>
      </w:r>
      <w:r>
        <w:rPr>
          <w:sz w:val="24"/>
          <w:szCs w:val="24"/>
          <w:lang w:val="en-US"/>
        </w:rPr>
        <w:t>.  The favored feed ratios in literature range from 4:1 to as low as 3.6:1</w:t>
      </w:r>
      <w:hyperlink r:id="rId11">
        <w:r>
          <w:rPr>
            <w:rStyle w:val="ListLabel192"/>
            <w:sz w:val="24"/>
            <w:szCs w:val="24"/>
            <w:lang w:val="en-US"/>
          </w:rPr>
          <w:t>,</w:t>
        </w:r>
      </w:hyperlink>
      <w:r>
        <w:rPr>
          <w:sz w:val="24"/>
          <w:szCs w:val="24"/>
          <w:lang w:val="en-US"/>
        </w:rPr>
        <w:t xml:space="preserve"> likely as a reflection of the carbon uptake by diverse microbial communities rather than pure cultures </w:t>
      </w:r>
      <w:r>
        <w:fldChar w:fldCharType="begin"/>
      </w:r>
      <w:r>
        <w:rPr>
          <w:sz w:val="24"/>
          <w:szCs w:val="24"/>
          <w:lang w:val="en-US"/>
        </w:rPr>
        <w:instrText xml:space="preserve">ADDIN ZOTERO_ITEM CSL_CITATION {"citationID":"BXrahIHs","properties":{"formattedCitation":"(Fachal-Su\\uc0\\u225{}rez et al., 2024)","plainCitation":"(Fachal-Suárez et al., 2024)","noteIndex":0},"citationItems":[{"id":1406,"uris":["http://zotero.org/users/11473114/items/7HK6UN6J"],"itemData":{"id":1406,"type":"article-journal","abstract":"Energy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(Fachal-Suárez et al., 2024)</w:t>
      </w:r>
      <w:r>
        <w:rPr>
          <w:sz w:val="24"/>
          <w:szCs w:val="24"/>
          <w:lang w:val="en-US"/>
        </w:rPr>
      </w:r>
      <w:r>
        <w:rPr>
          <w:sz w:val="24"/>
          <w:szCs w:val="24"/>
          <w:lang w:val="en-US"/>
        </w:rPr>
        <w:fldChar w:fldCharType="end"/>
      </w:r>
      <w:r>
        <w:rPr>
          <w:sz w:val="24"/>
          <w:szCs w:val="24"/>
          <w:lang w:val="en-US"/>
        </w:rPr>
        <w:t>. The feed ratio yielding stable, high-quality CH</w:t>
      </w:r>
      <w:r>
        <w:rPr>
          <w:sz w:val="24"/>
          <w:szCs w:val="24"/>
          <w:vertAlign w:val="subscript"/>
          <w:lang w:val="en-US"/>
        </w:rPr>
        <w:t>4</w:t>
      </w:r>
      <w:r>
        <w:rPr>
          <w:sz w:val="24"/>
          <w:szCs w:val="24"/>
          <w:lang w:val="en-US"/>
        </w:rPr>
        <w:t xml:space="preserve"> production for this MBfR was 3.95:1, suggesting the fraction of metabolism methanogens need for cell synthesis is lower in t</w:t>
      </w:r>
      <w:commentRangeStart w:id="68"/>
      <w:r>
        <w:rPr>
          <w:sz w:val="24"/>
          <w:szCs w:val="24"/>
          <w:lang w:val="en-US"/>
        </w:rPr>
        <w:t xml:space="preserve">his configuration. </w:t>
      </w:r>
      <w:r>
        <w:rPr>
          <w:sz w:val="24"/>
          <w:szCs w:val="24"/>
          <w:lang w:val="en-US"/>
        </w:rPr>
      </w:r>
      <w:commentRangeEnd w:id="68"/>
      <w:r>
        <w:commentReference w:id="68"/>
      </w:r>
      <w:r>
        <w:rPr>
          <w:sz w:val="24"/>
          <w:szCs w:val="24"/>
          <w:lang w:val="en-US"/>
        </w:rPr>
        <w:t xml:space="preserve"> This ratio supported high-quality gas production throughout most of the ramping phase.  When gas quality significantly reduced at the apparent loading limit of the system (day 310), the feed ratio was lowered to 3.90:1 (day 314) to supply more CO</w:t>
      </w:r>
      <w:r>
        <w:rPr>
          <w:sz w:val="24"/>
          <w:szCs w:val="24"/>
          <w:vertAlign w:val="subscript"/>
          <w:lang w:val="en-US"/>
        </w:rPr>
        <w:t>2</w:t>
      </w:r>
      <w:r>
        <w:rPr>
          <w:sz w:val="24"/>
          <w:szCs w:val="24"/>
          <w:lang w:val="en-US"/>
        </w:rPr>
        <w:t xml:space="preserve"> for cell growth.</w:t>
      </w:r>
      <w:r>
        <w:rPr/>
        <w:br/>
        <w:br/>
      </w:r>
      <w:r>
        <w:rPr>
          <w:sz w:val="24"/>
          <w:szCs w:val="24"/>
          <w:lang w:val="en-US"/>
        </w:rPr>
        <w:t>Changes in the H</w:t>
      </w:r>
      <w:r>
        <w:rPr>
          <w:sz w:val="24"/>
          <w:szCs w:val="24"/>
          <w:vertAlign w:val="subscript"/>
          <w:lang w:val="en-US"/>
        </w:rPr>
        <w:t>2</w:t>
      </w:r>
      <w:r>
        <w:rPr>
          <w:sz w:val="24"/>
          <w:szCs w:val="24"/>
          <w:lang w:val="en-US"/>
        </w:rPr>
        <w:t>:CO</w:t>
      </w:r>
      <w:r>
        <w:rPr>
          <w:sz w:val="24"/>
          <w:szCs w:val="24"/>
          <w:vertAlign w:val="subscript"/>
          <w:lang w:val="en-US"/>
        </w:rPr>
        <w:t>2</w:t>
      </w:r>
      <w:r>
        <w:rPr>
          <w:sz w:val="24"/>
          <w:szCs w:val="24"/>
          <w:lang w:val="en-US"/>
        </w:rPr>
        <w:t xml:space="preserve"> feed ratio lead to significant effects on reactor performance.  On Day 167, a 26-hour period with a 4.17:1 ratio caused a precipitous drop in gas quality from 95.6% to 46.9% CH</w:t>
      </w:r>
      <w:r>
        <w:rPr>
          <w:sz w:val="24"/>
          <w:szCs w:val="24"/>
          <w:vertAlign w:val="subscript"/>
          <w:lang w:val="en-US"/>
        </w:rPr>
        <w:t>4</w:t>
      </w:r>
      <w:r>
        <w:rPr>
          <w:sz w:val="24"/>
          <w:szCs w:val="24"/>
          <w:lang w:val="en-US"/>
        </w:rPr>
        <w:t>.  The inline CO</w:t>
      </w:r>
      <w:r>
        <w:rPr>
          <w:sz w:val="24"/>
          <w:szCs w:val="24"/>
          <w:vertAlign w:val="subscript"/>
          <w:lang w:val="en-US"/>
        </w:rPr>
        <w:t>2</w:t>
      </w:r>
      <w:r>
        <w:rPr>
          <w:sz w:val="24"/>
          <w:szCs w:val="24"/>
          <w:lang w:val="en-US"/>
        </w:rPr>
        <w:t xml:space="preserve"> sensor and product gas composition (0% CO</w:t>
      </w:r>
      <w:r>
        <w:rPr>
          <w:sz w:val="24"/>
          <w:szCs w:val="24"/>
          <w:vertAlign w:val="subscript"/>
          <w:lang w:val="en-US"/>
        </w:rPr>
        <w:t>2</w:t>
      </w:r>
      <w:r>
        <w:rPr>
          <w:sz w:val="24"/>
          <w:szCs w:val="24"/>
          <w:lang w:val="en-US"/>
        </w:rPr>
        <w:t>) together indicated the system was CO</w:t>
      </w:r>
      <w:r>
        <w:rPr>
          <w:sz w:val="24"/>
          <w:szCs w:val="24"/>
          <w:vertAlign w:val="subscript"/>
          <w:lang w:val="en-US"/>
        </w:rPr>
        <w:t>2</w:t>
      </w:r>
      <w:r>
        <w:rPr>
          <w:sz w:val="24"/>
          <w:szCs w:val="24"/>
          <w:lang w:val="en-US"/>
        </w:rPr>
        <w:t xml:space="preserve"> limited, so the gas feed ratio was decreased to 3.71:1 until the system recovered (</w:t>
      </w:r>
      <w:r>
        <w:rPr>
          <w:i/>
          <w:iCs/>
          <w:sz w:val="24"/>
          <w:szCs w:val="24"/>
          <w:lang w:val="en-US"/>
        </w:rPr>
        <w:t>i.e.,</w:t>
      </w:r>
      <w:r>
        <w:rPr>
          <w:sz w:val="24"/>
          <w:szCs w:val="24"/>
          <w:lang w:val="en-US"/>
        </w:rPr>
        <w:t xml:space="preserve"> gas quality approached 95% CH</w:t>
      </w:r>
      <w:r>
        <w:rPr>
          <w:sz w:val="24"/>
          <w:szCs w:val="24"/>
          <w:vertAlign w:val="subscript"/>
          <w:lang w:val="en-US"/>
        </w:rPr>
        <w:t>4</w:t>
      </w:r>
      <w:r>
        <w:rPr>
          <w:sz w:val="24"/>
          <w:szCs w:val="24"/>
          <w:lang w:val="en-US"/>
        </w:rPr>
        <w:t>) 18 days later.  This period yielded the highest observed VFA concentrations, including acetate (0.94 mM C), propionate (0.77 mM C) and butyrate (0.27 mM C). Generally, VFAs represented only a minor fraction of total COD in the reactor (SI, Section S6, Fig. S5). Propionate and butyrate concentrations were otherwise low or non-detect throughout the experimental work, while acetate concentrations increased again during the final stages of the ramping phase when H</w:t>
      </w:r>
      <w:r>
        <w:rPr>
          <w:sz w:val="24"/>
          <w:szCs w:val="24"/>
          <w:vertAlign w:val="subscript"/>
          <w:lang w:val="en-US"/>
        </w:rPr>
        <w:t>2</w:t>
      </w:r>
      <w:r>
        <w:rPr>
          <w:sz w:val="24"/>
          <w:szCs w:val="24"/>
          <w:lang w:val="en-US"/>
        </w:rPr>
        <w:t xml:space="preserve"> loadings outpaced methanogenesis. High H</w:t>
      </w:r>
      <w:r>
        <w:rPr>
          <w:sz w:val="24"/>
          <w:szCs w:val="24"/>
          <w:vertAlign w:val="subscript"/>
          <w:lang w:val="en-US"/>
        </w:rPr>
        <w:t>2</w:t>
      </w:r>
      <w:r>
        <w:rPr>
          <w:sz w:val="24"/>
          <w:szCs w:val="24"/>
          <w:lang w:val="en-US"/>
        </w:rPr>
        <w:t xml:space="preserve"> partial pressure favors acetogenesis over methanogenesis </w:t>
      </w:r>
      <w:hyperlink r:id="rId12">
        <w:r>
          <w:rPr>
            <w:rStyle w:val="ListLabel192"/>
            <w:sz w:val="24"/>
            <w:szCs w:val="24"/>
            <w:lang w:val="en-US"/>
          </w:rPr>
          <w:t>(Spirito et al., 2014)</w:t>
        </w:r>
      </w:hyperlink>
      <w:r>
        <w:rPr>
          <w:sz w:val="24"/>
          <w:szCs w:val="24"/>
          <w:lang w:val="en-US"/>
        </w:rPr>
        <w:t xml:space="preserve"> and promotes microbial chain elongation </w:t>
      </w:r>
      <w:hyperlink r:id="rId13">
        <w:r>
          <w:rPr>
            <w:rStyle w:val="ListLabel192"/>
            <w:sz w:val="24"/>
            <w:szCs w:val="24"/>
            <w:lang w:val="en-US"/>
          </w:rPr>
          <w:t>(Baleeiro et al., 2021; Calvo et al., 2021; Spirito et al., 2014)</w:t>
        </w:r>
      </w:hyperlink>
      <w:r>
        <w:rPr>
          <w:sz w:val="24"/>
          <w:szCs w:val="24"/>
          <w:lang w:val="en-US"/>
        </w:rPr>
        <w:t xml:space="preserve">.  The summed relative abundance of homoacetogens in genera </w:t>
      </w:r>
      <w:r>
        <w:rPr>
          <w:i/>
          <w:iCs/>
          <w:sz w:val="24"/>
          <w:szCs w:val="24"/>
          <w:lang w:val="en-US"/>
        </w:rPr>
        <w:t>Acetoanaerobium</w:t>
      </w:r>
      <w:r>
        <w:rPr>
          <w:sz w:val="24"/>
          <w:szCs w:val="24"/>
          <w:lang w:val="en-US"/>
        </w:rPr>
        <w:t xml:space="preserve"> and </w:t>
      </w:r>
      <w:r>
        <w:rPr>
          <w:i/>
          <w:iCs/>
          <w:sz w:val="24"/>
          <w:szCs w:val="24"/>
          <w:lang w:val="en-US"/>
        </w:rPr>
        <w:t>Acetobacterium</w:t>
      </w:r>
      <w:r>
        <w:rPr>
          <w:sz w:val="24"/>
          <w:szCs w:val="24"/>
          <w:lang w:val="en-US"/>
        </w:rPr>
        <w:t xml:space="preserve"> was 1.0-1.5% leading up to this period, as compared to &lt;0.8% for all subsequent biomass samples.  However, taxa known to participate in chain elongation were not detected in significant abundances.  A 1-hour, incidental tenfold increase in the CO</w:t>
      </w:r>
      <w:r>
        <w:rPr>
          <w:sz w:val="24"/>
          <w:szCs w:val="24"/>
          <w:vertAlign w:val="subscript"/>
          <w:lang w:val="en-US"/>
        </w:rPr>
        <w:t>2</w:t>
      </w:r>
      <w:r>
        <w:rPr>
          <w:sz w:val="24"/>
          <w:szCs w:val="24"/>
          <w:lang w:val="en-US"/>
        </w:rPr>
        <w:t xml:space="preserve"> feed rate on Day 296 reduced gas quality from 92.3% to 74.4%.  Recovery from this event took 5 days.  In this case, increased VFA production was also observed, but to a much lesser extent.  Based on recovery time, this MBfR appears to be more resilient to perturbations caused by excess CO</w:t>
      </w:r>
      <w:r>
        <w:rPr>
          <w:sz w:val="24"/>
          <w:szCs w:val="24"/>
          <w:vertAlign w:val="subscript"/>
          <w:lang w:val="en-US"/>
        </w:rPr>
        <w:t>2</w:t>
      </w:r>
      <w:r>
        <w:rPr>
          <w:sz w:val="24"/>
          <w:szCs w:val="24"/>
          <w:lang w:val="en-US"/>
        </w:rPr>
        <w:t xml:space="preserve"> than by excess H</w:t>
      </w:r>
      <w:r>
        <w:rPr>
          <w:sz w:val="24"/>
          <w:szCs w:val="24"/>
          <w:vertAlign w:val="subscript"/>
          <w:lang w:val="en-US"/>
        </w:rPr>
        <w:t>2</w:t>
      </w:r>
      <w:r>
        <w:rPr>
          <w:sz w:val="24"/>
          <w:szCs w:val="24"/>
          <w:lang w:val="en-US"/>
        </w:rPr>
        <w:t xml:space="preserve">.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rPr>
      </w:pPr>
      <w:r>
        <w:rPr>
          <w:sz w:val="24"/>
          <w:szCs w:val="24"/>
        </w:rPr>
      </w:r>
    </w:p>
    <w:p>
      <w:pPr>
        <w:pStyle w:val="Heading2"/>
        <w:rPr/>
      </w:pPr>
      <w:r>
        <w:rPr/>
        <w:t xml:space="preserve">3.5. </w:t>
      </w:r>
      <w:commentRangeStart w:id="69"/>
      <w:r>
        <w:rPr/>
        <w:t>Microbial community analysis</w:t>
      </w:r>
      <w:commentRangeEnd w:id="69"/>
      <w:r>
        <w:commentReference w:id="69"/>
      </w:r>
      <w:r>
        <w:rPr/>
      </w:r>
    </w:p>
    <w:p>
      <w:pPr>
        <w:pStyle w:val="Normal"/>
        <w:spacing w:lineRule="auto" w:line="360" w:before="0" w:after="0"/>
        <w:jc w:val="both"/>
        <w:rPr>
          <w:sz w:val="24"/>
          <w:szCs w:val="24"/>
          <w:lang w:val="en-US"/>
        </w:rPr>
      </w:pPr>
      <w:r>
        <w:rPr>
          <w:sz w:val="24"/>
          <w:szCs w:val="24"/>
          <w:lang w:val="en-US"/>
        </w:rPr>
        <w:t xml:space="preserve">16S rRNA amplicon gene sequencing over the course of reactor operation revealed that the MBfR successfully enriched for a diverse community of hydrogenotrophic methanogens, along with a robust flanking community of non-methanogenic taxa (Figure 5).  </w:t>
      </w:r>
      <w:commentRangeStart w:id="70"/>
      <w:r>
        <w:rPr>
          <w:sz w:val="24"/>
          <w:szCs w:val="24"/>
          <w:lang w:val="en-US"/>
        </w:rPr>
        <w:t xml:space="preserve">Several classified ASVs lacked detailed taxonomic resolution. To facilitate discussion, ASVs were named at the genus-level, or next defined if genus was unavailable, and assigned a number indicating an iterative count of the name to preserve uniqueness.  </w:t>
      </w:r>
      <w:r>
        <w:rPr>
          <w:sz w:val="24"/>
          <w:szCs w:val="24"/>
          <w:lang w:val="en-US"/>
        </w:rPr>
      </w:r>
      <w:ins w:id="7" w:author="Unknown Author" w:date="2026-03-02T11:47:24Z">
        <w:commentRangeEnd w:id="70"/>
        <w:r>
          <w:commentReference w:id="70"/>
        </w:r>
        <w:r>
          <w:rPr>
            <w:sz w:val="24"/>
            <w:szCs w:val="24"/>
            <w:lang w:val="en-US"/>
          </w:rPr>
          <w:commentReference w:id="71"/>
        </w:r>
      </w:ins>
      <w:r>
        <w:rPr>
          <w:sz w:val="24"/>
          <w:szCs w:val="24"/>
          <w:lang w:val="en-US"/>
        </w:rPr>
        <w:t xml:space="preserve">The Shannon Diversity Index decreased from 5.6 in the inoculum to an average of 2.4 ± 0.3 (Days 149-300).  This decrease in alpha diversity corresponded to enrichment of known hydrogenotrophic methanogens affiliated with the family Methanobacteriaceae </w:t>
      </w:r>
      <w:hyperlink r:id="rId14">
        <w:r>
          <w:rPr>
            <w:rStyle w:val="ListLabel192"/>
            <w:sz w:val="24"/>
            <w:szCs w:val="24"/>
            <w:lang w:val="en-US"/>
          </w:rPr>
          <w:t>(Harirchi et al., 2022)</w:t>
        </w:r>
      </w:hyperlink>
      <w:r>
        <w:rPr>
          <w:sz w:val="24"/>
          <w:szCs w:val="24"/>
          <w:lang w:val="en-US"/>
        </w:rPr>
        <w:t xml:space="preserve">, from 11.3% in the inoculum to 80.2% on day 300 (Fig.  5).  Despite the decrease in overall diversity, </w:t>
      </w:r>
      <w:r>
        <w:rPr>
          <w:i/>
          <w:iCs/>
          <w:sz w:val="24"/>
          <w:szCs w:val="24"/>
          <w:lang w:val="en-US"/>
        </w:rPr>
        <w:t>Methanobacterium</w:t>
      </w:r>
      <w:r>
        <w:rPr>
          <w:sz w:val="24"/>
          <w:szCs w:val="24"/>
          <w:lang w:val="en-US"/>
        </w:rPr>
        <w:t xml:space="preserve"> ASVs that dominated in the inoculum were replaced with more and different </w:t>
      </w:r>
      <w:r>
        <w:rPr>
          <w:i/>
          <w:iCs/>
          <w:sz w:val="24"/>
          <w:szCs w:val="24"/>
          <w:lang w:val="en-US"/>
        </w:rPr>
        <w:t>Methanobacterium</w:t>
      </w:r>
      <w:r>
        <w:rPr>
          <w:sz w:val="24"/>
          <w:szCs w:val="24"/>
          <w:lang w:val="en-US"/>
        </w:rPr>
        <w:t xml:space="preserve"> ASVs in the developed community.  </w:t>
      </w:r>
      <w:r>
        <w:rPr>
          <w:i/>
          <w:iCs/>
          <w:sz w:val="24"/>
          <w:szCs w:val="24"/>
          <w:lang w:val="en-US"/>
        </w:rPr>
        <w:t>Methanobacterium.2</w:t>
      </w:r>
      <w:r>
        <w:rPr>
          <w:sz w:val="24"/>
          <w:szCs w:val="24"/>
          <w:lang w:val="en-US"/>
        </w:rPr>
        <w:t xml:space="preserve"> (identified at the genus level only) appears to have been most abundant under constant substrate loading rates, and was the most abundant ASV during the stabilization phase on sampling dates 161, 182, and 189 (24.0-29.0%).  Pearson’s correlations indicated potential interspecific competition between Methanobacterium.2 and two other ASVs, </w:t>
      </w:r>
      <w:r>
        <w:rPr>
          <w:i/>
          <w:iCs/>
          <w:sz w:val="24"/>
          <w:szCs w:val="24"/>
          <w:lang w:val="en-US"/>
        </w:rPr>
        <w:t>Methanobacterium.1 (M. midas_s_9526)</w:t>
      </w:r>
      <w:r>
        <w:rPr>
          <w:sz w:val="24"/>
          <w:szCs w:val="24"/>
          <w:lang w:val="en-US"/>
        </w:rPr>
        <w:t xml:space="preserve"> and Methanobacteriaceae.1 (SI, Fig. S8). However, the correlation was only statistically significant for </w:t>
      </w:r>
      <w:r>
        <w:rPr>
          <w:i/>
          <w:iCs/>
          <w:sz w:val="24"/>
          <w:szCs w:val="24"/>
          <w:lang w:val="en-US"/>
        </w:rPr>
        <w:t xml:space="preserve">Methanobacterium.1 </w:t>
      </w:r>
      <w:r>
        <w:rPr>
          <w:sz w:val="24"/>
          <w:szCs w:val="24"/>
          <w:lang w:val="en-US"/>
        </w:rPr>
        <w:t>(SI, Fig. S9). Increasing H</w:t>
      </w:r>
      <w:r>
        <w:rPr>
          <w:sz w:val="24"/>
          <w:szCs w:val="24"/>
          <w:vertAlign w:val="subscript"/>
          <w:lang w:val="en-US"/>
        </w:rPr>
        <w:t>2</w:t>
      </w:r>
      <w:r>
        <w:rPr>
          <w:sz w:val="24"/>
          <w:szCs w:val="24"/>
          <w:lang w:val="en-US"/>
        </w:rPr>
        <w:t xml:space="preserve"> loading rates additionally favored </w:t>
      </w:r>
      <w:r>
        <w:rPr>
          <w:i/>
          <w:iCs/>
          <w:sz w:val="24"/>
          <w:szCs w:val="24"/>
          <w:lang w:val="en-US"/>
        </w:rPr>
        <w:t>Methanobacterium</w:t>
      </w:r>
      <w:r>
        <w:rPr>
          <w:sz w:val="24"/>
          <w:szCs w:val="24"/>
          <w:lang w:val="en-US"/>
        </w:rPr>
        <w:t xml:space="preserve">.1, which rose to 52.4% relative abundance by Day 300.  This suggests </w:t>
      </w:r>
      <w:r>
        <w:rPr>
          <w:i/>
          <w:iCs/>
          <w:sz w:val="24"/>
          <w:szCs w:val="24"/>
          <w:lang w:val="en-US"/>
        </w:rPr>
        <w:t>Methanobacterium</w:t>
      </w:r>
      <w:r>
        <w:rPr>
          <w:sz w:val="24"/>
          <w:szCs w:val="24"/>
          <w:lang w:val="en-US"/>
        </w:rPr>
        <w:t>.1 may have low H</w:t>
      </w:r>
      <w:r>
        <w:rPr>
          <w:sz w:val="24"/>
          <w:szCs w:val="24"/>
          <w:vertAlign w:val="subscript"/>
          <w:lang w:val="en-US"/>
        </w:rPr>
        <w:t>2</w:t>
      </w:r>
      <w:r>
        <w:rPr>
          <w:sz w:val="24"/>
          <w:szCs w:val="24"/>
          <w:lang w:val="en-US"/>
        </w:rPr>
        <w:t xml:space="preserve"> affinity, since high partial pressure of H</w:t>
      </w:r>
      <w:r>
        <w:rPr>
          <w:sz w:val="24"/>
          <w:szCs w:val="24"/>
          <w:vertAlign w:val="subscript"/>
          <w:lang w:val="en-US"/>
        </w:rPr>
        <w:t>2</w:t>
      </w:r>
      <w:r>
        <w:rPr>
          <w:sz w:val="24"/>
          <w:szCs w:val="24"/>
          <w:lang w:val="en-US"/>
        </w:rPr>
        <w:t xml:space="preserve"> enabled its proliferation </w:t>
      </w:r>
      <w:hyperlink r:id="rId15">
        <w:r>
          <w:rPr>
            <w:rStyle w:val="ListLabel192"/>
            <w:sz w:val="24"/>
            <w:szCs w:val="24"/>
            <w:lang w:val="en-US"/>
          </w:rPr>
          <w:t>(Agneessens et al., 2017)</w:t>
        </w:r>
      </w:hyperlink>
      <w:r>
        <w:rPr>
          <w:sz w:val="24"/>
          <w:szCs w:val="24"/>
          <w:lang w:val="en-US"/>
        </w:rPr>
        <w:t>.</w:t>
      </w:r>
      <w:r>
        <w:rPr/>
        <w:br/>
        <w:br/>
      </w:r>
      <w:r>
        <w:rPr>
          <w:sz w:val="24"/>
          <w:szCs w:val="24"/>
          <w:lang w:val="en-US"/>
        </w:rPr>
        <w:t xml:space="preserve">Interestingly, the MBfR additionally supported a diverse flanking community.  In an otherwise autotrophic system, </w:t>
      </w:r>
      <w:commentRangeStart w:id="72"/>
      <w:commentRangeStart w:id="73"/>
      <w:r>
        <w:rPr>
          <w:sz w:val="24"/>
          <w:szCs w:val="24"/>
          <w:lang w:val="en-US"/>
        </w:rPr>
        <w:t xml:space="preserve">putative heterotrophic fermenters </w:t>
      </w:r>
      <w:r>
        <w:rPr>
          <w:sz w:val="24"/>
          <w:szCs w:val="24"/>
          <w:lang w:val="en-US"/>
        </w:rPr>
      </w:r>
      <w:commentRangeEnd w:id="72"/>
      <w:r>
        <w:commentReference w:id="72"/>
      </w:r>
      <w:r>
        <w:rPr>
          <w:sz w:val="24"/>
          <w:szCs w:val="24"/>
          <w:lang w:val="en-US"/>
        </w:rPr>
      </w:r>
      <w:commentRangeEnd w:id="73"/>
      <w:r>
        <w:commentReference w:id="73"/>
      </w:r>
      <w:r>
        <w:rPr>
          <w:sz w:val="24"/>
          <w:szCs w:val="24"/>
          <w:lang w:val="en-US"/>
        </w:rPr>
        <w:t xml:space="preserve">made up the bulk of non-methanogenic community members.  Some fermenters presented ephemerally in quite high relative abundances.  Enterobacteriaceae.1 emerged in the sample on Day 149 (prior sampling dates lacked this ASV) and peaked in the sample on Day 161 (7.0%) correlating to the introduction of a test media recipe on Day 145 which severely reduced gas quality and increased VFA concentrations in subsequent weeks (Fig. 1, days 150-160).  This is consistent with Enterobacteriaceae typically emerging during transitional periods or after process upsets </w:t>
      </w:r>
      <w:hyperlink r:id="rId16">
        <w:r>
          <w:rPr>
            <w:rStyle w:val="ListLabel192"/>
            <w:sz w:val="24"/>
            <w:szCs w:val="24"/>
            <w:lang w:val="en-US"/>
          </w:rPr>
          <w:t>(Kennedy et al., 2025)</w:t>
        </w:r>
      </w:hyperlink>
      <w:r>
        <w:rPr>
          <w:sz w:val="24"/>
          <w:szCs w:val="24"/>
          <w:lang w:val="en-US"/>
        </w:rPr>
        <w:t>.  Burkholderiales.1, an ASV classified at the order level only, represented a major fraction of total relative abundance under stable substrate loadings (34% on Day 182), but receded with increasing H</w:t>
      </w:r>
      <w:r>
        <w:rPr>
          <w:sz w:val="24"/>
          <w:szCs w:val="24"/>
          <w:vertAlign w:val="subscript"/>
          <w:lang w:val="en-US"/>
        </w:rPr>
        <w:t>2</w:t>
      </w:r>
      <w:r>
        <w:rPr>
          <w:sz w:val="24"/>
          <w:szCs w:val="24"/>
          <w:lang w:val="en-US"/>
        </w:rPr>
        <w:t xml:space="preserve"> loadings.  In the absence of taxonomic resolution, the functional role of this ASV is difficult to predict.  Other heterotrophic fermenters persisted through nearly all samples in low relative abundances, namely </w:t>
      </w:r>
      <w:r>
        <w:rPr>
          <w:i/>
          <w:iCs/>
          <w:sz w:val="24"/>
          <w:szCs w:val="24"/>
          <w:lang w:val="en-US"/>
        </w:rPr>
        <w:t>Lentimicrobium.1</w:t>
      </w:r>
      <w:r>
        <w:rPr>
          <w:sz w:val="24"/>
          <w:szCs w:val="24"/>
          <w:lang w:val="en-US"/>
        </w:rPr>
        <w:t xml:space="preserve"> (1.9-7.9%), </w:t>
      </w:r>
      <w:r>
        <w:rPr>
          <w:i/>
          <w:iCs/>
          <w:sz w:val="24"/>
          <w:szCs w:val="24"/>
          <w:lang w:val="en-US"/>
        </w:rPr>
        <w:t>Aminovibrio.1</w:t>
      </w:r>
      <w:r>
        <w:rPr>
          <w:sz w:val="24"/>
          <w:szCs w:val="24"/>
          <w:lang w:val="en-US"/>
        </w:rPr>
        <w:t xml:space="preserve"> (1.2-3.1%), and </w:t>
      </w:r>
      <w:r>
        <w:rPr>
          <w:i/>
          <w:iCs/>
          <w:sz w:val="24"/>
          <w:szCs w:val="24"/>
          <w:lang w:val="en-US"/>
        </w:rPr>
        <w:t>Petrimonas</w:t>
      </w:r>
      <w:r>
        <w:rPr>
          <w:sz w:val="24"/>
          <w:szCs w:val="24"/>
          <w:lang w:val="en-US"/>
        </w:rPr>
        <w:t xml:space="preserve">.1 (0.9-1.9%).  The family Lentimicrobiaceae was also found in low abundance in a previous study in a hydrogenotrophic biofilm enriched with </w:t>
      </w:r>
      <w:r>
        <w:rPr>
          <w:i/>
          <w:iCs/>
          <w:sz w:val="24"/>
          <w:szCs w:val="24"/>
          <w:lang w:val="en-US"/>
        </w:rPr>
        <w:t>Methanoculleus</w:t>
      </w:r>
      <w:r>
        <w:rPr>
          <w:sz w:val="24"/>
          <w:szCs w:val="24"/>
          <w:lang w:val="en-US"/>
        </w:rPr>
        <w:t xml:space="preserve">, suggesting syntrophy between this family and hydrogenotrophic methanogens </w:t>
      </w:r>
      <w:hyperlink r:id="rId17">
        <w:r>
          <w:rPr>
            <w:rStyle w:val="ListLabel192"/>
            <w:sz w:val="24"/>
            <w:szCs w:val="24"/>
            <w:lang w:val="en-US"/>
          </w:rPr>
          <w:t>(Maegaard et al., 2019)</w:t>
        </w:r>
      </w:hyperlink>
      <w:r>
        <w:rPr>
          <w:sz w:val="24"/>
          <w:szCs w:val="24"/>
          <w:lang w:val="en-US"/>
        </w:rPr>
        <w:t xml:space="preserve">.  Additionally, some fermentative sulfur- and facultative sulfate-reducers emerged in low relative abundances, including the genera </w:t>
      </w:r>
      <w:r>
        <w:rPr>
          <w:i/>
          <w:iCs/>
          <w:sz w:val="24"/>
          <w:szCs w:val="24"/>
          <w:lang w:val="en-US"/>
        </w:rPr>
        <w:t>Desulfovibrio</w:t>
      </w:r>
      <w:r>
        <w:rPr>
          <w:sz w:val="24"/>
          <w:szCs w:val="24"/>
          <w:lang w:val="en-US"/>
        </w:rPr>
        <w:t xml:space="preserve">, and </w:t>
      </w:r>
      <w:r>
        <w:rPr>
          <w:i/>
          <w:iCs/>
          <w:sz w:val="24"/>
          <w:szCs w:val="24"/>
          <w:lang w:val="en-US"/>
        </w:rPr>
        <w:t>Mesotoga</w:t>
      </w:r>
      <w:r>
        <w:rPr>
          <w:sz w:val="24"/>
          <w:szCs w:val="24"/>
          <w:lang w:val="en-US"/>
        </w:rPr>
        <w:t xml:space="preserve"> </w:t>
      </w:r>
      <w:hyperlink r:id="rId18">
        <w:r>
          <w:rPr>
            <w:rStyle w:val="ListLabel192"/>
            <w:sz w:val="24"/>
            <w:szCs w:val="24"/>
            <w:lang w:val="en-US"/>
          </w:rPr>
          <w:t>(Baffert et al., 2019; Grabowski et al., 2005; Harirchi et al., 2022; Maus et al., 2020; Nesbø et al., 2019)</w:t>
        </w:r>
      </w:hyperlink>
      <w:r>
        <w:rPr>
          <w:sz w:val="24"/>
          <w:szCs w:val="24"/>
          <w:lang w:val="en-US"/>
        </w:rPr>
        <w:t xml:space="preserve">.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lang w:val="en-US"/>
        </w:rPr>
      </w:pPr>
      <w:r>
        <w:rPr>
          <w:sz w:val="24"/>
          <w:szCs w:val="24"/>
          <w:lang w:val="en-US"/>
        </w:rPr>
        <w:t xml:space="preserve">The observed flanking community may have contributed to biofilm formation. Methanogens have been observed to form thin biofilms in pure cultures, but the thick biofilm from this study more closely matches mixed culture biofilms </w:t>
      </w:r>
      <w:hyperlink r:id="rId19">
        <w:r>
          <w:rPr>
            <w:rStyle w:val="ListLabel192"/>
            <w:sz w:val="24"/>
            <w:szCs w:val="24"/>
            <w:lang w:val="en-US"/>
          </w:rPr>
          <w:t>(Bang et al., 2014)</w:t>
        </w:r>
      </w:hyperlink>
      <w:r>
        <w:rPr>
          <w:sz w:val="24"/>
          <w:szCs w:val="24"/>
          <w:lang w:val="en-US"/>
        </w:rPr>
        <w:t xml:space="preserve">.  These fermenters may be saprophytic taxa that consume microbial decay products.  Heterotrophic putative saprophytes have also been observed in other autotrophic biofilms (nitrifiers, etc.), with the fraction heterotrophs in biomass increasing positively with HRT </w:t>
      </w:r>
      <w:r>
        <w:fldChar w:fldCharType="begin"/>
      </w:r>
      <w:r>
        <w:rPr>
          <w:sz w:val="24"/>
          <w:szCs w:val="24"/>
          <w:lang w:val="en-US"/>
        </w:rPr>
        <w:instrText xml:space="preserve">ADDIN ZOTERO_ITEM CSL_CITATION {"citationID":"rou4pLPE","properties":{"formattedCitation":"(Nogueira et al., 2005)","plainCitation":"(Nogueira et al., 2005)","noteIndex":0},"citationItems":[{"id":1440,"uris":["http://zotero.org/users/11473114/items/KXZLBY8M"],"itemData":{"id":1440,"type":"article-journal","abstract":"The objective of this study was to evaluate the signiﬁcance of heterotrophic growth in nitrifying bioﬁlm reactors fed only with ammonium as an energy source. The diversity, abundance and spatial distribution of nitrifying bacteria were studied using a combination of molecular tools and mathematical modeling, in two bioﬁlm reactors operated with different hydraulic retention times. The composition and distribution of nitrifying consortia in bioﬁlms were quantiﬁed by ﬂuorescence in situ hybridization (FISH) with rRNA-targeted oligonucleotide probes combined with confocal laser scanning microscopy (CLSM) and digital image analysis. Autotrophic and heterotrophic bioﬁlm fractions determined by FISH were compared to the output from a multispecies model that incorporates soluble microbial products (SMP) production/consumption. In reactor R1 (short retention time) nearly 100% of the total bacteria could be identiﬁed as either ammonia- or nitrite-oxidizing bacteria by quantitative FISH analyses, while in reactor R2 (long retention time) the identiﬁcation rate was only 73%, with the rest probably consisting of heterotrophs. Mathematical simulations were performed to evaluate the inﬂuence of the hydraulic retention time (HRT), bioﬁlm thickness, and substrate utilization associated SMP production on the growth of heterotrophic bacteria. The model predicts that low HRTs resulted in a lower availability of SMPs leading to purely autotrophic bioﬁlms. These model predictions are consistent with experimental observations. At HRTs that are about an order of magnitude larger than the reciprocal of the net maximum growth rate the majority of the active biomass will grow suspended in the bulk phase rather than in the bioﬁlm.","container-title":"Water Science and Technology","DOI":"10.2166/wst.2005.0192","ISSN":"0273-1223, 1996-9732","issue":"7","language":"en","page":"135-141","source":"DOI.org (Crossref)","title":"Evaluating heterotrophic growth in a nitrifying biofilm reactor using fluorescence in situ hybridization and mathematical modeling","volume":"52","author":[{"family":"Nogueira","given":"R."},{"family":"Elenter","given":"D."},{"family":"Brito","given":"A."},{"family":"Melo","given":"L.F."},{"family":"Wagner","given":"M."},{"family":"Morgenroth","given":"E."}],"issued":{"date-parts":[["2005",10,1]]}}}],"schema":"https://github.com/citation-style-language/schema/raw/master/csl-citation.json"}</w:instrText>
      </w:r>
      <w:r>
        <w:rPr>
          <w:sz w:val="24"/>
          <w:szCs w:val="24"/>
          <w:lang w:val="en-US"/>
        </w:rPr>
      </w:r>
      <w:r>
        <w:rPr>
          <w:sz w:val="24"/>
          <w:szCs w:val="24"/>
          <w:lang w:val="en-US"/>
        </w:rPr>
        <w:fldChar w:fldCharType="separate"/>
      </w:r>
      <w:r>
        <w:rPr>
          <w:sz w:val="24"/>
          <w:szCs w:val="24"/>
          <w:lang w:val="en-US"/>
        </w:rPr>
      </w:r>
      <w:r>
        <w:rPr>
          <w:sz w:val="24"/>
        </w:rPr>
        <w:t>(Nogueira et al., 2005)</w:t>
      </w:r>
      <w:r>
        <w:rPr>
          <w:sz w:val="24"/>
          <w:szCs w:val="24"/>
          <w:lang w:val="en-US"/>
        </w:rPr>
      </w:r>
      <w:r>
        <w:rPr>
          <w:sz w:val="24"/>
          <w:szCs w:val="24"/>
          <w:lang w:val="en-US"/>
        </w:rPr>
        <w:fldChar w:fldCharType="end"/>
      </w:r>
      <w:r>
        <w:rPr>
          <w:sz w:val="24"/>
          <w:szCs w:val="24"/>
          <w:lang w:val="en-US"/>
        </w:rPr>
        <w:t xml:space="preserve">.  Considering the HRT of this system (3.17 ± 0.80 days), a reduction in HRT could potentially increase the production capacity by reducing the fraction of heterotrophs in the microbial community. </w:t>
      </w:r>
    </w:p>
    <w:p>
      <w:pPr>
        <w:pStyle w:val="Normal"/>
        <w:spacing w:lineRule="auto" w:line="360" w:before="0" w:after="0"/>
        <w:jc w:val="both"/>
        <w:rPr>
          <w:sz w:val="24"/>
          <w:szCs w:val="24"/>
          <w:lang w:val="en-US"/>
        </w:rPr>
      </w:pPr>
      <w:r>
        <w:rPr>
          <w:sz w:val="24"/>
          <w:szCs w:val="24"/>
          <w:lang w:val="en-US"/>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drawing>
          <wp:inline distT="0" distB="0" distL="0" distR="0">
            <wp:extent cx="5943600" cy="59436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20"/>
                    <a:stretch>
                      <a:fillRect/>
                    </a:stretch>
                  </pic:blipFill>
                  <pic:spPr bwMode="auto">
                    <a:xfrm>
                      <a:off x="0" y="0"/>
                      <a:ext cx="5943600" cy="5943600"/>
                    </a:xfrm>
                    <a:prstGeom prst="rect">
                      <a:avLst/>
                    </a:prstGeom>
                  </pic:spPr>
                </pic:pic>
              </a:graphicData>
            </a:graphic>
          </wp:inline>
        </w:drawing>
      </w:r>
      <w:r>
        <w:rPr>
          <w:b/>
          <w:bCs/>
          <w:sz w:val="24"/>
          <w:szCs w:val="24"/>
          <w:lang w:val="en-US"/>
        </w:rPr>
        <w:t xml:space="preserve">Fig.  5.  </w:t>
      </w:r>
      <w:r>
        <w:rPr>
          <w:sz w:val="24"/>
          <w:szCs w:val="24"/>
          <w:lang w:val="en-US"/>
        </w:rPr>
        <w:t xml:space="preserve"> Relative abundances of the prevalent ASVs among the 10 most abundant taxa in at least one sample.  The rows are ASVs – where the name is the genus-level, or next defined if genus is unavailable, MIDAS v5.3-classification of the organism and the number is an iterative count of the name to preserve uniqueness among the ASV names.  The heatmaps are arranged with light and dark blue representing the lowest and highest abundance in the matrix, respectively.  White cells denote zero abundance.  The line plot on top of the heatmap is the </w:t>
      </w:r>
      <w:commentRangeStart w:id="74"/>
      <w:r>
        <w:rPr>
          <w:sz w:val="24"/>
          <w:szCs w:val="24"/>
          <w:lang w:val="en-US"/>
        </w:rPr>
        <w:t>Shannon Diversity Index</w:t>
      </w:r>
      <w:r>
        <w:rPr>
          <w:sz w:val="24"/>
          <w:szCs w:val="24"/>
          <w:lang w:val="en-US"/>
        </w:rPr>
      </w:r>
      <w:commentRangeEnd w:id="74"/>
      <w:r>
        <w:commentReference w:id="74"/>
      </w:r>
      <w:r>
        <w:rPr>
          <w:sz w:val="24"/>
          <w:szCs w:val="24"/>
          <w:lang w:val="en-US"/>
        </w:rPr>
        <w:t>, which is an established metric for capturing the diversity of a microbial community.  Finally, the dendrogram on the left represents the taxonomical relationships of the ASV rows according to their phylogeny.</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 xml:space="preserve">To further identify microbial community dynamics, patterns of co-associating taxa were elucidated with a </w:t>
      </w:r>
      <w:commentRangeStart w:id="75"/>
      <w:commentRangeStart w:id="76"/>
      <w:commentRangeStart w:id="77"/>
      <w:r>
        <w:rPr>
          <w:sz w:val="24"/>
          <w:szCs w:val="24"/>
          <w:lang w:val="en-US"/>
        </w:rPr>
        <w:t xml:space="preserve">correlational matrix of all relative abundances (Fig.  6).  Interestingly, the most dominant methanogenic taxa, Methanobacteriaceae and </w:t>
      </w:r>
      <w:r>
        <w:rPr>
          <w:i/>
          <w:iCs/>
          <w:sz w:val="24"/>
          <w:szCs w:val="24"/>
          <w:lang w:val="en-US"/>
        </w:rPr>
        <w:t>Methanobacterium</w:t>
      </w:r>
      <w:r>
        <w:rPr>
          <w:sz w:val="24"/>
          <w:szCs w:val="24"/>
          <w:lang w:val="en-US"/>
        </w:rPr>
        <w:t xml:space="preserve">, did not share any statistically significant associations, positive or negative.  This could reflect the outcome of operational conditions or an actual difference in emergent flanking community composition for the two taxonomic groups.  </w:t>
      </w:r>
      <w:r>
        <w:rPr>
          <w:sz w:val="24"/>
          <w:szCs w:val="24"/>
          <w:lang w:val="en-US"/>
        </w:rPr>
      </w:r>
      <w:commentRangeEnd w:id="77"/>
      <w:r>
        <w:commentReference w:id="77"/>
      </w:r>
      <w:r>
        <w:rPr>
          <w:sz w:val="24"/>
          <w:szCs w:val="24"/>
          <w:lang w:val="en-US"/>
        </w:rPr>
      </w:r>
      <w:commentRangeEnd w:id="76"/>
      <w:r>
        <w:commentReference w:id="76"/>
      </w:r>
      <w:r>
        <w:rPr>
          <w:sz w:val="24"/>
          <w:szCs w:val="24"/>
          <w:lang w:val="en-US"/>
        </w:rPr>
      </w:r>
      <w:commentRangeEnd w:id="75"/>
      <w:r>
        <w:commentReference w:id="75"/>
      </w:r>
      <w:r>
        <w:rPr>
          <w:sz w:val="24"/>
          <w:szCs w:val="24"/>
          <w:lang w:val="en-US"/>
        </w:rPr>
        <w:t xml:space="preserve"> </w:t>
      </w:r>
      <w:r>
        <w:rPr>
          <w:i/>
          <w:iCs/>
          <w:sz w:val="24"/>
          <w:szCs w:val="24"/>
          <w:lang w:val="en-US"/>
        </w:rPr>
        <w:t>Methanobacterium.1</w:t>
      </w:r>
      <w:r>
        <w:rPr>
          <w:sz w:val="24"/>
          <w:szCs w:val="24"/>
          <w:lang w:val="en-US"/>
        </w:rPr>
        <w:t xml:space="preserve"> was strongly enriched in the presence of excess H</w:t>
      </w:r>
      <w:r>
        <w:rPr>
          <w:sz w:val="24"/>
          <w:szCs w:val="24"/>
          <w:vertAlign w:val="subscript"/>
          <w:lang w:val="en-US"/>
        </w:rPr>
        <w:t>2</w:t>
      </w:r>
      <w:r>
        <w:rPr>
          <w:sz w:val="24"/>
          <w:szCs w:val="24"/>
          <w:lang w:val="en-US"/>
        </w:rPr>
        <w:t xml:space="preserve"> during the ramping phase, so Methanobacteriaceae was positively associated with a larger number of taxonomic groupings (seven) and had zero significant negatively associated taxa. </w:t>
      </w:r>
      <w:r>
        <w:rPr>
          <w:i/>
          <w:iCs/>
          <w:sz w:val="24"/>
          <w:szCs w:val="24"/>
          <w:lang w:val="en-US"/>
        </w:rPr>
        <w:t>Methanosarcina</w:t>
      </w:r>
      <w:r>
        <w:rPr>
          <w:sz w:val="24"/>
          <w:szCs w:val="24"/>
          <w:lang w:val="en-US"/>
        </w:rPr>
        <w:t xml:space="preserve"> appeared to share a very similar flanking community with Methanobacteriaceae.  </w:t>
      </w:r>
      <w:r>
        <w:rPr>
          <w:i/>
          <w:iCs/>
          <w:sz w:val="24"/>
          <w:szCs w:val="24"/>
          <w:lang w:val="en-US"/>
        </w:rPr>
        <w:t>Methanobacterium</w:t>
      </w:r>
      <w:r>
        <w:rPr>
          <w:sz w:val="24"/>
          <w:szCs w:val="24"/>
          <w:lang w:val="en-US"/>
        </w:rPr>
        <w:t>, on the other hand, had fewer positively associated groupings (</w:t>
      </w:r>
      <w:r>
        <w:rPr>
          <w:i/>
          <w:iCs/>
          <w:sz w:val="24"/>
          <w:szCs w:val="24"/>
          <w:lang w:val="en-US"/>
        </w:rPr>
        <w:t>midas_g_2178</w:t>
      </w:r>
      <w:r>
        <w:rPr>
          <w:sz w:val="24"/>
          <w:szCs w:val="24"/>
          <w:lang w:val="en-US"/>
        </w:rPr>
        <w:t xml:space="preserve">, midas_g_49937, </w:t>
      </w:r>
      <w:r>
        <w:rPr>
          <w:i/>
          <w:iCs/>
          <w:sz w:val="24"/>
          <w:szCs w:val="24"/>
          <w:lang w:val="en-US"/>
        </w:rPr>
        <w:t>Aminiphilus</w:t>
      </w:r>
      <w:r>
        <w:rPr>
          <w:sz w:val="24"/>
          <w:szCs w:val="24"/>
          <w:lang w:val="en-US"/>
        </w:rPr>
        <w:t xml:space="preserve">, and </w:t>
      </w:r>
      <w:r>
        <w:rPr>
          <w:i/>
          <w:iCs/>
          <w:sz w:val="24"/>
          <w:szCs w:val="24"/>
          <w:lang w:val="en-US"/>
        </w:rPr>
        <w:t>Xanthobacter</w:t>
      </w:r>
      <w:r>
        <w:rPr>
          <w:sz w:val="24"/>
          <w:szCs w:val="24"/>
          <w:lang w:val="en-US"/>
        </w:rPr>
        <w:t xml:space="preserve">) and demonstrated statistically significant negative correlations with seven taxonomic groups.  These findings align with observed operational conditions supporting emergence and dominance by </w:t>
      </w:r>
      <w:r>
        <w:rPr>
          <w:i/>
          <w:iCs/>
          <w:sz w:val="24"/>
          <w:szCs w:val="24"/>
          <w:lang w:val="en-US"/>
        </w:rPr>
        <w:t>Methanobacterium</w:t>
      </w:r>
      <w:r>
        <w:rPr>
          <w:sz w:val="24"/>
          <w:szCs w:val="24"/>
          <w:lang w:val="en-US"/>
        </w:rPr>
        <w:t xml:space="preserve"> also correlated to a decrease in diversity.  </w:t>
      </w:r>
      <w:r>
        <w:rPr>
          <w:i/>
          <w:iCs/>
          <w:sz w:val="24"/>
          <w:szCs w:val="24"/>
          <w:lang w:val="en-US"/>
        </w:rPr>
        <w:t xml:space="preserve">Methanobacterium.1 </w:t>
      </w:r>
      <w:r>
        <w:rPr>
          <w:sz w:val="24"/>
          <w:szCs w:val="24"/>
          <w:lang w:val="en-US"/>
        </w:rPr>
        <w:t>became especially enriched during the ramping phase; other taxa could have similarly been enriched due to elevated H</w:t>
      </w:r>
      <w:r>
        <w:rPr>
          <w:sz w:val="24"/>
          <w:szCs w:val="24"/>
          <w:vertAlign w:val="subscript"/>
          <w:lang w:val="en-US"/>
        </w:rPr>
        <w:t>2</w:t>
      </w:r>
      <w:r>
        <w:rPr>
          <w:sz w:val="24"/>
          <w:szCs w:val="24"/>
          <w:lang w:val="en-US"/>
        </w:rPr>
        <w:t xml:space="preserve"> partial pressure.  </w:t>
      </w:r>
    </w:p>
    <w:p>
      <w:pPr>
        <w:pStyle w:val="Normal"/>
        <w:spacing w:lineRule="auto" w:line="360" w:before="0" w:after="0"/>
        <w:jc w:val="both"/>
        <w:rPr>
          <w:sz w:val="24"/>
          <w:szCs w:val="24"/>
        </w:rPr>
      </w:pPr>
      <w:r>
        <w:rPr>
          <w:sz w:val="24"/>
          <w:szCs w:val="24"/>
        </w:rPr>
      </w:r>
    </w:p>
    <w:p>
      <w:pPr>
        <w:pStyle w:val="Normal"/>
        <w:spacing w:lineRule="auto" w:line="360" w:before="0" w:after="0"/>
        <w:jc w:val="both"/>
        <w:rPr/>
      </w:pPr>
      <w:r>
        <w:rPr/>
        <w:drawing>
          <wp:inline distT="0" distB="0" distL="0" distR="0">
            <wp:extent cx="5943600" cy="5943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21"/>
                    <a:stretch>
                      <a:fillRect/>
                    </a:stretch>
                  </pic:blipFill>
                  <pic:spPr bwMode="auto">
                    <a:xfrm>
                      <a:off x="0" y="0"/>
                      <a:ext cx="5943600" cy="5943600"/>
                    </a:xfrm>
                    <a:prstGeom prst="rect">
                      <a:avLst/>
                    </a:prstGeom>
                  </pic:spPr>
                </pic:pic>
              </a:graphicData>
            </a:graphic>
          </wp:inline>
        </w:drawing>
      </w:r>
    </w:p>
    <w:p>
      <w:pPr>
        <w:pStyle w:val="Normal"/>
        <w:spacing w:lineRule="auto" w:line="360" w:before="0" w:after="0"/>
        <w:jc w:val="both"/>
        <w:rPr>
          <w:sz w:val="24"/>
          <w:szCs w:val="24"/>
          <w:lang w:val="en-US"/>
        </w:rPr>
      </w:pPr>
      <w:r>
        <w:rPr>
          <w:b/>
          <w:bCs/>
          <w:sz w:val="24"/>
          <w:szCs w:val="24"/>
          <w:lang w:val="en-US"/>
        </w:rPr>
        <w:t>Fig.  6</w:t>
      </w:r>
      <w:r>
        <w:rPr>
          <w:sz w:val="24"/>
          <w:szCs w:val="24"/>
          <w:lang w:val="en-US"/>
        </w:rPr>
        <w:t xml:space="preserve">:  A clustered heatmap of a correlational matrix of the </w:t>
      </w:r>
      <w:commentRangeStart w:id="78"/>
      <w:commentRangeStart w:id="79"/>
      <w:r>
        <w:rPr>
          <w:sz w:val="24"/>
          <w:szCs w:val="24"/>
          <w:lang w:val="en-US"/>
        </w:rPr>
        <w:t xml:space="preserve">relative abundances from all post-inoculum samples (Days 149-300).  ASVs with the same MIDAS 5.3-classified Genus (or the last defined taxonomical level if the Genus is not specified) are summed within each sample.   This approach examines ecology-level relationships and trends between members, instead of every possible strain-level interaction.  </w:t>
      </w:r>
      <w:r>
        <w:rPr>
          <w:sz w:val="24"/>
          <w:szCs w:val="24"/>
          <w:lang w:val="en-US"/>
        </w:rPr>
      </w:r>
      <w:commentRangeEnd w:id="79"/>
      <w:r>
        <w:commentReference w:id="79"/>
      </w:r>
      <w:r>
        <w:rPr>
          <w:sz w:val="24"/>
          <w:szCs w:val="24"/>
          <w:lang w:val="en-US"/>
        </w:rPr>
      </w:r>
      <w:commentRangeEnd w:id="78"/>
      <w:r>
        <w:commentReference w:id="78"/>
      </w:r>
      <w:r>
        <w:rPr>
          <w:sz w:val="24"/>
          <w:szCs w:val="24"/>
          <w:lang w:val="en-US"/>
        </w:rPr>
        <w:t xml:space="preserve">The methanogen taxa are boxed to facilitate identifying the flanking community members that are most associated.  The correlations of relative abundances between the respective row and column members are Pearson’s correlations, where the diagonal is R=1 by definition.  The heatmap ranges from blue at R=1, white at R=0, and red at R=-1.  </w:t>
      </w:r>
      <w:del w:id="8" w:author="Unknown Author" w:date="2026-03-02T11:52:41Z">
        <w:r>
          <w:rPr>
            <w:sz w:val="24"/>
            <w:szCs w:val="24"/>
            <w:lang w:val="en-US"/>
          </w:rPr>
          <w:commentReference w:id="80"/>
        </w:r>
      </w:del>
      <w:del w:id="9" w:author="Unknown Author" w:date="2026-03-02T11:52:41Z">
        <w:r>
          <w:rPr>
            <w:sz w:val="24"/>
            <w:szCs w:val="24"/>
            <w:lang w:val="en-US"/>
          </w:rPr>
          <w:commentReference w:id="81"/>
        </w:r>
      </w:del>
      <w:del w:id="10" w:author="Unknown Author" w:date="2026-03-02T11:52:41Z">
        <w:r>
          <w:rPr>
            <w:sz w:val="24"/>
            <w:szCs w:val="24"/>
            <w:lang w:val="en-US"/>
          </w:rPr>
          <w:commentReference w:id="82"/>
        </w:r>
      </w:del>
      <w:r>
        <w:rPr>
          <w:sz w:val="24"/>
          <w:szCs w:val="24"/>
          <w:lang w:val="en-US"/>
        </w:rPr>
        <w:t>Bright green boxes denote correlations of statistical significance (p &lt; 0.05). Finally, the dendrograms here show the clustering relationships between the rows and columns.</w:t>
      </w:r>
    </w:p>
    <w:p>
      <w:pPr>
        <w:pStyle w:val="Heading1"/>
        <w:numPr>
          <w:ilvl w:val="0"/>
          <w:numId w:val="1"/>
        </w:numPr>
        <w:rPr>
          <w:lang w:val="en-US"/>
        </w:rPr>
      </w:pPr>
      <w:r>
        <w:rPr>
          <w:lang w:val="en-US"/>
        </w:rPr>
        <w:t>Conclusions</w:t>
      </w:r>
    </w:p>
    <w:p>
      <w:pPr>
        <w:pStyle w:val="Normal"/>
        <w:spacing w:lineRule="auto" w:line="360" w:before="0" w:after="0"/>
        <w:jc w:val="both"/>
        <w:rPr>
          <w:sz w:val="24"/>
          <w:szCs w:val="24"/>
          <w:lang w:val="en-US"/>
        </w:rPr>
      </w:pPr>
      <w:commentRangeStart w:id="83"/>
      <w:r>
        <w:rPr>
          <w:sz w:val="24"/>
          <w:szCs w:val="24"/>
          <w:lang w:val="en-US"/>
        </w:rPr>
        <w:t>This</w:t>
      </w:r>
      <w:r>
        <w:rPr>
          <w:sz w:val="24"/>
          <w:szCs w:val="24"/>
          <w:lang w:val="en-US"/>
        </w:rPr>
      </w:r>
      <w:commentRangeEnd w:id="83"/>
      <w:r>
        <w:commentReference w:id="83"/>
      </w:r>
      <w:r>
        <w:rPr>
          <w:sz w:val="24"/>
          <w:szCs w:val="24"/>
          <w:lang w:val="en-US"/>
        </w:rPr>
        <w:t xml:space="preserve"> MBfR </w:t>
      </w:r>
      <w:commentRangeStart w:id="84"/>
      <w:r>
        <w:rPr>
          <w:sz w:val="24"/>
          <w:szCs w:val="24"/>
          <w:lang w:val="en-US"/>
        </w:rPr>
        <w:t>outperforms</w:t>
      </w:r>
      <w:r>
        <w:rPr>
          <w:sz w:val="24"/>
          <w:szCs w:val="24"/>
          <w:lang w:val="en-US"/>
        </w:rPr>
      </w:r>
      <w:commentRangeEnd w:id="84"/>
      <w:r>
        <w:commentReference w:id="84"/>
      </w:r>
      <w:r>
        <w:rPr>
          <w:sz w:val="24"/>
          <w:szCs w:val="24"/>
          <w:lang w:val="en-US"/>
        </w:rPr>
        <w:t xml:space="preserve"> mesophilic reactors and competes with thermophilic systems in terms of both quality and specific CH</w:t>
      </w:r>
      <w:r>
        <w:rPr>
          <w:sz w:val="24"/>
          <w:szCs w:val="24"/>
          <w:vertAlign w:val="subscript"/>
          <w:lang w:val="en-US"/>
        </w:rPr>
        <w:t>4</w:t>
      </w:r>
      <w:r>
        <w:rPr>
          <w:sz w:val="24"/>
          <w:szCs w:val="24"/>
          <w:lang w:val="en-US"/>
        </w:rPr>
        <w:t xml:space="preserve"> production capacity.  This indicates that the desired improvement in H</w:t>
      </w:r>
      <w:r>
        <w:rPr>
          <w:sz w:val="24"/>
          <w:szCs w:val="24"/>
          <w:vertAlign w:val="subscript"/>
          <w:lang w:val="en-US"/>
        </w:rPr>
        <w:t>2</w:t>
      </w:r>
      <w:r>
        <w:rPr>
          <w:sz w:val="24"/>
          <w:szCs w:val="24"/>
          <w:lang w:val="en-US"/>
        </w:rPr>
        <w:t xml:space="preserve"> mass transfer was achieved through increasing SVR without the need for </w:t>
      </w:r>
      <w:commentRangeStart w:id="85"/>
      <w:r>
        <w:rPr>
          <w:sz w:val="24"/>
          <w:szCs w:val="24"/>
          <w:lang w:val="en-US"/>
        </w:rPr>
        <w:t>heating</w:t>
      </w:r>
      <w:r>
        <w:rPr>
          <w:sz w:val="24"/>
          <w:szCs w:val="24"/>
          <w:lang w:val="en-US"/>
        </w:rPr>
      </w:r>
      <w:commentRangeEnd w:id="85"/>
      <w:r>
        <w:commentReference w:id="85"/>
      </w:r>
      <w:r>
        <w:rPr>
          <w:sz w:val="24"/>
          <w:szCs w:val="24"/>
          <w:lang w:val="en-US"/>
        </w:rPr>
        <w:t xml:space="preserve"> to thermophilic conditions.  While both higher quality and production targets were met throughout the 331-day experimental run, the highest observed production capacity where the system also produced high-quality biomethane was 6.18</w:t>
      </w:r>
      <w:commentRangeStart w:id="86"/>
      <w:commentRangeStart w:id="87"/>
      <w:r>
        <w:rPr>
          <w:sz w:val="24"/>
          <w:szCs w:val="24"/>
          <w:lang w:val="en-US"/>
        </w:rPr>
        <w:t xml:space="preserve"> m</w:t>
      </w:r>
      <w:r>
        <w:rPr>
          <w:sz w:val="24"/>
          <w:szCs w:val="24"/>
          <w:vertAlign w:val="superscript"/>
          <w:lang w:val="en-US"/>
        </w:rPr>
        <w:t>3</w:t>
      </w:r>
      <w:r>
        <w:rPr>
          <w:sz w:val="24"/>
          <w:szCs w:val="24"/>
          <w:lang w:val="en-US"/>
        </w:rPr>
        <w:t>CH</w:t>
      </w:r>
      <w:r>
        <w:rPr>
          <w:sz w:val="24"/>
          <w:szCs w:val="24"/>
          <w:vertAlign w:val="subscript"/>
          <w:lang w:val="en-US"/>
        </w:rPr>
        <w:t>4</w:t>
      </w:r>
      <w:r>
        <w:rPr>
          <w:sz w:val="24"/>
          <w:szCs w:val="24"/>
          <w:lang w:val="en-US"/>
        </w:rPr>
        <w:t xml:space="preserve">/m3d </w:t>
      </w:r>
      <w:r>
        <w:rPr>
          <w:sz w:val="24"/>
          <w:szCs w:val="24"/>
          <w:lang w:val="en-US"/>
        </w:rPr>
      </w:r>
      <w:commentRangeEnd w:id="87"/>
      <w:r>
        <w:commentReference w:id="87"/>
      </w:r>
      <w:r>
        <w:rPr>
          <w:sz w:val="24"/>
          <w:szCs w:val="24"/>
          <w:lang w:val="en-US"/>
        </w:rPr>
      </w:r>
      <w:commentRangeEnd w:id="86"/>
      <w:r>
        <w:commentReference w:id="86"/>
      </w:r>
      <w:r>
        <w:rPr>
          <w:sz w:val="24"/>
          <w:szCs w:val="24"/>
          <w:lang w:val="en-US"/>
        </w:rPr>
        <w:t>(or 7.44 NL CH</w:t>
      </w:r>
      <w:r>
        <w:rPr>
          <w:sz w:val="24"/>
          <w:szCs w:val="24"/>
          <w:vertAlign w:val="subscript"/>
          <w:lang w:val="en-US"/>
        </w:rPr>
        <w:t>4</w:t>
      </w:r>
      <w:r>
        <w:rPr>
          <w:sz w:val="24"/>
          <w:szCs w:val="24"/>
          <w:lang w:val="en-US"/>
        </w:rPr>
        <w:t>/m</w:t>
      </w:r>
      <w:r>
        <w:rPr>
          <w:sz w:val="24"/>
          <w:szCs w:val="24"/>
          <w:vertAlign w:val="superscript"/>
          <w:lang w:val="en-US"/>
        </w:rPr>
        <w:t>2</w:t>
      </w:r>
      <w:r>
        <w:rPr>
          <w:sz w:val="24"/>
          <w:szCs w:val="24"/>
          <w:lang w:val="en-US"/>
        </w:rPr>
        <w:t>d) at a quality of 93.3 ± 1.0% CH</w:t>
      </w:r>
      <w:r>
        <w:rPr>
          <w:sz w:val="24"/>
          <w:szCs w:val="24"/>
          <w:vertAlign w:val="subscript"/>
          <w:lang w:val="en-US"/>
        </w:rPr>
        <w:t>4</w:t>
      </w:r>
      <w:r>
        <w:rPr>
          <w:sz w:val="24"/>
          <w:szCs w:val="24"/>
          <w:lang w:val="en-US"/>
        </w:rPr>
        <w:t>, 0.9 ± 0.7% CO</w:t>
      </w:r>
      <w:r>
        <w:rPr>
          <w:sz w:val="24"/>
          <w:szCs w:val="24"/>
          <w:vertAlign w:val="subscript"/>
          <w:lang w:val="en-US"/>
        </w:rPr>
        <w:t>2</w:t>
      </w:r>
      <w:r>
        <w:rPr>
          <w:sz w:val="24"/>
          <w:szCs w:val="24"/>
          <w:lang w:val="en-US"/>
        </w:rPr>
        <w:t>, 5.8 ± 0.5% H</w:t>
      </w:r>
      <w:r>
        <w:rPr>
          <w:sz w:val="24"/>
          <w:szCs w:val="24"/>
          <w:vertAlign w:val="subscript"/>
          <w:lang w:val="en-US"/>
        </w:rPr>
        <w:t>2</w:t>
      </w:r>
      <w:r>
        <w:rPr>
          <w:sz w:val="24"/>
          <w:szCs w:val="24"/>
          <w:lang w:val="en-US"/>
        </w:rPr>
        <w:t xml:space="preserve"> averaged over seven days.  </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lang w:val="en-US"/>
        </w:rPr>
      </w:pPr>
      <w:r>
        <w:rPr>
          <w:sz w:val="24"/>
          <w:szCs w:val="24"/>
          <w:lang w:val="en-US"/>
        </w:rPr>
        <w:t xml:space="preserve">The biofilm developed an unusual morphology, coupled with a long SRT relative to HRT.  However, this morphology may be the result of other factors, such as co-diffusion of substrates from an active attachment surface or unevenly applied shear forces.  Further investigation is necessary to elucidate the relationship between biofilm formation and substrate delivery method.  Hydrogenotrophic methanogens in the taxa Methanobacteriaceae (family) and </w:t>
      </w:r>
      <w:r>
        <w:rPr>
          <w:i/>
          <w:iCs/>
          <w:sz w:val="24"/>
          <w:szCs w:val="24"/>
          <w:lang w:val="en-US"/>
        </w:rPr>
        <w:t xml:space="preserve">Methanobacterium </w:t>
      </w:r>
      <w:r>
        <w:rPr>
          <w:sz w:val="24"/>
          <w:szCs w:val="24"/>
          <w:lang w:val="en-US"/>
        </w:rPr>
        <w:t xml:space="preserve">(genus), were enriched in this system, comprising up to 82% of total relative abundance.  Metabolic stability appears to have been additionally supported by a small but significant flanking community of </w:t>
      </w:r>
      <w:commentRangeStart w:id="88"/>
      <w:r>
        <w:rPr>
          <w:sz w:val="24"/>
          <w:szCs w:val="24"/>
          <w:lang w:val="en-US"/>
        </w:rPr>
        <w:t>heterotrophic</w:t>
      </w:r>
      <w:r>
        <w:rPr>
          <w:sz w:val="24"/>
          <w:szCs w:val="24"/>
          <w:lang w:val="en-US"/>
        </w:rPr>
      </w:r>
      <w:commentRangeEnd w:id="88"/>
      <w:r>
        <w:commentReference w:id="88"/>
      </w:r>
      <w:r>
        <w:rPr>
          <w:sz w:val="24"/>
          <w:szCs w:val="24"/>
          <w:lang w:val="en-US"/>
        </w:rPr>
        <w:t xml:space="preserve"> fermenters.  </w:t>
      </w:r>
    </w:p>
    <w:p>
      <w:pPr>
        <w:pStyle w:val="Normal"/>
        <w:spacing w:lineRule="auto" w:line="360" w:before="0" w:after="0"/>
        <w:jc w:val="both"/>
        <w:rPr>
          <w:sz w:val="24"/>
          <w:szCs w:val="24"/>
          <w:lang w:val="en-US"/>
        </w:rPr>
      </w:pPr>
      <w:r>
        <w:rPr/>
        <w:br/>
      </w:r>
      <w:r>
        <w:rPr>
          <w:sz w:val="24"/>
          <w:szCs w:val="24"/>
          <w:lang w:val="en-US"/>
        </w:rPr>
        <w:t xml:space="preserve">Future work is warranted to investigate additional improvements to performance through minor changes to design elements, including increasing slack in the membrane bundle to allow better exposure to shear forces on individual fibers and evaluating alternative membrane materials.  Nevertheless, this system produced high quality biomethane at high rates under mesophilic conditions, demonstrating its suitability for RNG </w:t>
      </w:r>
      <w:commentRangeStart w:id="89"/>
      <w:r>
        <w:rPr>
          <w:sz w:val="24"/>
          <w:szCs w:val="24"/>
          <w:lang w:val="en-US"/>
        </w:rPr>
        <w:t>production</w:t>
      </w:r>
      <w:r>
        <w:rPr>
          <w:sz w:val="24"/>
          <w:szCs w:val="24"/>
          <w:lang w:val="en-US"/>
        </w:rPr>
      </w:r>
      <w:commentRangeEnd w:id="89"/>
      <w:r>
        <w:commentReference w:id="89"/>
      </w:r>
      <w:r>
        <w:rPr>
          <w:sz w:val="24"/>
          <w:szCs w:val="24"/>
          <w:lang w:val="en-US"/>
        </w:rPr>
        <w:t>.</w:t>
      </w:r>
    </w:p>
    <w:p>
      <w:pPr>
        <w:pStyle w:val="Normal"/>
        <w:spacing w:lineRule="auto" w:line="360" w:before="0" w:after="0"/>
        <w:jc w:val="both"/>
        <w:rPr>
          <w:sz w:val="24"/>
          <w:szCs w:val="24"/>
        </w:rPr>
      </w:pPr>
      <w:r>
        <w:rPr>
          <w:sz w:val="24"/>
          <w:szCs w:val="24"/>
        </w:rPr>
      </w:r>
    </w:p>
    <w:p>
      <w:pPr>
        <w:pStyle w:val="Heading1"/>
        <w:rPr>
          <w:bCs/>
        </w:rPr>
      </w:pPr>
      <w:r>
        <w:rPr/>
        <w:t xml:space="preserve">Author </w:t>
      </w:r>
      <w:commentRangeStart w:id="90"/>
      <w:r>
        <w:rPr/>
        <w:t>Contributions</w:t>
      </w:r>
      <w:commentRangeEnd w:id="90"/>
      <w:r>
        <w:commentReference w:id="90"/>
      </w:r>
      <w:r>
        <w:rPr/>
      </w:r>
    </w:p>
    <w:p>
      <w:pPr>
        <w:pStyle w:val="Normal"/>
        <w:spacing w:lineRule="auto" w:line="360" w:before="0" w:after="0"/>
        <w:jc w:val="both"/>
        <w:rPr>
          <w:sz w:val="24"/>
          <w:szCs w:val="24"/>
        </w:rPr>
      </w:pPr>
      <w:r>
        <w:rPr>
          <w:sz w:val="24"/>
          <w:szCs w:val="24"/>
        </w:rPr>
      </w:r>
    </w:p>
    <w:p>
      <w:pPr>
        <w:pStyle w:val="Normal"/>
        <w:spacing w:lineRule="auto" w:line="360" w:before="0" w:after="0"/>
        <w:jc w:val="both"/>
        <w:rPr>
          <w:color w:val="0563C1"/>
          <w:sz w:val="24"/>
          <w:szCs w:val="24"/>
          <w:u w:val="single"/>
        </w:rPr>
      </w:pPr>
      <w:r>
        <w:rPr>
          <w:color w:val="0563C1"/>
          <w:sz w:val="24"/>
          <w:szCs w:val="24"/>
          <w:u w:val="single"/>
        </w:rPr>
      </w:r>
    </w:p>
    <w:p>
      <w:pPr>
        <w:pStyle w:val="Heading1"/>
        <w:rPr>
          <w:bCs/>
        </w:rPr>
      </w:pPr>
      <w:r>
        <w:rPr/>
        <w:t xml:space="preserve">Declaration of </w:t>
      </w:r>
      <w:commentRangeStart w:id="91"/>
      <w:r>
        <w:rPr/>
        <w:t>Competing</w:t>
      </w:r>
      <w:r>
        <w:rPr/>
      </w:r>
      <w:commentRangeEnd w:id="91"/>
      <w:r>
        <w:commentReference w:id="91"/>
      </w:r>
      <w:r>
        <w:rPr/>
        <w:t xml:space="preserve"> Interest</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Heading1"/>
        <w:rPr>
          <w:bCs/>
        </w:rPr>
      </w:pPr>
      <w:commentRangeStart w:id="92"/>
      <w:commentRangeStart w:id="93"/>
      <w:r>
        <w:rPr/>
        <w:t>Acknowledgements</w:t>
      </w:r>
      <w:r>
        <w:rPr/>
      </w:r>
      <w:commentRangeEnd w:id="93"/>
      <w:r>
        <w:commentReference w:id="93"/>
      </w:r>
      <w:commentRangeEnd w:id="92"/>
      <w:r>
        <w:commentReference w:id="92"/>
      </w:r>
      <w:r>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p>
      <w:pPr>
        <w:pStyle w:val="Heading1"/>
        <w:rPr/>
      </w:pPr>
      <w:bookmarkStart w:id="14" w:name="_7x2juiz8u3r"/>
      <w:bookmarkStart w:id="15" w:name="_mfugr6pzgwcb"/>
      <w:bookmarkStart w:id="16" w:name="_z699nhh08i5n"/>
      <w:bookmarkEnd w:id="14"/>
      <w:bookmarkEnd w:id="15"/>
      <w:bookmarkEnd w:id="16"/>
      <w:r>
        <w:rPr/>
        <w:t>Re</w:t>
      </w:r>
      <w:commentRangeStart w:id="94"/>
      <w:r>
        <w:rPr/>
        <w:t>ferences</w:t>
      </w:r>
      <w:commentRangeEnd w:id="94"/>
      <w:r>
        <w:commentReference w:id="94"/>
      </w:r>
      <w:r>
        <w:rPr/>
      </w:r>
    </w:p>
    <w:p>
      <w:pPr>
        <w:pStyle w:val="Normal"/>
        <w:spacing w:lineRule="auto" w:line="240" w:before="0" w:after="0"/>
        <w:ind w:left="720"/>
        <w:jc w:val="both"/>
        <w:rPr>
          <w:sz w:val="24"/>
          <w:szCs w:val="24"/>
        </w:rPr>
      </w:pPr>
      <w:r>
        <w:rPr>
          <w:sz w:val="24"/>
          <w:szCs w:val="24"/>
        </w:rPr>
      </w:r>
    </w:p>
    <w:p>
      <w:pPr>
        <w:pStyle w:val="Bibliography"/>
        <w:rPr>
          <w:sz w:val="24"/>
        </w:rPr>
      </w:pPr>
      <w:r>
        <w:fldChar w:fldCharType="begin"/>
      </w:r>
      <w:r>
        <w:rPr>
          <w:sz w:val="24"/>
          <w:szCs w:val="24"/>
        </w:rPr>
        <w:instrText xml:space="preserve">ADDIN ZOTERO_BIBL {"uncited":[],"omitted":[],"custom":[]} CSL_BIBLIOGRAPHY</w:instrText>
      </w:r>
      <w:r>
        <w:rPr>
          <w:sz w:val="24"/>
          <w:szCs w:val="24"/>
        </w:rPr>
      </w:r>
      <w:r>
        <w:rPr>
          <w:sz w:val="24"/>
          <w:szCs w:val="24"/>
        </w:rPr>
        <w:fldChar w:fldCharType="separate"/>
      </w:r>
      <w:r>
        <w:rPr>
          <w:sz w:val="24"/>
          <w:szCs w:val="24"/>
        </w:rPr>
      </w:r>
      <w:r>
        <w:rPr>
          <w:sz w:val="24"/>
        </w:rPr>
        <w:t>Adnan, Ong, Nomanbhay, Chew, Show, 2019. Technologies for Biogas Upgrading to Biomethane: A Review. Bioengineering 6, 92. https://doi.org/10.3390/bioengineering6040092</w:t>
      </w:r>
    </w:p>
    <w:p>
      <w:pPr>
        <w:pStyle w:val="Bibliography"/>
        <w:rPr>
          <w:sz w:val="24"/>
        </w:rPr>
      </w:pPr>
      <w:r>
        <w:rPr>
          <w:sz w:val="24"/>
        </w:rPr>
        <w:t>Cox, S., Beshilas, L., Hotchkiss, E., 2019. Renewable Energy to Support Energy Security. National Renewable Energy Laboratory.</w:t>
      </w:r>
    </w:p>
    <w:p>
      <w:pPr>
        <w:pStyle w:val="Bibliography"/>
        <w:rPr>
          <w:sz w:val="24"/>
        </w:rPr>
      </w:pPr>
      <w:r>
        <w:rPr>
          <w:sz w:val="24"/>
        </w:rPr>
        <w:t>Díaz, I., Pérez, C., Alfaro, N., Fdz-Polanco, F., 2015. A feasibility study on the bioconversion of CO2 and H2 to biomethane by gas sparging through polymeric membranes. Bioresour. Technol. 185, 246–253. https://doi.org/10.1016/j.biortech.2015.02.114</w:t>
      </w:r>
    </w:p>
    <w:p>
      <w:pPr>
        <w:pStyle w:val="Bibliography"/>
        <w:rPr>
          <w:sz w:val="24"/>
        </w:rPr>
      </w:pPr>
      <w:r>
        <w:rPr>
          <w:sz w:val="24"/>
        </w:rPr>
        <w:t>Fachal-Suárez, M., Krishnan, S., Chaiprapat, S., González, D., Gabriel, D., 2024. An overview of biomethanation and the use of membrane technologies as a candidate to overcome H2 mass transfer limitations. Biotechnol. Adv. 77, 108465. https://doi.org/10.1016/j.biotechadv.2024.108465</w:t>
      </w:r>
    </w:p>
    <w:p>
      <w:pPr>
        <w:pStyle w:val="Bibliography"/>
        <w:rPr>
          <w:sz w:val="24"/>
        </w:rPr>
      </w:pPr>
      <w:r>
        <w:rPr>
          <w:sz w:val="24"/>
        </w:rPr>
        <w:t>Fan, Y., Chang, T., Ranjbar, O., 2024. Energy security and energy mix diversification nexus in the OECD countries. Econ. Anal. Policy 84, 2071–2085. https://doi.org/10.1016/j.eap.2024.11.012</w:t>
      </w:r>
    </w:p>
    <w:p>
      <w:pPr>
        <w:pStyle w:val="Bibliography"/>
        <w:rPr>
          <w:sz w:val="24"/>
        </w:rPr>
      </w:pPr>
      <w:r>
        <w:rPr>
          <w:sz w:val="24"/>
        </w:rPr>
        <w:t>Farmer, M., Sabba, F., Jia, Z., Dunlap, P., Barnard, J., Qin, C.D., Straka, L., Kozak, J.A., Downing, L., Wells, G., 2023. Confronting Assumptions of Phosphorus-Accumulating Organisms and Glycogen-Accumulating Organisms: Peaceful Coexistence in a Carbon-Limited Sidestream EBPR Demonstration. ACS EST Water 3, 2384–2394. https://doi.org/10.1021/acsestwater.3c00083</w:t>
      </w:r>
    </w:p>
    <w:p>
      <w:pPr>
        <w:pStyle w:val="Bibliography"/>
        <w:rPr>
          <w:sz w:val="24"/>
        </w:rPr>
      </w:pPr>
      <w:r>
        <w:rPr>
          <w:sz w:val="24"/>
        </w:rPr>
        <w:t>Feickert Fenske, C., Kirzeder, F., Strübing, D., Koch, K., 2023a. Biogas upgrading in a pilot-scale trickle bed reactor – Long-term biological methanation under real application conditions. Bioresour. Technol. 376, 128868. https://doi.org/10.1016/j.biortech.2023.128868</w:t>
      </w:r>
    </w:p>
    <w:p>
      <w:pPr>
        <w:pStyle w:val="Bibliography"/>
        <w:rPr>
          <w:sz w:val="24"/>
        </w:rPr>
      </w:pPr>
      <w:r>
        <w:rPr>
          <w:sz w:val="24"/>
        </w:rPr>
        <w:t>Feickert Fenske, C., Strübing, D., Koch, K., 2023b. Biological methanation in trickle bed reactors - a critical review. Bioresour. Technol. 385, 129383. https://doi.org/10.1016/j.biortech.2023.129383</w:t>
      </w:r>
    </w:p>
    <w:p>
      <w:pPr>
        <w:pStyle w:val="Bibliography"/>
        <w:rPr>
          <w:sz w:val="24"/>
        </w:rPr>
      </w:pPr>
      <w:r>
        <w:rPr>
          <w:sz w:val="24"/>
        </w:rPr>
        <w:t>Ge, M., Friedrich, J., Vigna, L., 2024. Where Do Emissions Come From? 4 Charts Explain Greenhouse Gas Emissions by Sector. World Resour. Inst.</w:t>
      </w:r>
    </w:p>
    <w:p>
      <w:pPr>
        <w:pStyle w:val="Bibliography"/>
        <w:rPr>
          <w:sz w:val="24"/>
        </w:rPr>
      </w:pPr>
      <w:r>
        <w:rPr>
          <w:sz w:val="24"/>
        </w:rPr>
        <w:t>German Association for Gas and Water (DVGW), 2021. Technical Rule - Standard DVGW G 260 (A) - Gas Quality.</w:t>
      </w:r>
    </w:p>
    <w:p>
      <w:pPr>
        <w:pStyle w:val="Bibliography"/>
        <w:rPr>
          <w:sz w:val="24"/>
        </w:rPr>
      </w:pPr>
      <w:r>
        <w:rPr>
          <w:sz w:val="24"/>
        </w:rPr>
        <w:t>Hao, X., Cai, Z., Fu, K., Zhao, D., 2012. Distinguishing activity decay and cell death from bacterial decay for two types of methanogens. Water Res. 46, 1251–1259. https://doi.org/10.1016/j.watres.2011.12.029</w:t>
      </w:r>
    </w:p>
    <w:p>
      <w:pPr>
        <w:pStyle w:val="Bibliography"/>
        <w:rPr>
          <w:sz w:val="24"/>
        </w:rPr>
      </w:pPr>
      <w:r>
        <w:rPr>
          <w:sz w:val="24"/>
        </w:rPr>
        <w:t>IEA, 2025. Outlook for biogas and biomethane: A global geospatial assessment (Special Report), World Energy Outlook. International Energy Agency (IEA), France. https://doi.org/10.1787/040c8cd2-en</w:t>
      </w:r>
    </w:p>
    <w:p>
      <w:pPr>
        <w:pStyle w:val="Bibliography"/>
        <w:rPr>
          <w:sz w:val="24"/>
        </w:rPr>
      </w:pPr>
      <w:r>
        <w:rPr>
          <w:sz w:val="24"/>
        </w:rPr>
        <w:t>IPCC_AR6_SYR_LongerReport, n.d.</w:t>
      </w:r>
    </w:p>
    <w:p>
      <w:pPr>
        <w:pStyle w:val="Bibliography"/>
        <w:rPr>
          <w:sz w:val="24"/>
        </w:rPr>
      </w:pPr>
      <w:r>
        <w:rPr>
          <w:sz w:val="24"/>
        </w:rPr>
        <w:t>Jønson, B.D., Tsapekos, P., Tahir Ashraf, M., Jeppesen, M., Ejbye Schmidt, J., Bastidas-Oyanedel, J.-R., 2022. Pilot-scale study of biomethanation in biological trickle bed reactors converting impure CO2 from a Full-scale biogas plant. Bioresour. Technol. 365, 128160. https://doi.org/10.1016/j.biortech.2022.128160</w:t>
      </w:r>
    </w:p>
    <w:p>
      <w:pPr>
        <w:pStyle w:val="Bibliography"/>
        <w:rPr>
          <w:sz w:val="24"/>
        </w:rPr>
      </w:pPr>
      <w:r>
        <w:rPr>
          <w:sz w:val="24"/>
        </w:rPr>
        <w:t>Kapoor, R., Ghosh, P., Kumar, M., Vijay, V.K., 2019. Evaluation of biogas upgrading technologies and future perspectives: a review. Environ. Sci. Pollut. Res. 26, 11631–11661. https://doi.org/10.1007/s11356-019-04767-1</w:t>
      </w:r>
    </w:p>
    <w:p>
      <w:pPr>
        <w:pStyle w:val="Bibliography"/>
        <w:rPr>
          <w:sz w:val="24"/>
        </w:rPr>
      </w:pPr>
      <w:r>
        <w:rPr>
          <w:sz w:val="24"/>
        </w:rPr>
        <w:t>Lin, S.-H., Kuntke, P., De Smit, S.M., Hamelers, H.V.M., Gagliano, M.C., 2026. Membrane biofilm reactor (MBfR) enabling optimal H2 delivery and supporting minimal nutrient supplementation to hydrogenotrophic biofilms. Water Res. X 30, 100507. https://doi.org/10.1016/j.wroa.2026.100507</w:t>
      </w:r>
    </w:p>
    <w:p>
      <w:pPr>
        <w:pStyle w:val="Bibliography"/>
        <w:rPr>
          <w:sz w:val="24"/>
        </w:rPr>
      </w:pPr>
      <w:r>
        <w:rPr>
          <w:sz w:val="24"/>
        </w:rPr>
        <w:t>Lippert, T., Lin, Y.J., Nielsen, H.D., Wells, G.F., 2025. Neutral water electrolysis unifies green hydrogen and renewable natural gas production from biogas. Chem. Eng. J. 521, 166969. https://doi.org/10.1016/j.cej.2025.166969</w:t>
      </w:r>
    </w:p>
    <w:p>
      <w:pPr>
        <w:pStyle w:val="Bibliography"/>
        <w:rPr>
          <w:sz w:val="24"/>
        </w:rPr>
      </w:pPr>
      <w:r>
        <w:rPr>
          <w:sz w:val="24"/>
        </w:rPr>
        <w:t>Martin, K.J., Nerenberg, R., 2012. The membrane biofilm reactor (MBfR) for water and wastewater treatment: Principles, applications, and recent developments. Bioresour. Technol. 122, 83–94. https://doi.org/10.1016/j.biortech.2012.02.110</w:t>
      </w:r>
    </w:p>
    <w:p>
      <w:pPr>
        <w:pStyle w:val="Bibliography"/>
        <w:rPr>
          <w:sz w:val="24"/>
        </w:rPr>
      </w:pPr>
      <w:r>
        <w:rPr>
          <w:sz w:val="24"/>
        </w:rPr>
        <w:t>Miehle, M., Hackbarth, M., Gescher, J., Horn, H., Hille-Reichel, A., 2021a. Biological biogas upgrading in a membrane biofilm reactor with and without organic carbon source. Bioresour. Technol. 335, 125287. https://doi.org/10.1016/j.biortech.2021.125287</w:t>
      </w:r>
    </w:p>
    <w:p>
      <w:pPr>
        <w:pStyle w:val="Bibliography"/>
        <w:rPr>
          <w:sz w:val="24"/>
        </w:rPr>
      </w:pPr>
      <w:r>
        <w:rPr>
          <w:sz w:val="24"/>
        </w:rPr>
        <w:t>Miehle, M., Hackbarth, M., Gescher, J., Horn, H., Hille-Reichel, A., 2021b. Biological biogas upgrading in a membrane biofilm reactor with and without organic carbon source. Bioresour. Technol. 335, 125287. https://doi.org/10.1016/j.biortech.2021.125287</w:t>
      </w:r>
    </w:p>
    <w:p>
      <w:pPr>
        <w:pStyle w:val="Bibliography"/>
        <w:rPr>
          <w:sz w:val="24"/>
        </w:rPr>
      </w:pPr>
      <w:r>
        <w:rPr>
          <w:sz w:val="24"/>
        </w:rPr>
        <w:t>Muñoz, R., Meier, L., Diaz, I., Jeison, D., 2015. A review on the state-of-the-art of physical/chemical and biological technologies for biogas upgrading. Rev. Environ. Sci. Biotechnol. 14, 727–759. https://doi.org/10.1007/s11157-015-9379-1</w:t>
      </w:r>
    </w:p>
    <w:p>
      <w:pPr>
        <w:pStyle w:val="Bibliography"/>
        <w:rPr>
          <w:sz w:val="24"/>
        </w:rPr>
      </w:pPr>
      <w:r>
        <w:rPr>
          <w:sz w:val="24"/>
        </w:rPr>
        <w:t>Nerenberg, R., 2016. The membrane-biofilm reactor (MBfR) as a counter-diffusional biofilm process. Curr. Opin. Biotechnol. 38, 131–136. https://doi.org/10.1016/j.copbio.2016.01.015</w:t>
      </w:r>
    </w:p>
    <w:p>
      <w:pPr>
        <w:pStyle w:val="Bibliography"/>
        <w:rPr>
          <w:sz w:val="24"/>
        </w:rPr>
      </w:pPr>
      <w:r>
        <w:rPr>
          <w:sz w:val="24"/>
        </w:rPr>
        <w:t>Nogueira, R., Elenter, D., Brito, A., Melo, L.F., Wagner, M., Morgenroth, E., 2005. Evaluating heterotrophic growth in a nitrifying biofilm reactor using fluorescence in situ hybridization and mathematical modeling. Water Sci. Technol. 52, 135–141. https://doi.org/10.2166/wst.2005.0192</w:t>
      </w:r>
    </w:p>
    <w:p>
      <w:pPr>
        <w:pStyle w:val="Bibliography"/>
        <w:rPr>
          <w:sz w:val="24"/>
        </w:rPr>
      </w:pPr>
      <w:r>
        <w:rPr>
          <w:sz w:val="24"/>
        </w:rPr>
        <w:t>Orgill, J.J., Atiyeh, H.K., Devarapalli, M., Phillips, J.R., Lewis, R.S., Huhnke, R.L., 2013. A comparison of mass transfer coefficients between trickle-bed, hollow fiber membrane and stirred tank reactors. Bioresour. Technol. 133, 340–346. https://doi.org/10.1016/j.biortech.2013.01.124</w:t>
      </w:r>
    </w:p>
    <w:p>
      <w:pPr>
        <w:pStyle w:val="Bibliography"/>
        <w:rPr>
          <w:sz w:val="24"/>
        </w:rPr>
      </w:pPr>
      <w:r>
        <w:rPr>
          <w:sz w:val="24"/>
        </w:rPr>
        <w:t>Pauss, A., Andre, G., Perrier, M., Guiot, S.R., 1990. Liquid-to-Gas Mass Transfer in Anaerobic Processes: Inevitable Transfer Limitations of Methane and Hydrogen in the Biomethanation Process. Appl. Environ. Microbiol. 56, 1636–1644. https://doi.org/10.1128/aem.56.6.1636-1644.1990</w:t>
      </w:r>
    </w:p>
    <w:p>
      <w:pPr>
        <w:pStyle w:val="Bibliography"/>
        <w:rPr>
          <w:sz w:val="24"/>
        </w:rPr>
      </w:pPr>
      <w:r>
        <w:rPr>
          <w:sz w:val="24"/>
        </w:rPr>
        <w:t>Phillips, J., Huhnke, R., Atiyeh, H., 2017. Syngas Fermentation: A Microbial Conversion Process of Gaseous Substrates to Various Products. Fermentation 3, 28. https://doi.org/10.3390/fermentation3020028</w:t>
      </w:r>
    </w:p>
    <w:p>
      <w:pPr>
        <w:pStyle w:val="Bibliography"/>
        <w:rPr>
          <w:sz w:val="24"/>
        </w:rPr>
      </w:pPr>
      <w:r>
        <w:rPr>
          <w:sz w:val="24"/>
        </w:rPr>
        <w:t>Pratofiorito, G., Hackbarth, M., Mandel, C., Madlanga, S., West, S., Horn, H., Hille-Reichel, A., 2021. A membrane biofilm reactor for hydrogenotrophic methanation. Bioresour. Technol. 321, 124444. https://doi.org/10.1016/j.biortech.2020.124444</w:t>
      </w:r>
    </w:p>
    <w:p>
      <w:pPr>
        <w:pStyle w:val="Bibliography"/>
        <w:rPr>
          <w:sz w:val="24"/>
        </w:rPr>
      </w:pPr>
      <w:r>
        <w:rPr>
          <w:sz w:val="24"/>
        </w:rPr>
        <w:t>Rittmann, B.E., McCarty, P.L., 2020. Environmental Biotechnology: Principles and Applications, Second Edition. ed. McGraw Hill, New York.</w:t>
      </w:r>
    </w:p>
    <w:p>
      <w:pPr>
        <w:pStyle w:val="Bibliography"/>
        <w:rPr>
          <w:sz w:val="24"/>
        </w:rPr>
      </w:pPr>
      <w:r>
        <w:rPr>
          <w:sz w:val="24"/>
        </w:rPr>
        <w:t>Rittmann, S.K.-M.R., 2015. A Critical Assessment of Microbiological Biogas to Biomethane Upgrading Systems, in: Guebitz, G.M., Bauer, A., Bochmann, G., Gronauer, A., Weiss, S. (Eds.), Biogas Science and Technology, Advances in Biochemical Engineering/Biotechnology. Springer International Publishing, Cham, pp. 117–135. https://doi.org/10.1007/978-3-319-21993-6_5</w:t>
      </w:r>
    </w:p>
    <w:p>
      <w:pPr>
        <w:pStyle w:val="Bibliography"/>
        <w:rPr>
          <w:sz w:val="24"/>
        </w:rPr>
      </w:pPr>
      <w:r>
        <w:rPr>
          <w:sz w:val="24"/>
        </w:rPr>
        <w:t>Savickis, J., Zemite, L., Zeltins, N., Bode, I., Jansons, L., Dzelzitis, E., Koposovs, A., Selickis, A., Ansone, A., 2020. The Biomethane Injection into the Natural Gas Networks: The EU’s Gas Synergy Path. Latv. J. Phys. Tech. Sci. 57, 34–50. https://doi.org/10.2478/lpts-2020-0020</w:t>
      </w:r>
    </w:p>
    <w:p>
      <w:pPr>
        <w:pStyle w:val="Bibliography"/>
        <w:rPr>
          <w:sz w:val="24"/>
        </w:rPr>
      </w:pPr>
      <w:r>
        <w:rPr>
          <w:sz w:val="24"/>
        </w:rPr>
        <w:t>Sposob, M., Wahid, R., Fischer, K., 2021. Ex-situ biological CO2 methanation using trickle bed reactor: review and recent advances. Rev. Environ. Sci. Biotechnol. 20, 1087–1102. https://doi.org/10.1007/s11157-021-09589-7</w:t>
      </w:r>
    </w:p>
    <w:p>
      <w:pPr>
        <w:pStyle w:val="Bibliography"/>
        <w:rPr>
          <w:sz w:val="24"/>
        </w:rPr>
      </w:pPr>
      <w:r>
        <w:rPr>
          <w:sz w:val="24"/>
        </w:rPr>
        <w:t>Strübing, D., Huber, B., Lebuhn, M., Drewes, J.E., Koch, K., 2017a. High performance biological methanation in a thermophilic anaerobic trickle bed reactor. Bioresour. Technol. 245, 1176–1183. https://doi.org/10.1016/j.biortech.2017.08.088</w:t>
      </w:r>
    </w:p>
    <w:p>
      <w:pPr>
        <w:pStyle w:val="Bibliography"/>
        <w:rPr>
          <w:sz w:val="24"/>
        </w:rPr>
      </w:pPr>
      <w:r>
        <w:rPr>
          <w:sz w:val="24"/>
        </w:rPr>
        <w:t>Strübing, D., Huber, B., Lebuhn, M., Drewes, J.E., Koch, K., 2017b. High performance biological methanation in a thermophilic anaerobic trickle bed reactor. Bioresour. Technol. 245, 1176–1183. https://doi.org/10.1016/j.biortech.2017.08.088</w:t>
      </w:r>
    </w:p>
    <w:p>
      <w:pPr>
        <w:pStyle w:val="Bibliography"/>
        <w:rPr>
          <w:sz w:val="24"/>
        </w:rPr>
      </w:pPr>
      <w:r>
        <w:rPr>
          <w:sz w:val="24"/>
        </w:rPr>
        <w:t>Thema, M., Bauer, F., Sterner, M., 2019. Power-to-Gas: Electrolysis and methanation status review. Renew. Sustain. Energy Rev. 112, 775–787. https://doi.org/10.1016/j.rser.2019.06.030</w:t>
      </w:r>
    </w:p>
    <w:p>
      <w:pPr>
        <w:pStyle w:val="Bibliography"/>
        <w:rPr>
          <w:sz w:val="24"/>
        </w:rPr>
      </w:pPr>
      <w:r>
        <w:rPr>
          <w:sz w:val="24"/>
        </w:rPr>
        <w:t>Tsapekos, P., Treu, L., Campanaro, S., Centurion, V.B., Zhu, X., Peprah, M., Zhang, Z., Kougias, P.G., Angelidaki, I., 2021. Pilot-scale biomethanation in a trickle bed reactor: Process performance and microbiome functional reconstruction. Energy Convers. Manag. 244, 114491. https://doi.org/10.1016/j.enconman.2021.114491</w:t>
      </w:r>
    </w:p>
    <w:p>
      <w:pPr>
        <w:pStyle w:val="Bibliography"/>
        <w:rPr>
          <w:sz w:val="24"/>
        </w:rPr>
      </w:pPr>
      <w:r>
        <w:rPr>
          <w:sz w:val="24"/>
        </w:rPr>
        <w:t>Wolfe, R.S., 2011. Techniques for Cultivating Methanogens, in: Methods in Enzymology. Elsevier, pp. 1–22. https://doi.org/10.1016/B978-0-12-385112-3.00001-9</w:t>
      </w:r>
    </w:p>
    <w:p>
      <w:pPr>
        <w:pStyle w:val="Normal"/>
        <w:spacing w:lineRule="auto" w:line="360" w:before="0" w:after="0"/>
        <w:jc w:val="both"/>
        <w:rPr>
          <w:sz w:val="24"/>
          <w:szCs w:val="24"/>
        </w:rPr>
      </w:pPr>
      <w:r/>
      <w:r>
        <w:rPr>
          <w:sz w:val="24"/>
          <w:szCs w:val="24"/>
        </w:rPr>
        <w:fldChar w:fldCharType="end"/>
      </w:r>
      <w:r>
        <w:rPr>
          <w:sz w:val="24"/>
          <w:szCs w:val="24"/>
        </w:rPr>
      </w:r>
    </w:p>
    <w:p>
      <w:pPr>
        <w:pStyle w:val="Heading1"/>
        <w:rPr>
          <w:bCs/>
        </w:rPr>
      </w:pPr>
      <w:r>
        <w:rPr/>
        <w:t>Supplementary Information (SI)</w:t>
      </w:r>
    </w:p>
    <w:p>
      <w:pPr>
        <w:pStyle w:val="Heading2"/>
        <w:rPr/>
      </w:pPr>
      <w:r>
        <w:rPr/>
        <w:t>S1. Clean-water gas recovery tests</w:t>
      </w:r>
    </w:p>
    <w:p>
      <w:pPr>
        <w:pStyle w:val="Normal"/>
        <w:jc w:val="both"/>
        <w:rPr>
          <w:sz w:val="24"/>
          <w:szCs w:val="24"/>
        </w:rPr>
      </w:pPr>
      <w:r>
        <w:rPr>
          <w:sz w:val="24"/>
          <w:szCs w:val="24"/>
          <w:lang w:val="en-US"/>
        </w:rPr>
        <w:t>Prior to startup, isolated system components as well as the assembled system were pressurized with argon gas to 15 psi.  If the pressure remained constant for 5 minutes, the component was considered gas tight.</w:t>
      </w:r>
    </w:p>
    <w:p>
      <w:pPr>
        <w:pStyle w:val="Normal"/>
        <w:jc w:val="both"/>
        <w:rPr>
          <w:rFonts w:ascii="Calibri" w:hAnsi="Calibri" w:cs="Calibri" w:asciiTheme="majorHAnsi" w:cstheme="majorHAnsi" w:hAnsiTheme="majorHAnsi"/>
          <w:sz w:val="24"/>
          <w:szCs w:val="24"/>
        </w:rPr>
      </w:pPr>
      <w:r>
        <w:rPr>
          <w:rFonts w:cs="Calibri" w:cstheme="majorHAnsi"/>
          <w:sz w:val="24"/>
          <w:szCs w:val="24"/>
        </w:rPr>
        <w:t xml:space="preserve">The graph below compares flow measurements taken under two scenarios: 1) directly from the MFC to the gas counter and 2) from the MFC, through the heated (37 ± 1°C) reactor to the gas counter. The difference in this graph represents the error in recovery, and potential losses, from the reactor system. Further iterations of these tests were also conducted at room temperature and prior to installation of a gas cooling and condensation tower, however, the results are not shown here. </w:t>
      </w:r>
    </w:p>
    <w:p>
      <w:pPr>
        <w:pStyle w:val="Normal"/>
        <w:jc w:val="both"/>
        <w:rPr>
          <w:rFonts w:ascii="Calibri" w:hAnsi="Calibri" w:cs="Calibri" w:asciiTheme="majorHAnsi" w:cstheme="majorHAnsi" w:hAnsiTheme="majorHAnsi"/>
          <w:sz w:val="24"/>
          <w:szCs w:val="24"/>
        </w:rPr>
      </w:pPr>
      <w:r>
        <w:rPr>
          <w:rFonts w:cs="Calibri" w:cstheme="majorHAnsi"/>
          <w:sz w:val="24"/>
          <w:szCs w:val="24"/>
        </w:rPr>
        <w:t>Except for the lowest setpoint (0.5 SCCM), results indicate an average inflation in through-reactor measurements of 1.4% across all delivery setpoints, likely due to incomplete water vapor condensation. Based on these results, H</w:t>
      </w:r>
      <w:r>
        <w:rPr>
          <w:rFonts w:cs="Calibri" w:cstheme="majorHAnsi"/>
          <w:sz w:val="24"/>
          <w:szCs w:val="24"/>
          <w:vertAlign w:val="subscript"/>
        </w:rPr>
        <w:t>2</w:t>
      </w:r>
      <w:r>
        <w:rPr>
          <w:rFonts w:cs="Calibri" w:cstheme="majorHAnsi"/>
          <w:sz w:val="24"/>
          <w:szCs w:val="24"/>
        </w:rPr>
        <w:t xml:space="preserve"> leakages from the system are considered negligible for all experiments. </w:t>
      </w:r>
    </w:p>
    <w:p>
      <w:pPr>
        <w:pStyle w:val="Normal"/>
        <w:jc w:val="both"/>
        <w:rPr>
          <w:rFonts w:ascii="Calibri" w:hAnsi="Calibri" w:cs="Calibri" w:asciiTheme="majorHAnsi" w:cstheme="majorHAnsi" w:hAnsiTheme="majorHAnsi"/>
          <w:sz w:val="24"/>
          <w:szCs w:val="24"/>
        </w:rPr>
      </w:pPr>
      <w:r>
        <w:rPr/>
        <w:drawing>
          <wp:inline distT="0" distB="0" distL="0" distR="0">
            <wp:extent cx="5943600" cy="2570480"/>
            <wp:effectExtent l="0" t="0" r="0" b="0"/>
            <wp:docPr id="7" name="Image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 graph of different colored bars&#10;&#10;AI-generated content may be incorrect."/>
                    <pic:cNvPicPr>
                      <a:picLocks noChangeAspect="1" noChangeArrowheads="1"/>
                    </pic:cNvPicPr>
                  </pic:nvPicPr>
                  <pic:blipFill>
                    <a:blip r:embed="rId22"/>
                    <a:stretch>
                      <a:fillRect/>
                    </a:stretch>
                  </pic:blipFill>
                  <pic:spPr bwMode="auto">
                    <a:xfrm>
                      <a:off x="0" y="0"/>
                      <a:ext cx="5943600" cy="2570480"/>
                    </a:xfrm>
                    <a:prstGeom prst="rect">
                      <a:avLst/>
                    </a:prstGeom>
                  </pic:spPr>
                </pic:pic>
              </a:graphicData>
            </a:graphic>
          </wp:inline>
        </w:drawing>
      </w:r>
    </w:p>
    <w:p>
      <w:pPr>
        <w:pStyle w:val="Normal"/>
        <w:spacing w:lineRule="auto" w:line="360" w:before="0" w:after="0"/>
        <w:jc w:val="both"/>
        <w:rPr>
          <w:rFonts w:ascii="Calibri" w:hAnsi="Calibri" w:cs="Calibri" w:asciiTheme="majorHAnsi" w:cstheme="majorHAnsi" w:hAnsiTheme="majorHAnsi"/>
          <w:sz w:val="24"/>
          <w:szCs w:val="24"/>
          <w:lang w:val="en-US"/>
        </w:rPr>
      </w:pPr>
      <w:r>
        <w:rPr>
          <w:rFonts w:cs="Calibri" w:cstheme="majorHAnsi"/>
          <w:sz w:val="24"/>
          <w:szCs w:val="24"/>
          <w:lang w:val="en-US"/>
        </w:rPr>
        <w:t>Figure S1. Comparison of direct vs. through-reactor measurements of H</w:t>
      </w:r>
      <w:r>
        <w:rPr>
          <w:rFonts w:cs="Calibri" w:cstheme="majorHAnsi"/>
          <w:sz w:val="24"/>
          <w:szCs w:val="24"/>
          <w:vertAlign w:val="subscript"/>
          <w:lang w:val="en-US"/>
        </w:rPr>
        <w:t>2</w:t>
      </w:r>
      <w:r>
        <w:rPr>
          <w:rFonts w:cs="Calibri" w:cstheme="majorHAnsi"/>
          <w:sz w:val="24"/>
          <w:szCs w:val="24"/>
          <w:lang w:val="en-US"/>
        </w:rPr>
        <w:t xml:space="preserve"> gas delivered from the MFC to the gas counter. This figure illustrates successful gas-tightness of the reactor and is the basis for assumption that H</w:t>
      </w:r>
      <w:r>
        <w:rPr>
          <w:rFonts w:cs="Calibri" w:cstheme="majorHAnsi"/>
          <w:sz w:val="24"/>
          <w:szCs w:val="24"/>
          <w:vertAlign w:val="subscript"/>
          <w:lang w:val="en-US"/>
        </w:rPr>
        <w:t>2</w:t>
      </w:r>
      <w:r>
        <w:rPr>
          <w:rFonts w:cs="Calibri" w:cstheme="majorHAnsi"/>
          <w:sz w:val="24"/>
          <w:szCs w:val="24"/>
          <w:lang w:val="en-US"/>
        </w:rPr>
        <w:t xml:space="preserve"> losses in the reactor are negligible.</w:t>
      </w:r>
    </w:p>
    <w:p>
      <w:pPr>
        <w:pStyle w:val="Heading2"/>
        <w:rPr>
          <w:rFonts w:ascii="Calibri" w:hAnsi="Calibri" w:cs="Calibri" w:asciiTheme="majorHAnsi" w:cstheme="majorHAnsi" w:hAnsiTheme="majorHAnsi"/>
          <w:szCs w:val="24"/>
          <w:lang w:val="en-US"/>
        </w:rPr>
      </w:pPr>
      <w:bookmarkStart w:id="17" w:name="_Ref222583305"/>
      <w:r>
        <w:rPr>
          <w:rFonts w:cs="Calibri" w:cstheme="majorHAnsi"/>
          <w:szCs w:val="24"/>
          <w:lang w:val="en-US"/>
        </w:rPr>
        <w:t>S2. Estimation of growth rate</w:t>
      </w:r>
      <w:bookmarkEnd w:id="17"/>
    </w:p>
    <w:p>
      <w:pPr>
        <w:pStyle w:val="Normal"/>
        <w:jc w:val="both"/>
        <w:rPr>
          <w:rFonts w:ascii="Calibri" w:hAnsi="Calibri" w:cs="Calibri" w:asciiTheme="majorHAnsi" w:cstheme="majorHAnsi" w:hAnsiTheme="majorHAnsi"/>
          <w:sz w:val="24"/>
          <w:szCs w:val="24"/>
        </w:rPr>
      </w:pPr>
      <w:bookmarkStart w:id="18" w:name="_Toc193921666"/>
      <w:r>
        <w:rPr>
          <w:rFonts w:cs="Calibri" w:cstheme="majorHAnsi"/>
          <w:sz w:val="24"/>
          <w:szCs w:val="24"/>
        </w:rPr>
        <w:t>Data from exponential growth observed after a process upset on day 146 were used to calculate the specific growth rate of the methanogens in this system.</w:t>
      </w:r>
    </w:p>
    <w:p>
      <w:pPr>
        <w:pStyle w:val="Normal"/>
        <w:jc w:val="both"/>
        <w:rPr>
          <w:rFonts w:ascii="Calibri" w:hAnsi="Calibri" w:cs="Calibri" w:asciiTheme="majorHAnsi" w:cstheme="majorHAnsi" w:hAnsiTheme="majorHAnsi"/>
          <w:sz w:val="24"/>
          <w:szCs w:val="24"/>
        </w:rPr>
      </w:pPr>
      <w:bookmarkStart w:id="19" w:name="_Toc193921666"/>
      <w:r>
        <w:rPr>
          <w:rFonts w:cs="Calibri" w:cstheme="majorHAnsi"/>
          <w:sz w:val="24"/>
          <w:szCs w:val="24"/>
        </w:rPr>
        <w:t xml:space="preserve">Table S1. Dataset utilized to calculate growth rate of methanogens in the MBfR following process upset on </w:t>
      </w:r>
      <w:bookmarkEnd w:id="19"/>
      <w:r>
        <w:rPr>
          <w:rFonts w:cs="Calibri" w:cstheme="majorHAnsi"/>
          <w:sz w:val="24"/>
          <w:szCs w:val="24"/>
        </w:rPr>
        <w:t>day 146</w:t>
      </w:r>
    </w:p>
    <w:tbl>
      <w:tblPr>
        <w:tblW w:w="874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710"/>
        <w:gridCol w:w="1799"/>
        <w:gridCol w:w="1980"/>
        <w:gridCol w:w="1891"/>
        <w:gridCol w:w="1360"/>
      </w:tblGrid>
      <w:tr>
        <w:trPr>
          <w:trHeight w:val="960" w:hRule="atLeast"/>
        </w:trPr>
        <w:tc>
          <w:tcPr>
            <w:tcW w:w="1710" w:type="dxa"/>
            <w:tcBorders>
              <w:top w:val="single" w:sz="4" w:space="0" w:color="000000"/>
              <w:bottom w:val="single" w:sz="4" w:space="0" w:color="000000"/>
            </w:tcBorders>
            <w:vAlign w:val="center"/>
          </w:tcPr>
          <w:p>
            <w:pPr>
              <w:pStyle w:val="Normal"/>
              <w:keepNext w:val="true"/>
              <w:spacing w:lineRule="auto" w:line="276" w:before="0" w:after="0"/>
              <w:rPr>
                <w:rFonts w:ascii="Calibri" w:hAnsi="Calibri" w:cs="Calibri" w:asciiTheme="majorHAnsi" w:cstheme="majorHAnsi" w:hAnsiTheme="majorHAnsi"/>
                <w:sz w:val="24"/>
                <w:szCs w:val="24"/>
              </w:rPr>
            </w:pPr>
            <w:r>
              <w:rPr>
                <w:rFonts w:cs="Calibri" w:cstheme="majorHAnsi"/>
                <w:b/>
                <w:bCs/>
                <w:color w:themeColor="text1" w:val="000000"/>
                <w:sz w:val="24"/>
                <w:szCs w:val="24"/>
              </w:rPr>
              <w:t>Days Since Process Upset</w:t>
            </w:r>
          </w:p>
        </w:tc>
        <w:tc>
          <w:tcPr>
            <w:tcW w:w="1799" w:type="dxa"/>
            <w:tcBorders>
              <w:top w:val="single" w:sz="4" w:space="0" w:color="000000"/>
              <w:bottom w:val="single" w:sz="4" w:space="0" w:color="000000"/>
            </w:tcBorders>
            <w:vAlign w:val="center"/>
          </w:tcPr>
          <w:p>
            <w:pPr>
              <w:pStyle w:val="Normal"/>
              <w:keepNext w:val="true"/>
              <w:spacing w:lineRule="auto" w:line="276" w:before="0" w:after="0"/>
              <w:rPr>
                <w:rFonts w:ascii="Calibri" w:hAnsi="Calibri" w:cs="Calibri" w:asciiTheme="majorHAnsi" w:cstheme="majorHAnsi" w:hAnsiTheme="majorHAnsi"/>
                <w:sz w:val="24"/>
                <w:szCs w:val="24"/>
              </w:rPr>
            </w:pPr>
            <w:r>
              <w:rPr>
                <w:rFonts w:cs="Calibri" w:cstheme="majorHAnsi"/>
                <w:b/>
                <w:bCs/>
                <w:color w:themeColor="text1" w:val="000000"/>
                <w:sz w:val="24"/>
                <w:szCs w:val="24"/>
              </w:rPr>
              <w:t>CH</w:t>
            </w:r>
            <w:r>
              <w:rPr>
                <w:rFonts w:cs="Calibri" w:cstheme="majorHAnsi"/>
                <w:b/>
                <w:bCs/>
                <w:color w:themeColor="text1" w:val="000000"/>
                <w:sz w:val="24"/>
                <w:szCs w:val="24"/>
                <w:vertAlign w:val="subscript"/>
              </w:rPr>
              <w:t>4</w:t>
            </w:r>
            <w:r>
              <w:rPr>
                <w:rFonts w:cs="Calibri" w:cstheme="majorHAnsi"/>
                <w:b/>
                <w:bCs/>
                <w:color w:themeColor="text1" w:val="000000"/>
                <w:sz w:val="24"/>
                <w:szCs w:val="24"/>
              </w:rPr>
              <w:t xml:space="preserve"> production (mL/min)</w:t>
            </w:r>
          </w:p>
        </w:tc>
        <w:tc>
          <w:tcPr>
            <w:tcW w:w="1980" w:type="dxa"/>
            <w:tcBorders>
              <w:top w:val="single" w:sz="4" w:space="0" w:color="000000"/>
              <w:bottom w:val="single" w:sz="4" w:space="0" w:color="000000"/>
            </w:tcBorders>
            <w:vAlign w:val="center"/>
          </w:tcPr>
          <w:p>
            <w:pPr>
              <w:pStyle w:val="Normal"/>
              <w:keepNext w:val="true"/>
              <w:spacing w:lineRule="auto" w:line="276" w:before="0" w:after="0"/>
              <w:rPr>
                <w:rFonts w:ascii="Calibri" w:hAnsi="Calibri" w:cs="Calibri" w:asciiTheme="majorHAnsi" w:cstheme="majorHAnsi" w:hAnsiTheme="majorHAnsi"/>
                <w:sz w:val="24"/>
                <w:szCs w:val="24"/>
              </w:rPr>
            </w:pPr>
            <w:r>
              <w:rPr>
                <w:rFonts w:cs="Calibri" w:cstheme="majorHAnsi"/>
                <w:b/>
                <w:bCs/>
                <w:color w:themeColor="text1" w:val="000000"/>
                <w:sz w:val="24"/>
                <w:szCs w:val="24"/>
              </w:rPr>
              <w:t>H</w:t>
            </w:r>
            <w:r>
              <w:rPr>
                <w:rFonts w:cs="Calibri" w:cstheme="majorHAnsi"/>
                <w:b/>
                <w:bCs/>
                <w:color w:themeColor="text1" w:val="000000"/>
                <w:sz w:val="24"/>
                <w:szCs w:val="24"/>
                <w:vertAlign w:val="subscript"/>
              </w:rPr>
              <w:t>2</w:t>
            </w:r>
            <w:r>
              <w:rPr>
                <w:rFonts w:cs="Calibri" w:cstheme="majorHAnsi"/>
                <w:b/>
                <w:bCs/>
                <w:color w:themeColor="text1" w:val="000000"/>
                <w:sz w:val="24"/>
                <w:szCs w:val="24"/>
              </w:rPr>
              <w:t xml:space="preserve"> Consumption (mL/min)</w:t>
            </w:r>
          </w:p>
        </w:tc>
        <w:tc>
          <w:tcPr>
            <w:tcW w:w="1891" w:type="dxa"/>
            <w:tcBorders>
              <w:top w:val="single" w:sz="4" w:space="0" w:color="000000"/>
              <w:bottom w:val="single" w:sz="4" w:space="0" w:color="000000"/>
            </w:tcBorders>
            <w:vAlign w:val="center"/>
          </w:tcPr>
          <w:p>
            <w:pPr>
              <w:pStyle w:val="Normal"/>
              <w:keepNext w:val="true"/>
              <w:spacing w:lineRule="auto" w:line="276" w:before="0" w:after="0"/>
              <w:rPr>
                <w:rFonts w:ascii="Calibri" w:hAnsi="Calibri" w:cs="Calibri" w:asciiTheme="majorHAnsi" w:cstheme="majorHAnsi" w:hAnsiTheme="majorHAnsi"/>
                <w:sz w:val="24"/>
                <w:szCs w:val="24"/>
              </w:rPr>
            </w:pPr>
            <w:r>
              <w:rPr>
                <w:rFonts w:cs="Calibri" w:cstheme="majorHAnsi"/>
                <w:b/>
                <w:bCs/>
                <w:color w:themeColor="text1" w:val="000000"/>
                <w:sz w:val="24"/>
                <w:szCs w:val="24"/>
              </w:rPr>
              <w:t>CO</w:t>
            </w:r>
            <w:r>
              <w:rPr>
                <w:rFonts w:cs="Calibri" w:cstheme="majorHAnsi"/>
                <w:b/>
                <w:bCs/>
                <w:color w:themeColor="text1" w:val="000000"/>
                <w:sz w:val="24"/>
                <w:szCs w:val="24"/>
                <w:vertAlign w:val="subscript"/>
              </w:rPr>
              <w:t>2</w:t>
            </w:r>
            <w:r>
              <w:rPr>
                <w:rFonts w:cs="Calibri" w:cstheme="majorHAnsi"/>
                <w:b/>
                <w:bCs/>
                <w:color w:themeColor="text1" w:val="000000"/>
                <w:sz w:val="24"/>
                <w:szCs w:val="24"/>
              </w:rPr>
              <w:t xml:space="preserve"> Consumption (mL/min)</w:t>
            </w:r>
          </w:p>
        </w:tc>
        <w:tc>
          <w:tcPr>
            <w:tcW w:w="1360" w:type="dxa"/>
            <w:tcBorders>
              <w:top w:val="single" w:sz="4" w:space="0" w:color="000000"/>
              <w:bottom w:val="single" w:sz="4" w:space="0" w:color="000000"/>
            </w:tcBorders>
            <w:vAlign w:val="center"/>
          </w:tcPr>
          <w:p>
            <w:pPr>
              <w:pStyle w:val="Normal"/>
              <w:keepNext w:val="true"/>
              <w:spacing w:lineRule="auto" w:line="276" w:before="0" w:after="0"/>
              <w:rPr>
                <w:rFonts w:ascii="Calibri" w:hAnsi="Calibri" w:cs="Calibri" w:asciiTheme="majorHAnsi" w:cstheme="majorHAnsi" w:hAnsiTheme="majorHAnsi"/>
                <w:sz w:val="24"/>
                <w:szCs w:val="24"/>
                <w:vertAlign w:val="subscript"/>
              </w:rPr>
            </w:pPr>
            <w:r>
              <w:rPr>
                <w:rFonts w:cs="Calibri" w:cstheme="majorHAnsi"/>
                <w:b/>
                <w:bCs/>
                <w:color w:themeColor="text1" w:val="000000"/>
                <w:sz w:val="24"/>
                <w:szCs w:val="24"/>
              </w:rPr>
              <w:t>% CH</w:t>
            </w:r>
            <w:r>
              <w:rPr>
                <w:rFonts w:cs="Calibri" w:cstheme="majorHAnsi"/>
                <w:b/>
                <w:bCs/>
                <w:color w:themeColor="text1" w:val="000000"/>
                <w:sz w:val="24"/>
                <w:szCs w:val="24"/>
                <w:vertAlign w:val="subscript"/>
              </w:rPr>
              <w:t>4</w:t>
            </w:r>
          </w:p>
        </w:tc>
      </w:tr>
      <w:tr>
        <w:trPr>
          <w:trHeight w:val="285" w:hRule="atLeast"/>
        </w:trPr>
        <w:tc>
          <w:tcPr>
            <w:tcW w:w="1710" w:type="dxa"/>
            <w:tcBorders>
              <w:top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0.66</w:t>
            </w:r>
          </w:p>
        </w:tc>
        <w:tc>
          <w:tcPr>
            <w:tcW w:w="1799" w:type="dxa"/>
            <w:tcBorders>
              <w:top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0.04</w:t>
            </w:r>
          </w:p>
        </w:tc>
        <w:tc>
          <w:tcPr>
            <w:tcW w:w="1980" w:type="dxa"/>
            <w:tcBorders>
              <w:top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0.14</w:t>
            </w:r>
          </w:p>
        </w:tc>
        <w:tc>
          <w:tcPr>
            <w:tcW w:w="1891" w:type="dxa"/>
            <w:tcBorders>
              <w:top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0.04</w:t>
            </w:r>
          </w:p>
        </w:tc>
        <w:tc>
          <w:tcPr>
            <w:tcW w:w="1360" w:type="dxa"/>
            <w:tcBorders>
              <w:top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11</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4.71</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0.05</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0.22</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0.05</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37</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5.77</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0.12</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0.49</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0.12</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66</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6.71</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0.25</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1.01</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0.25</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72</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7.65</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0.32</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1.26</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0.32</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72</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8.75</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0.21</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0.84</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0.21</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75</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11.74</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0.23</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0.93</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0.23</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80</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12.83</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0.33</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1.30</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0.33</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90</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13.72</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0.27</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1.09</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0.27</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91</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14.76</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0.26</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1.05</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0.26</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94</w:t>
            </w:r>
          </w:p>
        </w:tc>
      </w:tr>
      <w:tr>
        <w:trPr>
          <w:trHeight w:val="285" w:hRule="atLeast"/>
        </w:trPr>
        <w:tc>
          <w:tcPr>
            <w:tcW w:w="171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15.72</w:t>
            </w:r>
          </w:p>
        </w:tc>
        <w:tc>
          <w:tcPr>
            <w:tcW w:w="1799"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0.29</w:t>
            </w:r>
          </w:p>
        </w:tc>
        <w:tc>
          <w:tcPr>
            <w:tcW w:w="198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1.16</w:t>
            </w:r>
          </w:p>
        </w:tc>
        <w:tc>
          <w:tcPr>
            <w:tcW w:w="1891"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0.29</w:t>
            </w:r>
          </w:p>
        </w:tc>
        <w:tc>
          <w:tcPr>
            <w:tcW w:w="1360" w:type="dxa"/>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94</w:t>
            </w:r>
          </w:p>
        </w:tc>
      </w:tr>
      <w:tr>
        <w:trPr>
          <w:trHeight w:val="285" w:hRule="atLeast"/>
        </w:trPr>
        <w:tc>
          <w:tcPr>
            <w:tcW w:w="1710" w:type="dxa"/>
            <w:tcBorders>
              <w:bottom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18.73</w:t>
            </w:r>
          </w:p>
        </w:tc>
        <w:tc>
          <w:tcPr>
            <w:tcW w:w="1799" w:type="dxa"/>
            <w:tcBorders>
              <w:bottom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0.27</w:t>
            </w:r>
          </w:p>
        </w:tc>
        <w:tc>
          <w:tcPr>
            <w:tcW w:w="1980" w:type="dxa"/>
            <w:tcBorders>
              <w:bottom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1.09</w:t>
            </w:r>
          </w:p>
        </w:tc>
        <w:tc>
          <w:tcPr>
            <w:tcW w:w="1891" w:type="dxa"/>
            <w:tcBorders>
              <w:bottom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0.27</w:t>
            </w:r>
          </w:p>
        </w:tc>
        <w:tc>
          <w:tcPr>
            <w:tcW w:w="1360" w:type="dxa"/>
            <w:tcBorders>
              <w:bottom w:val="single" w:sz="4" w:space="0" w:color="000000"/>
            </w:tcBorders>
            <w:vAlign w:val="center"/>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96</w:t>
            </w:r>
          </w:p>
        </w:tc>
      </w:tr>
    </w:tbl>
    <w:p>
      <w:pPr>
        <w:pStyle w:val="Normal"/>
        <w:keepNext w:val="true"/>
        <w:jc w:val="both"/>
        <w:rPr>
          <w:rFonts w:ascii="Calibri" w:hAnsi="Calibri" w:cs="Calibri" w:asciiTheme="majorHAnsi" w:cstheme="majorHAnsi" w:hAnsiTheme="majorHAnsi"/>
          <w:sz w:val="24"/>
          <w:szCs w:val="24"/>
        </w:rPr>
      </w:pPr>
      <w:r>
        <w:rPr/>
        <w:drawing>
          <wp:inline distT="0" distB="0" distL="0" distR="0">
            <wp:extent cx="5942965" cy="3096895"/>
            <wp:effectExtent l="0" t="0" r="0" b="0"/>
            <wp:docPr id="8" name="Picture 110351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0351299" descr=""/>
                    <pic:cNvPicPr>
                      <a:picLocks noChangeAspect="1" noChangeArrowheads="1"/>
                    </pic:cNvPicPr>
                  </pic:nvPicPr>
                  <pic:blipFill>
                    <a:blip r:embed="rId23"/>
                    <a:stretch>
                      <a:fillRect/>
                    </a:stretch>
                  </pic:blipFill>
                  <pic:spPr bwMode="auto">
                    <a:xfrm>
                      <a:off x="0" y="0"/>
                      <a:ext cx="5942965" cy="3096895"/>
                    </a:xfrm>
                    <a:prstGeom prst="rect">
                      <a:avLst/>
                    </a:prstGeom>
                  </pic:spPr>
                </pic:pic>
              </a:graphicData>
            </a:graphic>
          </wp:inline>
        </w:drawing>
      </w:r>
    </w:p>
    <w:p>
      <w:pPr>
        <w:pStyle w:val="Caption"/>
        <w:rPr>
          <w:rFonts w:ascii="Calibri" w:hAnsi="Calibri" w:cs="Calibri" w:asciiTheme="majorHAnsi" w:cstheme="majorHAnsi" w:hAnsiTheme="majorHAnsi"/>
          <w:i w:val="false"/>
          <w:i w:val="false"/>
          <w:iCs w:val="false"/>
        </w:rPr>
      </w:pPr>
      <w:bookmarkStart w:id="20" w:name="_Toc193921802"/>
      <w:bookmarkStart w:id="21" w:name="_Ref193921134"/>
      <w:r>
        <w:rPr>
          <w:rFonts w:cs="Calibri" w:ascii="Calibri" w:hAnsi="Calibri" w:asciiTheme="majorHAnsi" w:cstheme="majorHAnsi" w:hAnsiTheme="majorHAnsi"/>
          <w:i w:val="false"/>
          <w:iCs w:val="false"/>
        </w:rPr>
        <w:t>Figure</w:t>
      </w:r>
      <w:bookmarkEnd w:id="21"/>
      <w:r>
        <w:rPr>
          <w:rFonts w:cs="Calibri" w:ascii="Calibri" w:hAnsi="Calibri" w:asciiTheme="majorHAnsi" w:cstheme="majorHAnsi" w:hAnsiTheme="majorHAnsi"/>
          <w:i w:val="false"/>
          <w:iCs w:val="false"/>
        </w:rPr>
        <w:t xml:space="preserve"> S2. Raw data plot of the MBfR methane production rate and quality in recovery period</w:t>
      </w:r>
      <w:bookmarkEnd w:id="20"/>
    </w:p>
    <w:p>
      <w:pPr>
        <w:pStyle w:val="Normal"/>
        <w:jc w:val="both"/>
        <w:rPr>
          <w:rFonts w:ascii="Calibri" w:hAnsi="Calibri" w:cs="Calibri" w:asciiTheme="majorHAnsi" w:cstheme="majorHAnsi" w:hAnsiTheme="majorHAnsi"/>
          <w:sz w:val="24"/>
          <w:szCs w:val="24"/>
        </w:rPr>
      </w:pPr>
      <w:r>
        <w:rPr>
          <w:rFonts w:cs="Calibri" w:cstheme="majorHAnsi"/>
          <w:sz w:val="24"/>
          <w:szCs w:val="24"/>
        </w:rPr>
        <w:t xml:space="preserve">The exponential growth rate constant for the MBfR was calculated following the equation: </w:t>
      </w:r>
    </w:p>
    <w:p>
      <w:pPr>
        <w:pStyle w:val="Normal"/>
        <w:jc w:val="center"/>
        <w:rPr>
          <w:rFonts w:ascii="Calibri" w:hAnsi="Calibri" w:cs="Calibri" w:asciiTheme="majorHAnsi" w:cstheme="majorHAnsi" w:hAnsiTheme="majorHAnsi"/>
          <w:sz w:val="24"/>
          <w:szCs w:val="24"/>
        </w:rPr>
      </w:pPr>
      <w:r>
        <w:rPr/>
      </w:r>
      <m:oMathPara xmlns:m="http://schemas.openxmlformats.org/officeDocument/2006/math">
        <m:oMathParaPr>
          <m:jc m:val="center"/>
        </m:oMathParaPr>
        <m:oMath>
          <m:eqArr>
            <m:e>
              <m:r>
                <w:rPr>
                  <w:rFonts w:ascii="Cambria Math" w:hAnsi="Cambria Math"/>
                </w:rPr>
                <m:t xml:space="preserve">µ</m:t>
              </m:r>
              <m:r>
                <w:rPr>
                  <w:rFonts w:ascii="Cambria Math" w:hAnsi="Cambria Math"/>
                </w:rPr>
                <m:t xml:space="preserve">=</m:t>
              </m:r>
              <m:f>
                <m:num>
                  <m:r>
                    <w:rPr>
                      <w:rFonts w:ascii="Cambria Math" w:hAnsi="Cambria Math"/>
                    </w:rPr>
                    <m:t xml:space="preserve">ln</m:t>
                  </m:r>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r>
                    <w:rPr>
                      <w:rFonts w:ascii="Cambria Math" w:hAnsi="Cambria Math"/>
                    </w:rPr>
                    <m:t xml:space="preserve">ln</m:t>
                  </m:r>
                  <m:sSub>
                    <m:e>
                      <m:r>
                        <w:rPr>
                          <w:rFonts w:ascii="Cambria Math" w:hAnsi="Cambria Math"/>
                        </w:rPr>
                        <m:t xml:space="preserve">N</m:t>
                      </m:r>
                    </m:e>
                    <m:sub>
                      <m:r>
                        <w:rPr>
                          <w:rFonts w:ascii="Cambria Math" w:hAnsi="Cambria Math"/>
                        </w:rPr>
                        <m:t xml:space="preserve">o</m:t>
                      </m:r>
                    </m:sub>
                  </m:sSub>
                </m:num>
                <m:den>
                  <m:r>
                    <w:rPr>
                      <w:rFonts w:ascii="Cambria Math" w:hAnsi="Cambria Math"/>
                    </w:rPr>
                    <m:t xml:space="preserve">t</m:t>
                  </m:r>
                </m:den>
              </m:f>
            </m:e>
            <m:e>
              <m:d>
                <m:dPr>
                  <m:begChr m:val="("/>
                  <m:endChr m:val=")"/>
                </m:dPr>
                <m:e>
                  <m:r>
                    <w:rPr>
                      <w:rFonts w:ascii="Cambria Math" w:hAnsi="Cambria Math"/>
                    </w:rPr>
                    <m:t xml:space="preserve">SI</m:t>
                  </m:r>
                  <m:r>
                    <w:rPr>
                      <w:rFonts w:ascii="Cambria Math" w:hAnsi="Cambria Math"/>
                    </w:rPr>
                    <m:t xml:space="preserve">1</m:t>
                  </m:r>
                </m:e>
              </m:d>
            </m:e>
          </m:eqArr>
        </m:oMath>
      </m:oMathPara>
    </w:p>
    <w:p>
      <w:pPr>
        <w:pStyle w:val="Normal"/>
        <w:jc w:val="both"/>
        <w:rPr>
          <w:rFonts w:ascii="Calibri" w:hAnsi="Calibri" w:cs="Calibri" w:asciiTheme="majorHAnsi" w:cstheme="majorHAnsi" w:hAnsiTheme="majorHAnsi"/>
          <w:sz w:val="24"/>
          <w:szCs w:val="24"/>
        </w:rPr>
      </w:pPr>
      <w:r>
        <w:rPr>
          <w:rFonts w:cs="Calibri" w:cstheme="majorHAnsi"/>
          <w:sz w:val="24"/>
          <w:szCs w:val="24"/>
        </w:rPr>
      </w:r>
    </w:p>
    <w:p>
      <w:pPr>
        <w:pStyle w:val="Normal"/>
        <w:jc w:val="both"/>
        <w:rPr>
          <w:rFonts w:ascii="Calibri" w:hAnsi="Calibri" w:cs="Calibri" w:asciiTheme="majorHAnsi" w:cstheme="majorHAnsi" w:hAnsiTheme="majorHAnsi"/>
          <w:sz w:val="24"/>
          <w:szCs w:val="24"/>
        </w:rPr>
      </w:pPr>
      <w:r>
        <w:rPr>
          <w:rFonts w:cs="Calibri" w:cstheme="majorHAnsi"/>
          <w:sz w:val="24"/>
          <w:szCs w:val="24"/>
        </w:rPr>
        <w:t xml:space="preserve">Where: </w:t>
      </w:r>
    </w:p>
    <w:p>
      <w:pPr>
        <w:pStyle w:val="Normal"/>
        <w:ind w:firstLine="720"/>
        <w:jc w:val="both"/>
        <w:rPr>
          <w:rFonts w:ascii="Calibri" w:hAnsi="Calibri" w:cs="Calibri" w:asciiTheme="majorHAnsi" w:cstheme="majorHAnsi" w:hAnsiTheme="majorHAnsi"/>
          <w:sz w:val="24"/>
          <w:szCs w:val="24"/>
        </w:rPr>
      </w:pPr>
      <w:r>
        <w:rPr>
          <w:rFonts w:cs="Calibri" w:cstheme="majorHAnsi"/>
          <w:sz w:val="24"/>
          <w:szCs w:val="24"/>
        </w:rPr>
        <w:t xml:space="preserve">µ = exponential growth rate constant (/d), </w:t>
      </w:r>
    </w:p>
    <w:p>
      <w:pPr>
        <w:pStyle w:val="Normal"/>
        <w:ind w:left="720"/>
        <w:jc w:val="both"/>
        <w:rPr>
          <w:rFonts w:ascii="Calibri" w:hAnsi="Calibri" w:cs="Calibri" w:asciiTheme="majorHAnsi" w:cstheme="majorHAnsi" w:hAnsiTheme="majorHAnsi"/>
          <w:sz w:val="24"/>
          <w:szCs w:val="24"/>
        </w:rPr>
      </w:pPr>
      <w:r>
        <w:rPr>
          <w:rFonts w:cs="Calibri" w:cstheme="majorHAnsi"/>
          <w:sz w:val="24"/>
          <w:szCs w:val="24"/>
        </w:rPr>
        <w:t>N</w:t>
      </w:r>
      <w:r>
        <w:rPr>
          <w:rFonts w:cs="Calibri" w:cstheme="majorHAnsi"/>
          <w:sz w:val="24"/>
          <w:szCs w:val="24"/>
          <w:vertAlign w:val="subscript"/>
        </w:rPr>
        <w:t>t</w:t>
      </w:r>
      <w:r>
        <w:rPr>
          <w:rFonts w:cs="Calibri" w:cstheme="majorHAnsi"/>
          <w:sz w:val="24"/>
          <w:szCs w:val="24"/>
        </w:rPr>
        <w:t xml:space="preserve"> = methane production rate (mL/min) or quality (%) at the end of the exponential growth phase</w:t>
      </w:r>
    </w:p>
    <w:p>
      <w:pPr>
        <w:pStyle w:val="Normal"/>
        <w:ind w:left="720"/>
        <w:jc w:val="both"/>
        <w:rPr>
          <w:rFonts w:ascii="Calibri" w:hAnsi="Calibri" w:cs="Calibri" w:asciiTheme="majorHAnsi" w:cstheme="majorHAnsi" w:hAnsiTheme="majorHAnsi"/>
          <w:sz w:val="24"/>
          <w:szCs w:val="24"/>
        </w:rPr>
      </w:pPr>
      <w:r>
        <w:rPr>
          <w:rFonts w:cs="Calibri" w:cstheme="majorHAnsi"/>
          <w:sz w:val="24"/>
          <w:szCs w:val="24"/>
        </w:rPr>
        <w:t>N</w:t>
      </w:r>
      <w:r>
        <w:rPr>
          <w:rFonts w:cs="Calibri" w:cstheme="majorHAnsi"/>
          <w:sz w:val="24"/>
          <w:szCs w:val="24"/>
          <w:vertAlign w:val="subscript"/>
        </w:rPr>
        <w:t>o</w:t>
      </w:r>
      <w:r>
        <w:rPr>
          <w:rFonts w:cs="Calibri" w:cstheme="majorHAnsi"/>
          <w:sz w:val="24"/>
          <w:szCs w:val="24"/>
        </w:rPr>
        <w:t xml:space="preserve"> = methane production rate (mL/min) or quality (%) at the end of the exponential growth phase, and</w:t>
      </w:r>
    </w:p>
    <w:p>
      <w:pPr>
        <w:pStyle w:val="Normal"/>
        <w:ind w:firstLine="720"/>
        <w:jc w:val="both"/>
        <w:rPr>
          <w:rFonts w:ascii="Calibri" w:hAnsi="Calibri" w:cs="Calibri" w:asciiTheme="majorHAnsi" w:cstheme="majorHAnsi" w:hAnsiTheme="majorHAnsi"/>
          <w:sz w:val="24"/>
          <w:szCs w:val="24"/>
        </w:rPr>
      </w:pPr>
      <w:r>
        <w:rPr>
          <w:rFonts w:cs="Calibri" w:cstheme="majorHAnsi"/>
          <w:sz w:val="24"/>
          <w:szCs w:val="24"/>
        </w:rPr>
        <w:t>t = time (days)</w:t>
      </w:r>
    </w:p>
    <w:p>
      <w:pPr>
        <w:pStyle w:val="Normal"/>
        <w:jc w:val="both"/>
        <w:rPr>
          <w:rFonts w:ascii="Calibri" w:hAnsi="Calibri" w:cs="Calibri" w:asciiTheme="majorHAnsi" w:cstheme="majorHAnsi" w:hAnsiTheme="majorHAnsi"/>
          <w:sz w:val="24"/>
          <w:szCs w:val="24"/>
        </w:rPr>
      </w:pPr>
      <w:r>
        <w:rPr>
          <w:rFonts w:cs="Calibri" w:cstheme="majorHAnsi"/>
          <w:sz w:val="24"/>
          <w:szCs w:val="24"/>
        </w:rPr>
        <w:t xml:space="preserve">Based on the shape of the curves in </w:t>
      </w:r>
      <w:r>
        <w:rPr>
          <w:rFonts w:cs="Calibri" w:cstheme="majorHAnsi"/>
          <w:sz w:val="24"/>
          <w:szCs w:val="24"/>
        </w:rPr>
        <w:fldChar w:fldCharType="begin"/>
      </w:r>
      <w:r>
        <w:rPr>
          <w:sz w:val="24"/>
          <w:szCs w:val="24"/>
          <w:rFonts w:cs="Calibri"/>
        </w:rPr>
        <w:instrText xml:space="preserve"> REF _Ref193921134 \h </w:instrText>
      </w:r>
      <w:r>
        <w:rPr>
          <w:sz w:val="24"/>
          <w:szCs w:val="24"/>
          <w:rFonts w:cs="Calibri"/>
        </w:rPr>
        <w:fldChar w:fldCharType="separate"/>
      </w:r>
      <w:r>
        <w:rPr>
          <w:sz w:val="24"/>
          <w:szCs w:val="24"/>
          <w:rFonts w:cs="Calibri"/>
        </w:rPr>
        <w:t>Figure</w:t>
      </w:r>
      <w:r>
        <w:rPr>
          <w:sz w:val="24"/>
          <w:szCs w:val="24"/>
          <w:rFonts w:cs="Calibri"/>
        </w:rPr>
        <w:fldChar w:fldCharType="end"/>
      </w:r>
      <w:r>
        <w:rPr>
          <w:rFonts w:cs="Calibri" w:cstheme="majorHAnsi"/>
          <w:sz w:val="24"/>
          <w:szCs w:val="24"/>
        </w:rPr>
        <w:t>, t</w:t>
      </w:r>
      <w:r>
        <w:rPr>
          <w:rFonts w:cs="Calibri" w:cstheme="majorHAnsi"/>
          <w:sz w:val="24"/>
          <w:szCs w:val="24"/>
          <w:vertAlign w:val="subscript"/>
        </w:rPr>
        <w:t>o</w:t>
      </w:r>
      <w:r>
        <w:rPr>
          <w:rFonts w:cs="Calibri" w:cstheme="majorHAnsi"/>
          <w:sz w:val="24"/>
          <w:szCs w:val="24"/>
        </w:rPr>
        <w:t xml:space="preserve"> = 0.66 days and t = 7.65 days were selected. Corresponding CH</w:t>
      </w:r>
      <w:r>
        <w:rPr>
          <w:rFonts w:cs="Calibri" w:cstheme="majorHAnsi"/>
          <w:sz w:val="24"/>
          <w:szCs w:val="24"/>
          <w:vertAlign w:val="subscript"/>
        </w:rPr>
        <w:t>4</w:t>
      </w:r>
      <w:r>
        <w:rPr>
          <w:rFonts w:cs="Calibri" w:cstheme="majorHAnsi"/>
          <w:sz w:val="24"/>
          <w:szCs w:val="24"/>
        </w:rPr>
        <w:t xml:space="preserve"> quality and production rates are listed in </w:t>
      </w:r>
      <w:r>
        <w:rPr>
          <w:rFonts w:cs="Calibri" w:cstheme="majorHAnsi"/>
          <w:sz w:val="24"/>
          <w:szCs w:val="24"/>
        </w:rPr>
        <w:fldChar w:fldCharType="begin"/>
      </w:r>
      <w:r>
        <w:rPr>
          <w:sz w:val="24"/>
          <w:szCs w:val="24"/>
          <w:rFonts w:cs="Calibri"/>
        </w:rPr>
        <w:instrText xml:space="preserve"> REF _Ref194526084 \h </w:instrText>
      </w:r>
      <w:r>
        <w:rPr>
          <w:sz w:val="24"/>
          <w:szCs w:val="24"/>
          <w:rFonts w:cs="Calibri"/>
        </w:rPr>
        <w:fldChar w:fldCharType="separate"/>
      </w:r>
      <w:r>
        <w:rPr>
          <w:sz w:val="24"/>
          <w:szCs w:val="24"/>
          <w:rFonts w:cs="Calibri"/>
        </w:rPr>
        <w:t>Table</w:t>
      </w:r>
      <w:r>
        <w:rPr>
          <w:sz w:val="24"/>
          <w:szCs w:val="24"/>
          <w:rFonts w:cs="Calibri"/>
        </w:rPr>
        <w:fldChar w:fldCharType="end"/>
      </w:r>
      <w:r>
        <w:rPr>
          <w:rFonts w:cs="Calibri" w:cstheme="majorHAnsi"/>
          <w:sz w:val="24"/>
          <w:szCs w:val="24"/>
        </w:rPr>
        <w:t>.</w:t>
      </w:r>
    </w:p>
    <w:p>
      <w:pPr>
        <w:pStyle w:val="Caption"/>
        <w:rPr>
          <w:rFonts w:ascii="Calibri" w:hAnsi="Calibri" w:cs="Calibri" w:asciiTheme="majorHAnsi" w:cstheme="majorHAnsi" w:hAnsiTheme="majorHAnsi"/>
          <w:i w:val="false"/>
          <w:i w:val="false"/>
          <w:iCs w:val="false"/>
        </w:rPr>
      </w:pPr>
      <w:bookmarkStart w:id="22" w:name="_Ref193921221"/>
      <w:bookmarkStart w:id="23" w:name="_Ref194526084"/>
      <w:bookmarkStart w:id="24" w:name="_Toc193921667"/>
      <w:r>
        <w:rPr>
          <w:rFonts w:cs="Calibri" w:ascii="Calibri" w:hAnsi="Calibri" w:asciiTheme="majorHAnsi" w:cstheme="majorHAnsi" w:hAnsiTheme="majorHAnsi"/>
          <w:i w:val="false"/>
          <w:iCs w:val="false"/>
        </w:rPr>
        <w:t>Table</w:t>
      </w:r>
      <w:bookmarkEnd w:id="23"/>
      <w:r>
        <w:rPr>
          <w:rFonts w:cs="Calibri" w:ascii="Calibri" w:hAnsi="Calibri" w:asciiTheme="majorHAnsi" w:cstheme="majorHAnsi" w:hAnsiTheme="majorHAnsi"/>
          <w:i w:val="false"/>
          <w:iCs w:val="false"/>
        </w:rPr>
        <w:t xml:space="preserve"> S2. Values for exponential growth rate estimation of the lab-scale MBfR methanogens based on product gas quality and methane production rate</w:t>
      </w:r>
      <w:bookmarkEnd w:id="22"/>
      <w:bookmarkEnd w:id="24"/>
      <w:r>
        <w:rPr>
          <w:rFonts w:cs="Calibri" w:ascii="Calibri" w:hAnsi="Calibri" w:asciiTheme="majorHAnsi" w:cstheme="majorHAnsi" w:hAnsiTheme="majorHAnsi"/>
          <w:i w:val="false"/>
          <w:iCs w:val="false"/>
        </w:rPr>
        <w:t>.</w:t>
      </w:r>
    </w:p>
    <w:tbl>
      <w:tblPr>
        <w:tblW w:w="910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1890"/>
        <w:gridCol w:w="1890"/>
        <w:gridCol w:w="2159"/>
        <w:gridCol w:w="3160"/>
      </w:tblGrid>
      <w:tr>
        <w:trPr>
          <w:trHeight w:val="570" w:hRule="atLeast"/>
        </w:trPr>
        <w:tc>
          <w:tcPr>
            <w:tcW w:w="1890" w:type="dxa"/>
            <w:vMerge w:val="restart"/>
            <w:tcBorders>
              <w:top w:val="single" w:sz="4" w:space="0" w:color="000000"/>
              <w:bottom w:val="single" w:sz="4" w:space="0" w:color="000000"/>
            </w:tcBorders>
            <w:vAlign w:val="bottom"/>
          </w:tcPr>
          <w:p>
            <w:pPr>
              <w:pStyle w:val="Normal"/>
              <w:keepNext w:val="true"/>
              <w:spacing w:lineRule="auto" w:line="276" w:before="0" w:after="0"/>
              <w:rPr>
                <w:rFonts w:ascii="Calibri" w:hAnsi="Calibri" w:cs="Calibri" w:asciiTheme="majorHAnsi" w:cstheme="majorHAnsi" w:hAnsiTheme="majorHAnsi"/>
                <w:sz w:val="24"/>
                <w:szCs w:val="24"/>
              </w:rPr>
            </w:pPr>
            <w:r>
              <w:rPr>
                <w:rFonts w:cs="Calibri" w:cstheme="majorHAnsi"/>
                <w:b/>
                <w:bCs/>
                <w:color w:themeColor="text1" w:val="000000"/>
                <w:sz w:val="24"/>
                <w:szCs w:val="24"/>
              </w:rPr>
              <w:t>Exponential growth phase</w:t>
            </w:r>
          </w:p>
        </w:tc>
        <w:tc>
          <w:tcPr>
            <w:tcW w:w="1890" w:type="dxa"/>
            <w:vMerge w:val="restart"/>
            <w:tcBorders>
              <w:top w:val="single" w:sz="4" w:space="0" w:color="000000"/>
              <w:bottom w:val="single" w:sz="4" w:space="0" w:color="000000"/>
            </w:tcBorders>
            <w:vAlign w:val="center"/>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b/>
                <w:bCs/>
                <w:color w:themeColor="text1" w:val="000000"/>
                <w:sz w:val="24"/>
                <w:szCs w:val="24"/>
              </w:rPr>
              <w:t>Day</w:t>
            </w:r>
          </w:p>
        </w:tc>
        <w:tc>
          <w:tcPr>
            <w:tcW w:w="5319" w:type="dxa"/>
            <w:gridSpan w:val="2"/>
            <w:tcBorders>
              <w:top w:val="single" w:sz="4" w:space="0" w:color="000000"/>
            </w:tcBorders>
            <w:vAlign w:val="center"/>
          </w:tcPr>
          <w:p>
            <w:pPr>
              <w:pStyle w:val="Normal"/>
              <w:keepNext w:val="true"/>
              <w:spacing w:lineRule="auto" w:line="276" w:before="0" w:after="0"/>
              <w:jc w:val="center"/>
              <w:rPr>
                <w:rFonts w:ascii="Calibri" w:hAnsi="Calibri" w:cs="Calibri" w:asciiTheme="majorHAnsi" w:cstheme="majorHAnsi" w:hAnsiTheme="majorHAnsi"/>
                <w:b/>
                <w:bCs/>
                <w:color w:themeColor="text1" w:val="000000"/>
                <w:sz w:val="24"/>
                <w:szCs w:val="24"/>
              </w:rPr>
            </w:pPr>
            <w:r>
              <w:rPr>
                <w:rFonts w:cs="Calibri" w:cstheme="majorHAnsi"/>
                <w:b/>
                <w:bCs/>
                <w:color w:themeColor="text1" w:val="000000"/>
                <w:sz w:val="24"/>
                <w:szCs w:val="24"/>
              </w:rPr>
              <w:t>Based on CH</w:t>
            </w:r>
            <w:r>
              <w:rPr>
                <w:rFonts w:cs="Calibri" w:cstheme="majorHAnsi"/>
                <w:b/>
                <w:bCs/>
                <w:color w:themeColor="text1" w:val="000000"/>
                <w:sz w:val="24"/>
                <w:szCs w:val="24"/>
                <w:vertAlign w:val="subscript"/>
              </w:rPr>
              <w:t>4</w:t>
            </w:r>
            <w:r>
              <w:rPr>
                <w:rFonts w:cs="Calibri" w:cstheme="majorHAnsi"/>
                <w:b/>
                <w:bCs/>
                <w:color w:themeColor="text1" w:val="000000"/>
                <w:sz w:val="24"/>
                <w:szCs w:val="24"/>
              </w:rPr>
              <w:t>:</w:t>
            </w:r>
          </w:p>
        </w:tc>
      </w:tr>
      <w:tr>
        <w:trPr>
          <w:trHeight w:val="413" w:hRule="atLeast"/>
        </w:trPr>
        <w:tc>
          <w:tcPr>
            <w:tcW w:w="1890" w:type="dxa"/>
            <w:vMerge w:val="continue"/>
            <w:tcBorders>
              <w:bottom w:val="single" w:sz="4" w:space="0" w:color="000000"/>
            </w:tcBorders>
            <w:vAlign w:val="center"/>
          </w:tcPr>
          <w:p>
            <w:pPr>
              <w:pStyle w:val="Normal"/>
              <w:keepNext w:val="true"/>
              <w:spacing w:lineRule="auto" w:line="276" w:before="0" w:after="160"/>
              <w:jc w:val="center"/>
              <w:rPr>
                <w:rFonts w:ascii="Calibri" w:hAnsi="Calibri" w:cs="Calibri" w:asciiTheme="majorHAnsi" w:cstheme="majorHAnsi" w:hAnsiTheme="majorHAnsi"/>
                <w:sz w:val="24"/>
                <w:szCs w:val="24"/>
              </w:rPr>
            </w:pPr>
            <w:r>
              <w:rPr>
                <w:rFonts w:cs="Calibri" w:cstheme="majorHAnsi"/>
                <w:sz w:val="24"/>
                <w:szCs w:val="24"/>
              </w:rPr>
            </w:r>
          </w:p>
        </w:tc>
        <w:tc>
          <w:tcPr>
            <w:tcW w:w="1890" w:type="dxa"/>
            <w:vMerge w:val="continue"/>
            <w:tcBorders>
              <w:bottom w:val="single" w:sz="4" w:space="0" w:color="000000"/>
            </w:tcBorders>
            <w:vAlign w:val="center"/>
          </w:tcPr>
          <w:p>
            <w:pPr>
              <w:pStyle w:val="Normal"/>
              <w:keepNext w:val="true"/>
              <w:spacing w:lineRule="auto" w:line="276" w:before="0" w:after="160"/>
              <w:jc w:val="center"/>
              <w:rPr>
                <w:rFonts w:ascii="Calibri" w:hAnsi="Calibri" w:cs="Calibri" w:asciiTheme="majorHAnsi" w:cstheme="majorHAnsi" w:hAnsiTheme="majorHAnsi"/>
                <w:sz w:val="24"/>
                <w:szCs w:val="24"/>
              </w:rPr>
            </w:pPr>
            <w:r>
              <w:rPr>
                <w:rFonts w:cs="Calibri" w:cstheme="majorHAnsi"/>
                <w:sz w:val="24"/>
                <w:szCs w:val="24"/>
              </w:rPr>
            </w:r>
          </w:p>
        </w:tc>
        <w:tc>
          <w:tcPr>
            <w:tcW w:w="2159" w:type="dxa"/>
            <w:tcBorders>
              <w:bottom w:val="single" w:sz="4" w:space="0" w:color="000000"/>
            </w:tcBorders>
            <w:vAlign w:val="center"/>
          </w:tcPr>
          <w:p>
            <w:pPr>
              <w:pStyle w:val="Normal"/>
              <w:keepNext w:val="true"/>
              <w:spacing w:lineRule="auto" w:line="276" w:before="0" w:after="0"/>
              <w:jc w:val="center"/>
              <w:rPr>
                <w:rFonts w:ascii="Calibri" w:hAnsi="Calibri" w:cs="Calibri" w:asciiTheme="majorHAnsi" w:cstheme="majorHAnsi" w:hAnsiTheme="majorHAnsi"/>
                <w:b/>
                <w:bCs/>
                <w:color w:themeColor="text1" w:val="000000"/>
                <w:sz w:val="24"/>
                <w:szCs w:val="24"/>
              </w:rPr>
            </w:pPr>
            <w:r>
              <w:rPr>
                <w:rFonts w:cs="Calibri" w:cstheme="majorHAnsi"/>
                <w:b/>
                <w:bCs/>
                <w:color w:themeColor="text1" w:val="000000"/>
                <w:sz w:val="24"/>
                <w:szCs w:val="24"/>
              </w:rPr>
              <w:t>Quality (%)</w:t>
            </w:r>
          </w:p>
        </w:tc>
        <w:tc>
          <w:tcPr>
            <w:tcW w:w="3160" w:type="dxa"/>
            <w:tcBorders>
              <w:bottom w:val="single" w:sz="4" w:space="0" w:color="000000"/>
            </w:tcBorders>
            <w:vAlign w:val="center"/>
          </w:tcPr>
          <w:p>
            <w:pPr>
              <w:pStyle w:val="Normal"/>
              <w:keepNext w:val="true"/>
              <w:spacing w:lineRule="auto" w:line="276" w:before="0" w:after="0"/>
              <w:jc w:val="center"/>
              <w:rPr>
                <w:rFonts w:ascii="Calibri" w:hAnsi="Calibri" w:cs="Calibri" w:asciiTheme="majorHAnsi" w:cstheme="majorHAnsi" w:hAnsiTheme="majorHAnsi"/>
                <w:b/>
                <w:bCs/>
                <w:color w:themeColor="text1" w:val="000000"/>
                <w:sz w:val="24"/>
                <w:szCs w:val="24"/>
              </w:rPr>
            </w:pPr>
            <w:r>
              <w:rPr>
                <w:rFonts w:cs="Calibri" w:cstheme="majorHAnsi"/>
                <w:b/>
                <w:bCs/>
                <w:color w:themeColor="text1" w:val="000000"/>
                <w:sz w:val="24"/>
                <w:szCs w:val="24"/>
              </w:rPr>
              <w:t>Production rate (mL/min)</w:t>
            </w:r>
          </w:p>
        </w:tc>
      </w:tr>
      <w:tr>
        <w:trPr>
          <w:trHeight w:val="285" w:hRule="atLeast"/>
        </w:trPr>
        <w:tc>
          <w:tcPr>
            <w:tcW w:w="1890" w:type="dxa"/>
            <w:tcBorders>
              <w:top w:val="single" w:sz="4" w:space="0" w:color="000000"/>
            </w:tcBorders>
            <w:vAlign w:val="bottom"/>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Start</w:t>
            </w:r>
          </w:p>
        </w:tc>
        <w:tc>
          <w:tcPr>
            <w:tcW w:w="1890" w:type="dxa"/>
            <w:tcBorders>
              <w:top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0.66</w:t>
            </w:r>
          </w:p>
        </w:tc>
        <w:tc>
          <w:tcPr>
            <w:tcW w:w="2159" w:type="dxa"/>
            <w:tcBorders>
              <w:top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11</w:t>
            </w:r>
          </w:p>
        </w:tc>
        <w:tc>
          <w:tcPr>
            <w:tcW w:w="3160" w:type="dxa"/>
            <w:tcBorders>
              <w:top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0.036</w:t>
            </w:r>
          </w:p>
        </w:tc>
      </w:tr>
      <w:tr>
        <w:trPr>
          <w:trHeight w:val="285" w:hRule="atLeast"/>
        </w:trPr>
        <w:tc>
          <w:tcPr>
            <w:tcW w:w="1890" w:type="dxa"/>
            <w:tcBorders/>
            <w:vAlign w:val="bottom"/>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End</w:t>
            </w:r>
          </w:p>
        </w:tc>
        <w:tc>
          <w:tcPr>
            <w:tcW w:w="1890" w:type="dxa"/>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7.65</w:t>
            </w:r>
          </w:p>
        </w:tc>
        <w:tc>
          <w:tcPr>
            <w:tcW w:w="2159" w:type="dxa"/>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72</w:t>
            </w:r>
          </w:p>
        </w:tc>
        <w:tc>
          <w:tcPr>
            <w:tcW w:w="3160" w:type="dxa"/>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0.315</w:t>
            </w:r>
          </w:p>
        </w:tc>
      </w:tr>
      <w:tr>
        <w:trPr>
          <w:trHeight w:val="360" w:hRule="atLeast"/>
        </w:trPr>
        <w:tc>
          <w:tcPr>
            <w:tcW w:w="1890" w:type="dxa"/>
            <w:tcBorders>
              <w:top w:val="single" w:sz="4" w:space="0" w:color="000000"/>
            </w:tcBorders>
            <w:vAlign w:val="bottom"/>
          </w:tcPr>
          <w:p>
            <w:pPr>
              <w:pStyle w:val="Normal"/>
              <w:keepNext w:val="true"/>
              <w:spacing w:lineRule="auto" w:line="276" w:before="0" w:after="0"/>
              <w:jc w:val="both"/>
              <w:rPr>
                <w:rFonts w:ascii="Calibri" w:hAnsi="Calibri" w:cs="Calibri" w:asciiTheme="majorHAnsi" w:cstheme="majorHAnsi" w:hAnsiTheme="majorHAnsi"/>
                <w:color w:themeColor="text1" w:val="000000"/>
                <w:sz w:val="24"/>
                <w:szCs w:val="24"/>
              </w:rPr>
            </w:pPr>
            <w:r>
              <w:rPr>
                <w:rFonts w:cs="Calibri" w:cstheme="majorHAnsi"/>
                <w:color w:themeColor="text1" w:val="000000"/>
                <w:sz w:val="24"/>
                <w:szCs w:val="24"/>
              </w:rPr>
              <w:t>Growth Rate (/d)</w:t>
            </w:r>
          </w:p>
        </w:tc>
        <w:tc>
          <w:tcPr>
            <w:tcW w:w="1890" w:type="dxa"/>
            <w:tcBorders>
              <w:top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color w:themeColor="text1" w:val="000000"/>
                <w:sz w:val="24"/>
                <w:szCs w:val="24"/>
              </w:rPr>
            </w:pPr>
            <w:r>
              <w:rPr>
                <w:rFonts w:cs="Calibri" w:cstheme="majorHAnsi"/>
                <w:color w:themeColor="text1" w:val="000000"/>
                <w:sz w:val="24"/>
                <w:szCs w:val="24"/>
              </w:rPr>
              <w:t>µ</w:t>
            </w:r>
          </w:p>
        </w:tc>
        <w:tc>
          <w:tcPr>
            <w:tcW w:w="2159" w:type="dxa"/>
            <w:tcBorders>
              <w:top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color w:themeColor="text1" w:val="000000"/>
                <w:sz w:val="24"/>
                <w:szCs w:val="24"/>
              </w:rPr>
            </w:pPr>
            <w:r>
              <w:rPr>
                <w:rFonts w:cs="Calibri" w:cstheme="majorHAnsi"/>
                <w:color w:themeColor="text1" w:val="000000"/>
                <w:sz w:val="24"/>
                <w:szCs w:val="24"/>
              </w:rPr>
              <w:t>0.27</w:t>
            </w:r>
          </w:p>
        </w:tc>
        <w:tc>
          <w:tcPr>
            <w:tcW w:w="3160" w:type="dxa"/>
            <w:tcBorders>
              <w:top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color w:themeColor="text1" w:val="000000"/>
                <w:sz w:val="24"/>
                <w:szCs w:val="24"/>
              </w:rPr>
            </w:pPr>
            <w:r>
              <w:rPr>
                <w:rFonts w:cs="Calibri" w:cstheme="majorHAnsi"/>
                <w:color w:themeColor="text1" w:val="000000"/>
                <w:sz w:val="24"/>
                <w:szCs w:val="24"/>
              </w:rPr>
              <w:t>0.31</w:t>
            </w:r>
          </w:p>
        </w:tc>
      </w:tr>
      <w:tr>
        <w:trPr>
          <w:trHeight w:val="285" w:hRule="atLeast"/>
        </w:trPr>
        <w:tc>
          <w:tcPr>
            <w:tcW w:w="1890" w:type="dxa"/>
            <w:tcBorders>
              <w:bottom w:val="single" w:sz="4" w:space="0" w:color="000000"/>
            </w:tcBorders>
            <w:vAlign w:val="bottom"/>
          </w:tcPr>
          <w:p>
            <w:pPr>
              <w:pStyle w:val="Normal"/>
              <w:keepNext w:val="true"/>
              <w:spacing w:lineRule="auto" w:line="276" w:before="0" w:after="0"/>
              <w:jc w:val="both"/>
              <w:rPr>
                <w:rFonts w:ascii="Calibri" w:hAnsi="Calibri" w:cs="Calibri" w:asciiTheme="majorHAnsi" w:cstheme="majorHAnsi" w:hAnsiTheme="majorHAnsi"/>
                <w:sz w:val="24"/>
                <w:szCs w:val="24"/>
              </w:rPr>
            </w:pPr>
            <w:r>
              <w:rPr>
                <w:rFonts w:cs="Calibri" w:cstheme="majorHAnsi"/>
                <w:color w:themeColor="text1" w:val="000000"/>
                <w:sz w:val="24"/>
                <w:szCs w:val="24"/>
              </w:rPr>
              <w:t>Doubling Time (d)</w:t>
            </w:r>
          </w:p>
        </w:tc>
        <w:tc>
          <w:tcPr>
            <w:tcW w:w="1890" w:type="dxa"/>
            <w:tcBorders>
              <w:bottom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vertAlign w:val="subscript"/>
              </w:rPr>
            </w:pPr>
            <w:r>
              <w:rPr>
                <w:rFonts w:cs="Calibri" w:cstheme="majorHAnsi"/>
                <w:color w:themeColor="text1" w:val="000000"/>
                <w:sz w:val="24"/>
                <w:szCs w:val="24"/>
              </w:rPr>
              <w:t>T</w:t>
            </w:r>
            <w:r>
              <w:rPr>
                <w:rFonts w:cs="Calibri" w:cstheme="majorHAnsi"/>
                <w:color w:themeColor="text1" w:val="000000"/>
                <w:sz w:val="24"/>
                <w:szCs w:val="24"/>
                <w:vertAlign w:val="subscript"/>
              </w:rPr>
              <w:t>d</w:t>
            </w:r>
          </w:p>
        </w:tc>
        <w:tc>
          <w:tcPr>
            <w:tcW w:w="2159" w:type="dxa"/>
            <w:tcBorders>
              <w:bottom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2.53</w:t>
            </w:r>
          </w:p>
        </w:tc>
        <w:tc>
          <w:tcPr>
            <w:tcW w:w="3160" w:type="dxa"/>
            <w:tcBorders>
              <w:bottom w:val="single" w:sz="4" w:space="0" w:color="000000"/>
            </w:tcBorders>
            <w:vAlign w:val="bottom"/>
          </w:tcPr>
          <w:p>
            <w:pPr>
              <w:pStyle w:val="Normal"/>
              <w:keepNext w:val="true"/>
              <w:spacing w:lineRule="auto" w:line="276" w:before="0" w:after="0"/>
              <w:jc w:val="center"/>
              <w:rPr>
                <w:rFonts w:ascii="Calibri" w:hAnsi="Calibri" w:cs="Calibri" w:asciiTheme="majorHAnsi" w:cstheme="majorHAnsi" w:hAnsiTheme="majorHAnsi"/>
                <w:sz w:val="24"/>
                <w:szCs w:val="24"/>
              </w:rPr>
            </w:pPr>
            <w:r>
              <w:rPr>
                <w:rFonts w:cs="Calibri" w:cstheme="majorHAnsi"/>
                <w:color w:themeColor="text1" w:val="000000"/>
                <w:sz w:val="24"/>
                <w:szCs w:val="24"/>
              </w:rPr>
              <w:t>2.23</w:t>
            </w:r>
          </w:p>
        </w:tc>
      </w:tr>
    </w:tbl>
    <w:p>
      <w:pPr>
        <w:pStyle w:val="Normal"/>
        <w:jc w:val="both"/>
        <w:rPr>
          <w:rFonts w:ascii="Calibri" w:hAnsi="Calibri" w:cs="Calibri" w:asciiTheme="majorHAnsi" w:cstheme="majorHAnsi" w:hAnsiTheme="majorHAnsi"/>
          <w:sz w:val="24"/>
          <w:szCs w:val="24"/>
        </w:rPr>
      </w:pPr>
      <w:r>
        <w:rPr>
          <w:rFonts w:cs="Calibri" w:cstheme="majorHAnsi"/>
          <w:sz w:val="24"/>
          <w:szCs w:val="24"/>
        </w:rPr>
      </w:r>
    </w:p>
    <w:p>
      <w:pPr>
        <w:pStyle w:val="Normal"/>
        <w:jc w:val="both"/>
        <w:rPr>
          <w:rFonts w:ascii="Calibri" w:hAnsi="Calibri" w:cs="Calibri" w:asciiTheme="majorHAnsi" w:cstheme="majorHAnsi" w:hAnsiTheme="majorHAnsi"/>
          <w:sz w:val="24"/>
          <w:szCs w:val="24"/>
        </w:rPr>
      </w:pPr>
      <w:r>
        <w:rPr>
          <w:rFonts w:cs="Calibri" w:cstheme="majorHAnsi"/>
          <w:sz w:val="24"/>
          <w:szCs w:val="24"/>
        </w:rPr>
        <w:t>Based on these data, the growth rate of the methanogens in the lab-scale MBfR ranges 0.27-0.31/d. The theoretical feed rate increase capacity of the lab-scale MBfR, in terms of H</w:t>
      </w:r>
      <w:r>
        <w:rPr>
          <w:rFonts w:cs="Calibri" w:cstheme="majorHAnsi"/>
          <w:sz w:val="24"/>
          <w:szCs w:val="24"/>
          <w:vertAlign w:val="subscript"/>
        </w:rPr>
        <w:t>2</w:t>
      </w:r>
      <w:r>
        <w:rPr>
          <w:rFonts w:cs="Calibri" w:cstheme="majorHAnsi"/>
          <w:sz w:val="24"/>
          <w:szCs w:val="24"/>
        </w:rPr>
        <w:t>, was then calculated by combining the exponential growth and decay equation as follows:</w:t>
      </w:r>
    </w:p>
    <w:p>
      <w:pPr>
        <w:pStyle w:val="Normal"/>
        <w:jc w:val="center"/>
        <w:rPr>
          <w:rFonts w:ascii="Calibri" w:hAnsi="Calibri" w:cs="Calibri" w:asciiTheme="majorHAnsi" w:cstheme="majorHAnsi" w:hAnsiTheme="majorHAnsi"/>
          <w:sz w:val="24"/>
          <w:szCs w:val="24"/>
        </w:rPr>
      </w:pPr>
      <w:r>
        <w:rPr/>
      </w:r>
      <m:oMathPara xmlns:m="http://schemas.openxmlformats.org/officeDocument/2006/math">
        <m:oMathParaPr>
          <m:jc m:val="center"/>
        </m:oMathParaPr>
        <m:oMath>
          <m:eqArr>
            <m:e>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o</m:t>
                  </m:r>
                </m:sub>
              </m:sSub>
              <m:sSup>
                <m:e>
                  <m:r>
                    <w:rPr>
                      <w:rFonts w:ascii="Cambria Math" w:hAnsi="Cambria Math"/>
                    </w:rPr>
                    <m:t xml:space="preserve">e</m:t>
                  </m:r>
                </m:e>
                <m:sup>
                  <m:d>
                    <m:dPr>
                      <m:begChr m:val="("/>
                      <m:endChr m:val=")"/>
                    </m:dPr>
                    <m:e>
                      <m:r>
                        <w:rPr>
                          <w:rFonts w:ascii="Cambria Math" w:hAnsi="Cambria Math"/>
                        </w:rPr>
                        <m:t xml:space="preserve">µ</m:t>
                      </m:r>
                      <m:r>
                        <w:rPr>
                          <w:rFonts w:ascii="Cambria Math" w:hAnsi="Cambria Math"/>
                        </w:rPr>
                        <m:t xml:space="preserve">+</m:t>
                      </m:r>
                      <m:r>
                        <w:rPr>
                          <w:rFonts w:ascii="Cambria Math" w:hAnsi="Cambria Math"/>
                        </w:rPr>
                        <m:t xml:space="preserve">k</m:t>
                      </m:r>
                    </m:e>
                  </m:d>
                  <m:r>
                    <w:rPr>
                      <w:rFonts w:ascii="Cambria Math" w:hAnsi="Cambria Math"/>
                    </w:rPr>
                    <m:t xml:space="preserve">t</m:t>
                  </m:r>
                </m:sup>
              </m:sSup>
            </m:e>
            <m:e>
              <m:d>
                <m:dPr>
                  <m:begChr m:val="("/>
                  <m:endChr m:val=")"/>
                </m:dPr>
                <m:e>
                  <m:r>
                    <w:rPr>
                      <w:rFonts w:ascii="Cambria Math" w:hAnsi="Cambria Math"/>
                    </w:rPr>
                    <m:t xml:space="preserve">SI</m:t>
                  </m:r>
                  <m:r>
                    <w:rPr>
                      <w:rFonts w:ascii="Cambria Math" w:hAnsi="Cambria Math"/>
                    </w:rPr>
                    <m:t xml:space="preserve">2</m:t>
                  </m:r>
                </m:e>
              </m:d>
            </m:e>
          </m:eqArr>
        </m:oMath>
      </m:oMathPara>
    </w:p>
    <w:p>
      <w:pPr>
        <w:pStyle w:val="Normal"/>
        <w:jc w:val="both"/>
        <w:rPr>
          <w:rFonts w:ascii="Calibri" w:hAnsi="Calibri" w:cs="Calibri" w:asciiTheme="majorHAnsi" w:cstheme="majorHAnsi" w:hAnsiTheme="majorHAnsi"/>
          <w:sz w:val="24"/>
          <w:szCs w:val="24"/>
        </w:rPr>
      </w:pPr>
      <w:r>
        <w:rPr>
          <w:rFonts w:cs="Calibri" w:cstheme="majorHAnsi"/>
          <w:sz w:val="24"/>
          <w:szCs w:val="24"/>
        </w:rPr>
      </w:r>
    </w:p>
    <w:p>
      <w:pPr>
        <w:pStyle w:val="Normal"/>
        <w:jc w:val="both"/>
        <w:rPr>
          <w:rFonts w:ascii="Calibri" w:hAnsi="Calibri" w:cs="Calibri" w:asciiTheme="majorHAnsi" w:cstheme="majorHAnsi" w:hAnsiTheme="majorHAnsi"/>
          <w:sz w:val="24"/>
          <w:szCs w:val="24"/>
        </w:rPr>
      </w:pPr>
      <w:r>
        <w:rPr>
          <w:rFonts w:cs="Calibri" w:cstheme="majorHAnsi"/>
          <w:sz w:val="24"/>
          <w:szCs w:val="24"/>
        </w:rPr>
        <w:t>Where:</w:t>
      </w:r>
    </w:p>
    <w:p>
      <w:pPr>
        <w:pStyle w:val="Normal"/>
        <w:ind w:firstLine="720"/>
        <w:jc w:val="both"/>
        <w:rPr>
          <w:rFonts w:ascii="Calibri" w:hAnsi="Calibri" w:cs="Calibri" w:asciiTheme="majorHAnsi" w:cstheme="majorHAnsi" w:hAnsiTheme="majorHAnsi"/>
          <w:sz w:val="24"/>
          <w:szCs w:val="24"/>
        </w:rPr>
      </w:pPr>
      <w:r>
        <w:rPr>
          <w:rFonts w:cs="Calibri" w:cstheme="majorHAnsi"/>
          <w:sz w:val="24"/>
          <w:szCs w:val="24"/>
        </w:rPr>
        <w:t>Q</w:t>
      </w:r>
      <w:r>
        <w:rPr>
          <w:rFonts w:cs="Calibri" w:cstheme="majorHAnsi"/>
          <w:sz w:val="24"/>
          <w:szCs w:val="24"/>
          <w:vertAlign w:val="subscript"/>
        </w:rPr>
        <w:t>t</w:t>
      </w:r>
      <w:r>
        <w:rPr>
          <w:rFonts w:cs="Calibri" w:cstheme="majorHAnsi"/>
          <w:sz w:val="24"/>
          <w:szCs w:val="24"/>
        </w:rPr>
        <w:t xml:space="preserve"> = H</w:t>
      </w:r>
      <w:r>
        <w:rPr>
          <w:rFonts w:cs="Calibri" w:cstheme="majorHAnsi"/>
          <w:sz w:val="24"/>
          <w:szCs w:val="24"/>
          <w:vertAlign w:val="subscript"/>
        </w:rPr>
        <w:t>2</w:t>
      </w:r>
      <w:r>
        <w:rPr>
          <w:rFonts w:cs="Calibri" w:cstheme="majorHAnsi"/>
          <w:sz w:val="24"/>
          <w:szCs w:val="24"/>
        </w:rPr>
        <w:t xml:space="preserve"> feed rate at time t (mL/min)</w:t>
      </w:r>
    </w:p>
    <w:p>
      <w:pPr>
        <w:pStyle w:val="Normal"/>
        <w:ind w:firstLine="720"/>
        <w:jc w:val="both"/>
        <w:rPr>
          <w:rFonts w:ascii="Calibri" w:hAnsi="Calibri" w:cs="Calibri" w:asciiTheme="majorHAnsi" w:cstheme="majorHAnsi" w:hAnsiTheme="majorHAnsi"/>
          <w:sz w:val="24"/>
          <w:szCs w:val="24"/>
        </w:rPr>
      </w:pPr>
      <w:r>
        <w:rPr>
          <w:rFonts w:cs="Calibri" w:cstheme="majorHAnsi"/>
          <w:sz w:val="24"/>
          <w:szCs w:val="24"/>
        </w:rPr>
        <w:t>Q</w:t>
      </w:r>
      <w:r>
        <w:rPr>
          <w:rFonts w:cs="Calibri" w:cstheme="majorHAnsi"/>
          <w:sz w:val="24"/>
          <w:szCs w:val="24"/>
          <w:vertAlign w:val="subscript"/>
        </w:rPr>
        <w:t>o</w:t>
      </w:r>
      <w:r>
        <w:rPr>
          <w:rFonts w:cs="Calibri" w:cstheme="majorHAnsi"/>
          <w:sz w:val="24"/>
          <w:szCs w:val="24"/>
        </w:rPr>
        <w:t xml:space="preserve"> = initial H</w:t>
      </w:r>
      <w:r>
        <w:rPr>
          <w:rFonts w:cs="Calibri" w:cstheme="majorHAnsi"/>
          <w:sz w:val="24"/>
          <w:szCs w:val="24"/>
          <w:vertAlign w:val="subscript"/>
        </w:rPr>
        <w:t>2</w:t>
      </w:r>
      <w:r>
        <w:rPr>
          <w:rFonts w:cs="Calibri" w:cstheme="majorHAnsi"/>
          <w:sz w:val="24"/>
          <w:szCs w:val="24"/>
        </w:rPr>
        <w:t xml:space="preserve"> feed rate (mL/min)</w:t>
      </w:r>
    </w:p>
    <w:p>
      <w:pPr>
        <w:pStyle w:val="Normal"/>
        <w:ind w:left="720"/>
        <w:jc w:val="both"/>
        <w:rPr>
          <w:rFonts w:ascii="Calibri" w:hAnsi="Calibri" w:cs="Calibri" w:asciiTheme="majorHAnsi" w:cstheme="majorHAnsi" w:hAnsiTheme="majorHAnsi"/>
          <w:sz w:val="24"/>
          <w:szCs w:val="24"/>
        </w:rPr>
      </w:pPr>
      <w:r>
        <w:rPr>
          <w:rFonts w:cs="Calibri" w:cstheme="majorHAnsi"/>
          <w:sz w:val="24"/>
          <w:szCs w:val="24"/>
        </w:rPr>
        <w:t xml:space="preserve">µ = exponential growth rate constant for the lab-scale MBfR methanogens (µ = 0.27/d) </w:t>
      </w:r>
    </w:p>
    <w:p>
      <w:pPr>
        <w:pStyle w:val="Normal"/>
        <w:ind w:left="720"/>
        <w:jc w:val="both"/>
        <w:rPr>
          <w:rFonts w:ascii="Calibri" w:hAnsi="Calibri" w:cs="Calibri" w:asciiTheme="majorHAnsi" w:cstheme="majorHAnsi" w:hAnsiTheme="majorHAnsi"/>
          <w:sz w:val="24"/>
          <w:szCs w:val="24"/>
        </w:rPr>
      </w:pPr>
      <w:r>
        <w:rPr>
          <w:rFonts w:cs="Calibri" w:cstheme="majorHAnsi"/>
          <w:sz w:val="24"/>
          <w:szCs w:val="24"/>
        </w:rPr>
        <w:t>k = exponential decay constant for hydrogenotrophic methanogens (k = –0.034/d),</w:t>
      </w:r>
      <w:r>
        <w:fldChar w:fldCharType="begin"/>
      </w:r>
      <w:r>
        <w:rPr>
          <w:sz w:val="24"/>
          <w:szCs w:val="24"/>
          <w:rFonts w:cs="Calibri"/>
        </w:rPr>
        <w:instrText xml:space="preserve">ADDIN ZOTERO_ITEM CSL_CITATION {"citationID":"9IpcZos8","properties":{"formattedCitation":"(Hao et al., 2012)","plainCitation":"(Hao et al., 2012)","noteIndex":0},"citationItems":[{"id":898,"uris":["http://zotero.org/users/11473114/items/RYUJUCDS"],"itemData":{"id":898,"type":"article-journal","abstract":"As bacterial decay consists of cell death and activity decay, and the corresponding information about AOB/NOB, OHO, PAOs and GAOs has been experimentally acquired, another functional type of bacteria in biological wastewater treatment, methanogens, remains to be investigated, to gather the same information, which is extremely important for such bacteria with low growth rates. With successfully selection and enrichment of both aceticlastic and hydrogenotrophic methanogens, and by means of measuring speciﬁc methane activity (SMA) and hydrogen consumption rate (HCR), a series of decay experiments and molecular techniques such as FISH veriﬁcation and LIVE/DEAD staining revealed, identiﬁed and calculated the decay and death rates of both aceticlastic and hydrogenotrophic methanogens respectively. The results indicated that the decay rates of aceticlastic and hydrogenotrophic methanogens were 0.070 and 0.034 dÀ1 respectively, and the death rates were thus calculated at 0.022 and 0.016 dÀ1 respectively. For this reason, cell deaths were only responsible for 31% and 47% of the total bacterial decay of aceticlastic and hydrogenotrophic methanogens, and activity decays actually contributed signiﬁcantly to the total bacterial decay, respectively at 69% and 53%.","container-title":"Water Research","DOI":"10.1016/j.watres.2011.12.029","ISSN":"00431354","issue":"4","journalAbbreviation":"Water Research","language":"en","license":"https://www.elsevier.com/tdm/userlicense/1.0/","page":"1251-1259","source":"DOI.org (Crossref)","title":"Distinguishing activity decay and cell death from bacterial decay for two types of methanogens","volume":"46","author":[{"family":"Hao","given":"Xiaodi"},{"family":"Cai","given":"Zhengqing"},{"family":"Fu","given":"Kunming"},{"family":"Zhao","given":"Dongye"}],"issued":{"date-parts":[["2012",3]]}}}],"schema":"https://github.com/citation-style-language/schema/raw/master/csl-citation.json"}</w:instrText>
      </w:r>
      <w:r>
        <w:rPr>
          <w:rFonts w:cs="Calibri" w:cstheme="majorHAnsi"/>
          <w:sz w:val="24"/>
          <w:szCs w:val="24"/>
        </w:rPr>
      </w:r>
      <w:r>
        <w:rPr>
          <w:sz w:val="24"/>
          <w:szCs w:val="24"/>
          <w:rFonts w:cs="Calibri"/>
        </w:rPr>
        <w:fldChar w:fldCharType="separate"/>
      </w:r>
      <w:r>
        <w:rPr>
          <w:rFonts w:cs="Calibri" w:cstheme="majorHAnsi"/>
          <w:sz w:val="24"/>
          <w:szCs w:val="24"/>
        </w:rPr>
        <w:t>(Hao et al., 2012)</w:t>
      </w:r>
      <w:r>
        <w:rPr>
          <w:rFonts w:cs="Calibri" w:cstheme="majorHAnsi"/>
          <w:sz w:val="24"/>
          <w:szCs w:val="24"/>
        </w:rPr>
      </w:r>
      <w:r>
        <w:rPr>
          <w:sz w:val="24"/>
          <w:szCs w:val="24"/>
          <w:rFonts w:cs="Calibri"/>
        </w:rPr>
        <w:fldChar w:fldCharType="end"/>
      </w:r>
      <w:r>
        <w:rPr>
          <w:rFonts w:cs="Calibri" w:cstheme="majorHAnsi"/>
          <w:sz w:val="24"/>
          <w:szCs w:val="24"/>
        </w:rPr>
        <w:t xml:space="preserve"> and </w:t>
      </w:r>
    </w:p>
    <w:p>
      <w:pPr>
        <w:pStyle w:val="Normal"/>
        <w:ind w:firstLine="720"/>
        <w:jc w:val="both"/>
        <w:rPr>
          <w:rFonts w:ascii="Calibri" w:hAnsi="Calibri" w:cs="Calibri" w:asciiTheme="majorHAnsi" w:cstheme="majorHAnsi" w:hAnsiTheme="majorHAnsi"/>
          <w:sz w:val="24"/>
          <w:szCs w:val="24"/>
        </w:rPr>
      </w:pPr>
      <w:r>
        <w:rPr>
          <w:rFonts w:cs="Calibri" w:cstheme="majorHAnsi"/>
          <w:sz w:val="24"/>
          <w:szCs w:val="24"/>
        </w:rPr>
        <w:t>t = time (days)</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r>
    </w:p>
    <w:p>
      <w:pPr>
        <w:pStyle w:val="Heading2"/>
        <w:rPr>
          <w:rFonts w:ascii="Calibri" w:hAnsi="Calibri" w:cs="Calibri" w:asciiTheme="majorHAnsi" w:cstheme="majorHAnsi" w:hAnsiTheme="majorHAnsi"/>
          <w:szCs w:val="24"/>
          <w:lang w:val="en-US"/>
        </w:rPr>
      </w:pPr>
      <w:r>
        <w:rPr>
          <w:rFonts w:cs="Calibri" w:cstheme="majorHAnsi"/>
          <w:szCs w:val="24"/>
          <w:lang w:val="en-US"/>
        </w:rPr>
        <w:t>S3. HRT, SRT, and TSS/VSS</w:t>
      </w:r>
    </w:p>
    <w:p>
      <w:pPr>
        <w:pStyle w:val="Normal"/>
        <w:jc w:val="center"/>
        <w:rPr>
          <w:rFonts w:ascii="Calibri" w:hAnsi="Calibri" w:cs="Calibri" w:asciiTheme="majorHAnsi" w:cstheme="majorHAnsi" w:hAnsiTheme="majorHAnsi"/>
          <w:sz w:val="24"/>
          <w:szCs w:val="24"/>
          <w:lang w:val="en-US"/>
        </w:rPr>
      </w:pPr>
      <w:r>
        <w:rPr>
          <w:rFonts w:cs="Calibri" w:cstheme="majorHAnsi"/>
          <w:sz w:val="24"/>
          <w:szCs w:val="24"/>
          <w:lang w:val="en-US"/>
        </w:rPr>
        <w:t>The approached to calculate hydraulic retention time (HRT) and solids retention time (SRT) were modified slightly from the traditional approaches to include the volume of samples removed from the reactor vessel and effluent line for routine analysis. This approach was applied for two key reasons; 1) the relative volume of liquid sampled for routine analysis was high compared to total liquid volume and 2) the TSS in the reactor vessel was higher than the TSS at the effluent. To account for these non-negligible effects, the following adapted equations were applied following routine TSS/VSS measurements as follows:</w:t>
        <w:br/>
        <w:br/>
      </w:r>
      <w:r>
        <w:rPr/>
      </w:r>
      <m:oMath xmlns:m="http://schemas.openxmlformats.org/officeDocument/2006/math">
        <m:eqArr>
          <m:e>
            <m:r>
              <w:rPr>
                <w:rFonts w:ascii="Cambria Math" w:hAnsi="Cambria Math"/>
              </w:rPr>
              <m:t xml:space="preserve">Hydraulic</m:t>
            </m:r>
            <m:r>
              <w:rPr>
                <w:rFonts w:ascii="Cambria Math" w:hAnsi="Cambria Math"/>
              </w:rPr>
              <m:t xml:space="preserve">retention</m:t>
            </m:r>
            <m:r>
              <w:rPr>
                <w:rFonts w:ascii="Cambria Math" w:hAnsi="Cambria Math"/>
              </w:rPr>
              <m:t xml:space="preserve">time</m:t>
            </m:r>
            <m:d>
              <m:dPr>
                <m:begChr m:val="("/>
                <m:endChr m:val=")"/>
              </m:dPr>
              <m:e>
                <m:r>
                  <w:rPr>
                    <w:rFonts w:ascii="Cambria Math" w:hAnsi="Cambria Math"/>
                  </w:rPr>
                  <m:t xml:space="preserve">HRT</m:t>
                </m:r>
                <m:r>
                  <w:rPr>
                    <w:rFonts w:ascii="Cambria Math" w:hAnsi="Cambria Math"/>
                  </w:rPr>
                  <m:t xml:space="preserve">,</m:t>
                </m:r>
                <m:r>
                  <w:rPr>
                    <w:rFonts w:ascii="Cambria Math" w:hAnsi="Cambria Math"/>
                  </w:rPr>
                  <m:t xml:space="preserve">days</m:t>
                </m:r>
              </m:e>
            </m:d>
            <m:r>
              <w:rPr>
                <w:rFonts w:ascii="Cambria Math" w:hAnsi="Cambria Math"/>
              </w:rPr>
              <m:t xml:space="preserve">=</m:t>
            </m:r>
            <m:f>
              <m:num>
                <m:sSub>
                  <m:e>
                    <m:r>
                      <w:rPr>
                        <w:rFonts w:ascii="Cambria Math" w:hAnsi="Cambria Math"/>
                      </w:rPr>
                      <m:t xml:space="preserve">V</m:t>
                    </m:r>
                  </m:e>
                  <m:sub>
                    <m:r>
                      <w:rPr>
                        <w:rFonts w:ascii="Cambria Math" w:hAnsi="Cambria Math"/>
                      </w:rPr>
                      <m:t xml:space="preserve">l</m:t>
                    </m:r>
                  </m:sub>
                </m:sSub>
              </m:num>
              <m:den>
                <m:sSub>
                  <m:e>
                    <m:r>
                      <w:rPr>
                        <w:rFonts w:ascii="Cambria Math" w:hAnsi="Cambria Math"/>
                      </w:rPr>
                      <m:t xml:space="preserve">Q</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v</m:t>
                    </m:r>
                  </m:sub>
                </m:sSub>
              </m:den>
            </m:f>
          </m:e>
          <m:e>
            <m:d>
              <m:dPr>
                <m:begChr m:val="("/>
                <m:endChr m:val=")"/>
              </m:dPr>
              <m:e>
                <m:r>
                  <w:rPr>
                    <w:rFonts w:ascii="Cambria Math" w:hAnsi="Cambria Math"/>
                  </w:rPr>
                  <m:t xml:space="preserve">SI</m:t>
                </m:r>
                <m:r>
                  <w:rPr>
                    <w:rFonts w:ascii="Cambria Math" w:hAnsi="Cambria Math"/>
                  </w:rPr>
                  <m:t xml:space="preserve">3</m:t>
                </m:r>
              </m:e>
            </m:d>
          </m:e>
        </m:eqArr>
      </m:oMath>
      <w:r>
        <w:rPr/>
      </w:r>
      <m:oMath xmlns:m="http://schemas.openxmlformats.org/officeDocument/2006/math"/>
      <w:r>
        <w:rPr/>
      </w:r>
      <m:oMath xmlns:m="http://schemas.openxmlformats.org/officeDocument/2006/math">
        <m:eqArr>
          <m:e>
            <m:r>
              <w:rPr>
                <w:rFonts w:ascii="Cambria Math" w:hAnsi="Cambria Math"/>
              </w:rPr>
              <m:t xml:space="preserve">Solids</m:t>
            </m:r>
            <m:r>
              <w:rPr>
                <w:rFonts w:ascii="Cambria Math" w:hAnsi="Cambria Math"/>
              </w:rPr>
              <m:t xml:space="preserve">retention</m:t>
            </m:r>
            <m:r>
              <w:rPr>
                <w:rFonts w:ascii="Cambria Math" w:hAnsi="Cambria Math"/>
              </w:rPr>
              <m:t xml:space="preserve">time</m:t>
            </m:r>
            <m:d>
              <m:dPr>
                <m:begChr m:val="("/>
                <m:endChr m:val=")"/>
              </m:dPr>
              <m:e>
                <m:r>
                  <w:rPr>
                    <w:rFonts w:ascii="Cambria Math" w:hAnsi="Cambria Math"/>
                  </w:rPr>
                  <m:t xml:space="preserve">SRT</m:t>
                </m:r>
                <m:r>
                  <w:rPr>
                    <w:rFonts w:ascii="Cambria Math" w:hAnsi="Cambria Math"/>
                  </w:rPr>
                  <m:t xml:space="preserve">,</m:t>
                </m:r>
                <m:r>
                  <w:rPr>
                    <w:rFonts w:ascii="Cambria Math" w:hAnsi="Cambria Math"/>
                  </w:rPr>
                  <m:t xml:space="preserve">days</m:t>
                </m:r>
              </m:e>
            </m:d>
            <m:r>
              <w:rPr>
                <w:rFonts w:ascii="Cambria Math" w:hAnsi="Cambria Math"/>
              </w:rPr>
              <m:t xml:space="preserve">=</m:t>
            </m:r>
            <m:f>
              <m:num>
                <m:sSub>
                  <m:e>
                    <m:r>
                      <w:rPr>
                        <w:rFonts w:ascii="Cambria Math" w:hAnsi="Cambria Math"/>
                      </w:rPr>
                      <m:t xml:space="preserve">TSS</m:t>
                    </m:r>
                  </m:e>
                  <m:sub>
                    <m:r>
                      <w:rPr>
                        <w:rFonts w:ascii="Cambria Math" w:hAnsi="Cambria Math"/>
                      </w:rPr>
                      <m:t xml:space="preserve">v</m:t>
                    </m:r>
                  </m:sub>
                </m:sSub>
              </m:num>
              <m:den>
                <m:sSub>
                  <m:e>
                    <m:r>
                      <w:rPr>
                        <w:rFonts w:ascii="Cambria Math" w:hAnsi="Cambria Math"/>
                      </w:rPr>
                      <m:t xml:space="preserve">Q</m:t>
                    </m:r>
                  </m:e>
                  <m:sub>
                    <m:r>
                      <w:rPr>
                        <w:rFonts w:ascii="Cambria Math" w:hAnsi="Cambria Math"/>
                      </w:rPr>
                      <m:t xml:space="preserve">e</m:t>
                    </m:r>
                  </m:sub>
                </m:sSub>
                <m:sSub>
                  <m:e>
                    <m:r>
                      <w:rPr>
                        <w:rFonts w:ascii="Cambria Math" w:hAnsi="Cambria Math"/>
                      </w:rPr>
                      <m:t xml:space="preserve">TSS</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v</m:t>
                    </m:r>
                  </m:sub>
                </m:sSub>
                <m:sSub>
                  <m:e>
                    <m:r>
                      <w:rPr>
                        <w:rFonts w:ascii="Cambria Math" w:hAnsi="Cambria Math"/>
                      </w:rPr>
                      <m:t xml:space="preserve">TSS</m:t>
                    </m:r>
                  </m:e>
                  <m:sub>
                    <m:r>
                      <w:rPr>
                        <w:rFonts w:ascii="Cambria Math" w:hAnsi="Cambria Math"/>
                      </w:rPr>
                      <m:t xml:space="preserve">v</m:t>
                    </m:r>
                  </m:sub>
                </m:sSub>
              </m:den>
            </m:f>
          </m:e>
          <m:e>
            <m:d>
              <m:dPr>
                <m:begChr m:val="("/>
                <m:endChr m:val=")"/>
              </m:dPr>
              <m:e>
                <m:r>
                  <w:rPr>
                    <w:rFonts w:ascii="Cambria Math" w:hAnsi="Cambria Math"/>
                  </w:rPr>
                  <m:t xml:space="preserve">SI</m:t>
                </m:r>
                <m:r>
                  <w:rPr>
                    <w:rFonts w:ascii="Cambria Math" w:hAnsi="Cambria Math"/>
                  </w:rPr>
                  <m:t xml:space="preserve">4</m:t>
                </m:r>
              </m:e>
            </m:d>
          </m:e>
        </m:eqArr>
      </m:oMath>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 xml:space="preserve">Where: </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V</w:t>
      </w:r>
      <w:r>
        <w:rPr>
          <w:rFonts w:cs="Calibri" w:cstheme="majorHAnsi"/>
          <w:sz w:val="24"/>
          <w:szCs w:val="24"/>
          <w:vertAlign w:val="subscript"/>
          <w:lang w:val="en-US"/>
        </w:rPr>
        <w:t>l</w:t>
      </w:r>
      <w:r>
        <w:rPr>
          <w:rFonts w:cs="Calibri" w:cstheme="majorHAnsi"/>
          <w:sz w:val="24"/>
          <w:szCs w:val="24"/>
          <w:lang w:val="en-US"/>
        </w:rPr>
        <w:t xml:space="preserve"> = total liquid volume of the system (L) </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Q</w:t>
      </w:r>
      <w:r>
        <w:rPr>
          <w:rFonts w:cs="Calibri" w:cstheme="majorHAnsi"/>
          <w:sz w:val="24"/>
          <w:szCs w:val="24"/>
          <w:vertAlign w:val="subscript"/>
          <w:lang w:val="en-US"/>
        </w:rPr>
        <w:t>v</w:t>
      </w:r>
      <w:r>
        <w:rPr>
          <w:rFonts w:cs="Calibri" w:cstheme="majorHAnsi"/>
          <w:sz w:val="24"/>
          <w:szCs w:val="24"/>
          <w:lang w:val="en-US"/>
        </w:rPr>
        <w:t xml:space="preserve"> = average liquid volume sampled from the reactor since the most recent TSS/VSS measurement (L/d)</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Q</w:t>
      </w:r>
      <w:r>
        <w:rPr>
          <w:rFonts w:cs="Calibri" w:cstheme="majorHAnsi"/>
          <w:sz w:val="24"/>
          <w:szCs w:val="24"/>
          <w:vertAlign w:val="subscript"/>
          <w:lang w:val="en-US"/>
        </w:rPr>
        <w:t>e</w:t>
      </w:r>
      <w:r>
        <w:rPr>
          <w:rFonts w:cs="Calibri" w:cstheme="majorHAnsi"/>
          <w:sz w:val="24"/>
          <w:szCs w:val="24"/>
          <w:lang w:val="en-US"/>
        </w:rPr>
        <w:t xml:space="preserve"> = sum of average liquid volume sampled and average effluent flow rate from the reactor since the most recent TSS/VSS measurement (L/d)</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TSS</w:t>
      </w:r>
      <w:r>
        <w:rPr>
          <w:rFonts w:cs="Calibri" w:cstheme="majorHAnsi"/>
          <w:sz w:val="24"/>
          <w:szCs w:val="24"/>
          <w:vertAlign w:val="subscript"/>
          <w:lang w:val="en-US"/>
        </w:rPr>
        <w:t>v</w:t>
      </w:r>
      <w:r>
        <w:rPr>
          <w:rFonts w:cs="Calibri" w:cstheme="majorHAnsi"/>
          <w:sz w:val="24"/>
          <w:szCs w:val="24"/>
          <w:lang w:val="en-US"/>
        </w:rPr>
        <w:t xml:space="preserve"> = TSS measured within the reactor vessel (mg/L) </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TSS</w:t>
      </w:r>
      <w:r>
        <w:rPr>
          <w:rFonts w:cs="Calibri" w:cstheme="majorHAnsi"/>
          <w:sz w:val="24"/>
          <w:szCs w:val="24"/>
          <w:vertAlign w:val="subscript"/>
          <w:lang w:val="en-US"/>
        </w:rPr>
        <w:t>e</w:t>
      </w:r>
      <w:r>
        <w:rPr>
          <w:rFonts w:cs="Calibri" w:cstheme="majorHAnsi"/>
          <w:sz w:val="24"/>
          <w:szCs w:val="24"/>
          <w:lang w:val="en-US"/>
        </w:rPr>
        <w:t xml:space="preserve"> = TSS measured just below the passive waste effluent (mg/L)</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 xml:space="preserve">Solids retention time (SRT) was calculated considering planktonic growth and biofilm solids that were knocked loose from the membranes during mixing. Thus, the reported SRT is only a partial representation of the true system SRT, since the biofilm never fully detached. </w:t>
        <w:br/>
        <w:br/>
        <w:t>The fraction of VSS within the reactor vessel was estimated using the following equation:</w:t>
      </w:r>
    </w:p>
    <w:p>
      <w:pPr>
        <w:pStyle w:val="Normal"/>
        <w:jc w:val="center"/>
        <w:rPr>
          <w:rFonts w:ascii="Calibri" w:hAnsi="Calibri" w:cs="Calibri" w:asciiTheme="majorHAnsi" w:cstheme="majorHAnsi" w:hAnsiTheme="majorHAnsi"/>
          <w:sz w:val="24"/>
          <w:szCs w:val="24"/>
          <w:lang w:val="en-US"/>
        </w:rPr>
      </w:pPr>
      <w:r>
        <w:rPr/>
      </w:r>
      <m:oMathPara xmlns:m="http://schemas.openxmlformats.org/officeDocument/2006/math">
        <m:oMathParaPr>
          <m:jc m:val="center"/>
        </m:oMathParaPr>
        <m:oMath>
          <m:eqArr>
            <m:e>
              <m:r>
                <w:rPr>
                  <w:rFonts w:ascii="Cambria Math" w:hAnsi="Cambria Math"/>
                </w:rPr>
                <m:t xml:space="preserve">Reactor</m:t>
              </m:r>
              <m:r>
                <w:rPr>
                  <w:rFonts w:ascii="Cambria Math" w:hAnsi="Cambria Math"/>
                </w:rPr>
                <m:t xml:space="preserve">vessel</m:t>
              </m:r>
              <m:r>
                <w:rPr>
                  <w:rFonts w:ascii="Cambria Math" w:hAnsi="Cambria Math"/>
                </w:rPr>
                <m:t xml:space="preserve">VSS</m:t>
              </m:r>
              <m:r>
                <w:rPr>
                  <w:rFonts w:ascii="Cambria Math" w:hAnsi="Cambria Math"/>
                </w:rPr>
                <m:t xml:space="preserve">fraction</m:t>
              </m:r>
              <m:d>
                <m:dPr>
                  <m:begChr m:val="("/>
                  <m:endChr m:val=")"/>
                </m:dPr>
                <m:e>
                  <m:r>
                    <m:rPr>
                      <m:lit/>
                      <m:nor/>
                    </m:rPr>
                    <w:rPr>
                      <w:rFonts w:ascii="Cambria Math" w:hAnsi="Cambria Math"/>
                    </w:rPr>
                    <m:t xml:space="preserve">%</m:t>
                  </m:r>
                </m:e>
              </m:d>
              <m:r>
                <w:rPr>
                  <w:rFonts w:ascii="Cambria Math" w:hAnsi="Cambria Math"/>
                </w:rPr>
                <m:t xml:space="preserve">=</m:t>
              </m:r>
              <m:f>
                <m:num>
                  <m:r>
                    <w:rPr>
                      <w:rFonts w:ascii="Cambria Math" w:hAnsi="Cambria Math"/>
                    </w:rPr>
                    <m:t xml:space="preserve">100</m:t>
                  </m:r>
                  <m:r>
                    <w:rPr>
                      <w:rFonts w:ascii="Cambria Math" w:hAnsi="Cambria Math"/>
                    </w:rPr>
                    <m:t xml:space="preserve">∗</m:t>
                  </m:r>
                  <m:sSub>
                    <m:e>
                      <m:r>
                        <w:rPr>
                          <w:rFonts w:ascii="Cambria Math" w:hAnsi="Cambria Math"/>
                        </w:rPr>
                        <m:t xml:space="preserve">VSS</m:t>
                      </m:r>
                    </m:e>
                    <m:sub>
                      <m:r>
                        <w:rPr>
                          <w:rFonts w:ascii="Cambria Math" w:hAnsi="Cambria Math"/>
                        </w:rPr>
                        <m:t xml:space="preserve">v</m:t>
                      </m:r>
                    </m:sub>
                  </m:sSub>
                  <m:sSub>
                    <m:e>
                      <m:r>
                        <w:rPr>
                          <w:rFonts w:ascii="Cambria Math" w:hAnsi="Cambria Math"/>
                        </w:rPr>
                        <m:t xml:space="preserve">V</m:t>
                      </m:r>
                    </m:e>
                    <m:sub>
                      <m:r>
                        <w:rPr>
                          <w:rFonts w:ascii="Cambria Math" w:hAnsi="Cambria Math"/>
                        </w:rPr>
                        <m:t xml:space="preserve">v</m:t>
                      </m:r>
                    </m:sub>
                  </m:sSub>
                </m:num>
                <m:den>
                  <m:sSub>
                    <m:e>
                      <m:r>
                        <w:rPr>
                          <w:rFonts w:ascii="Cambria Math" w:hAnsi="Cambria Math"/>
                        </w:rPr>
                        <m:t xml:space="preserve">VSS</m:t>
                      </m:r>
                    </m:e>
                    <m:sub>
                      <m:r>
                        <w:rPr>
                          <w:rFonts w:ascii="Cambria Math" w:hAnsi="Cambria Math"/>
                        </w:rPr>
                        <m:t xml:space="preserve">v</m:t>
                      </m:r>
                    </m:sub>
                  </m:sSub>
                  <m:sSub>
                    <m:e>
                      <m:r>
                        <w:rPr>
                          <w:rFonts w:ascii="Cambria Math" w:hAnsi="Cambria Math"/>
                        </w:rPr>
                        <m:t xml:space="preserve">V</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VSS</m:t>
                      </m:r>
                    </m:e>
                    <m:sub>
                      <m:r>
                        <w:rPr>
                          <w:rFonts w:ascii="Cambria Math" w:hAnsi="Cambria Math"/>
                        </w:rPr>
                        <m:t xml:space="preserve">e</m:t>
                      </m:r>
                    </m:sub>
                  </m:sSub>
                  <m:sSub>
                    <m:e>
                      <m:r>
                        <w:rPr>
                          <w:rFonts w:ascii="Cambria Math" w:hAnsi="Cambria Math"/>
                        </w:rPr>
                        <m:t xml:space="preserve">V</m:t>
                      </m:r>
                    </m:e>
                    <m:sub>
                      <m:r>
                        <w:rPr>
                          <w:rFonts w:ascii="Cambria Math" w:hAnsi="Cambria Math"/>
                        </w:rPr>
                        <m:t xml:space="preserve">p</m:t>
                      </m:r>
                    </m:sub>
                  </m:sSub>
                </m:den>
              </m:f>
            </m:e>
            <m:e>
              <m:d>
                <m:dPr>
                  <m:begChr m:val="("/>
                  <m:endChr m:val=")"/>
                </m:dPr>
                <m:e>
                  <m:r>
                    <w:rPr>
                      <w:rFonts w:ascii="Cambria Math" w:hAnsi="Cambria Math"/>
                    </w:rPr>
                    <m:t xml:space="preserve">SI</m:t>
                  </m:r>
                  <m:r>
                    <w:rPr>
                      <w:rFonts w:ascii="Cambria Math" w:hAnsi="Cambria Math"/>
                    </w:rPr>
                    <m:t xml:space="preserve">5</m:t>
                  </m:r>
                </m:e>
              </m:d>
            </m:e>
          </m:eqArr>
        </m:oMath>
      </m:oMathPara>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 xml:space="preserve">Where: </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VSS</w:t>
      </w:r>
      <w:r>
        <w:rPr>
          <w:rFonts w:cs="Calibri" w:cstheme="majorHAnsi"/>
          <w:sz w:val="24"/>
          <w:szCs w:val="24"/>
          <w:vertAlign w:val="subscript"/>
          <w:lang w:val="en-US"/>
        </w:rPr>
        <w:t>v</w:t>
      </w:r>
      <w:r>
        <w:rPr>
          <w:rFonts w:cs="Calibri" w:cstheme="majorHAnsi"/>
          <w:sz w:val="24"/>
          <w:szCs w:val="24"/>
          <w:lang w:val="en-US"/>
        </w:rPr>
        <w:t xml:space="preserve"> = VSS measured within the reactor vessel (mg/L) </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VSS</w:t>
      </w:r>
      <w:r>
        <w:rPr>
          <w:rFonts w:cs="Calibri" w:cstheme="majorHAnsi"/>
          <w:sz w:val="24"/>
          <w:szCs w:val="24"/>
          <w:vertAlign w:val="subscript"/>
          <w:lang w:val="en-US"/>
        </w:rPr>
        <w:t>e</w:t>
      </w:r>
      <w:r>
        <w:rPr>
          <w:rFonts w:cs="Calibri" w:cstheme="majorHAnsi"/>
          <w:sz w:val="24"/>
          <w:szCs w:val="24"/>
          <w:lang w:val="en-US"/>
        </w:rPr>
        <w:t xml:space="preserve"> = VSS measured just below the passive waste effluent (mg/L)</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V</w:t>
      </w:r>
      <w:r>
        <w:rPr>
          <w:rFonts w:cs="Calibri" w:cstheme="majorHAnsi"/>
          <w:sz w:val="24"/>
          <w:szCs w:val="24"/>
          <w:vertAlign w:val="subscript"/>
          <w:lang w:val="en-US"/>
        </w:rPr>
        <w:t>v</w:t>
      </w:r>
      <w:r>
        <w:rPr>
          <w:rFonts w:cs="Calibri" w:cstheme="majorHAnsi"/>
          <w:sz w:val="24"/>
          <w:szCs w:val="24"/>
          <w:lang w:val="en-US"/>
        </w:rPr>
        <w:t xml:space="preserve"> = liquid volume of reactor vessel (L)</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V</w:t>
      </w:r>
      <w:r>
        <w:rPr>
          <w:rFonts w:cs="Calibri" w:cstheme="majorHAnsi"/>
          <w:sz w:val="24"/>
          <w:szCs w:val="24"/>
          <w:vertAlign w:val="subscript"/>
          <w:lang w:val="en-US"/>
        </w:rPr>
        <w:t>p</w:t>
      </w:r>
      <w:r>
        <w:rPr>
          <w:rFonts w:cs="Calibri" w:cstheme="majorHAnsi"/>
          <w:sz w:val="24"/>
          <w:szCs w:val="24"/>
          <w:lang w:val="en-US"/>
        </w:rPr>
        <w:t xml:space="preserve"> = liquid volume of system periphery (L)</w:t>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 xml:space="preserve">This approach demonstrated that the reactor vessel, and biofilm, generally houses the majority of total system biomass as discussed in Section 3.1 (Figure S3). </w:t>
      </w:r>
    </w:p>
    <w:p>
      <w:pPr>
        <w:pStyle w:val="Normal"/>
        <w:rPr>
          <w:rFonts w:ascii="Calibri" w:hAnsi="Calibri" w:cs="Calibri" w:asciiTheme="majorHAnsi" w:cstheme="majorHAnsi" w:hAnsiTheme="majorHAnsi"/>
          <w:sz w:val="24"/>
          <w:szCs w:val="24"/>
          <w:lang w:val="en-US"/>
        </w:rPr>
      </w:pPr>
      <w:r>
        <w:rPr/>
        <w:drawing>
          <wp:inline distT="0" distB="0" distL="0" distR="0">
            <wp:extent cx="5943600" cy="3015615"/>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24"/>
                    <a:stretch>
                      <a:fillRect/>
                    </a:stretch>
                  </pic:blipFill>
                  <pic:spPr bwMode="auto">
                    <a:xfrm>
                      <a:off x="0" y="0"/>
                      <a:ext cx="5943600" cy="3015615"/>
                    </a:xfrm>
                    <a:prstGeom prst="rect">
                      <a:avLst/>
                    </a:prstGeom>
                  </pic:spPr>
                </pic:pic>
              </a:graphicData>
            </a:graphic>
          </wp:inline>
        </w:drawing>
      </w:r>
    </w:p>
    <w:p>
      <w:pPr>
        <w:pStyle w:val="Normal"/>
        <w:rPr>
          <w:rFonts w:ascii="Calibri" w:hAnsi="Calibri" w:cs="Calibri" w:asciiTheme="majorHAnsi" w:cstheme="majorHAnsi" w:hAnsiTheme="majorHAnsi"/>
          <w:sz w:val="24"/>
          <w:szCs w:val="24"/>
          <w:lang w:val="en-US"/>
        </w:rPr>
      </w:pPr>
      <w:r>
        <w:rPr>
          <w:rFonts w:cs="Calibri" w:cstheme="majorHAnsi"/>
          <w:sz w:val="24"/>
          <w:szCs w:val="24"/>
          <w:lang w:val="en-US"/>
        </w:rPr>
        <w:t>Figure S3. Concentration of volatile suspended solids (VSS) measurements from the reactor vessel and from the reactor effluent. The estimated fraction of VSS housed in the reactor vessel as calculated using Equation SI 5 is also shown.</w:t>
      </w:r>
    </w:p>
    <w:p>
      <w:pPr>
        <w:pStyle w:val="Heading2"/>
        <w:rPr>
          <w:rFonts w:ascii="Calibri" w:hAnsi="Calibri" w:cs="Calibri" w:asciiTheme="majorHAnsi" w:cstheme="majorHAnsi" w:hAnsiTheme="majorHAnsi"/>
          <w:szCs w:val="24"/>
        </w:rPr>
      </w:pPr>
      <w:r>
        <w:rPr>
          <w:rFonts w:cs="Calibri" w:cstheme="majorHAnsi"/>
          <w:szCs w:val="24"/>
        </w:rPr>
        <w:t>S4. Metabolic Yield</w:t>
      </w:r>
    </w:p>
    <w:p>
      <w:pPr>
        <w:pStyle w:val="Normal"/>
        <w:jc w:val="both"/>
        <w:rPr>
          <w:rFonts w:ascii="Calibri" w:hAnsi="Calibri" w:cs="Calibri" w:asciiTheme="majorHAnsi" w:cstheme="majorHAnsi" w:hAnsiTheme="majorHAnsi"/>
          <w:sz w:val="24"/>
          <w:szCs w:val="24"/>
        </w:rPr>
      </w:pPr>
      <w:r>
        <w:rPr>
          <w:rFonts w:cs="Calibri" w:cstheme="majorHAnsi"/>
          <w:sz w:val="24"/>
          <w:szCs w:val="24"/>
        </w:rPr>
        <w:t xml:space="preserve">Metabolic yield was calculated </w:t>
      </w:r>
      <w:r>
        <w:rPr>
          <w:rFonts w:cs="Calibri" w:cstheme="majorHAnsi"/>
          <w:sz w:val="24"/>
          <w:szCs w:val="24"/>
          <w:lang w:val="en-US"/>
        </w:rPr>
        <w:t>using NH</w:t>
      </w:r>
      <w:r>
        <w:rPr>
          <w:rFonts w:cs="Calibri" w:cstheme="majorHAnsi"/>
          <w:sz w:val="24"/>
          <w:szCs w:val="24"/>
          <w:vertAlign w:val="subscript"/>
          <w:lang w:val="en-US"/>
        </w:rPr>
        <w:t>4</w:t>
      </w:r>
      <w:r>
        <w:rPr>
          <w:rFonts w:cs="Calibri" w:cstheme="majorHAnsi"/>
          <w:sz w:val="24"/>
          <w:szCs w:val="24"/>
          <w:lang w:val="en-US"/>
        </w:rPr>
        <w:t xml:space="preserve">-N based on pure cultures of hydrogenotrophic methanogens in serum vials </w:t>
      </w:r>
      <w:r>
        <w:fldChar w:fldCharType="begin"/>
      </w:r>
      <w:r>
        <w:rPr>
          <w:sz w:val="24"/>
          <w:szCs w:val="24"/>
          <w:rFonts w:cs="Calibri"/>
          <w:lang w:val="en-US"/>
        </w:rPr>
        <w:instrText xml:space="preserve">ADDIN ZOTERO_ITEM CSL_CITATION {"citationID":"yPK7gsGJ","properties":{"formattedCitation":"(Rittmann and McCarty, 2020)","plainCitation":"(Rittmann and McCarty, 2020)","noteIndex":0},"citationItems":[{"id":916,"uris":["http://zotero.org/users/11473114/items/BNKYCCY2"],"itemData":{"id":916,"type":"book","edition":"Second Edition","ISBN":"978-1-26-004161-1","publisher":"McGraw Hill","publisher-place":"New York","title":"Environmental Biotechnology: Principles and Applications","author":[{"family":"Rittmann","given":"Bruce E."},{"family":"McCarty","given":"Perry L."}],"issued":{"date-parts":[["2020"]]}}}],"schema":"https://github.com/citation-style-language/schema/raw/master/csl-citation.json"}</w:instrText>
      </w:r>
      <w:r>
        <w:rPr>
          <w:rFonts w:cs="Calibri" w:cstheme="majorHAnsi"/>
          <w:sz w:val="24"/>
          <w:szCs w:val="24"/>
          <w:lang w:val="en-US"/>
        </w:rPr>
      </w:r>
      <w:r>
        <w:rPr>
          <w:sz w:val="24"/>
          <w:szCs w:val="24"/>
          <w:rFonts w:cs="Calibri"/>
          <w:lang w:val="en-US"/>
        </w:rPr>
        <w:fldChar w:fldCharType="separate"/>
      </w:r>
      <w:r>
        <w:rPr>
          <w:rFonts w:cs="Calibri" w:cstheme="majorHAnsi"/>
          <w:sz w:val="24"/>
          <w:szCs w:val="24"/>
          <w:lang w:val="en-US"/>
        </w:rPr>
      </w:r>
      <w:r>
        <w:rPr>
          <w:rFonts w:cs="Calibri" w:cstheme="majorHAnsi"/>
          <w:sz w:val="24"/>
          <w:szCs w:val="24"/>
        </w:rPr>
        <w:t>(Rittmann and McCarty, 2020)</w:t>
      </w:r>
      <w:r>
        <w:rPr>
          <w:rFonts w:cs="Calibri" w:cstheme="majorHAnsi"/>
          <w:sz w:val="24"/>
          <w:szCs w:val="24"/>
          <w:lang w:val="en-US"/>
        </w:rPr>
      </w:r>
      <w:r>
        <w:rPr>
          <w:sz w:val="24"/>
          <w:szCs w:val="24"/>
          <w:rFonts w:cs="Calibri"/>
          <w:lang w:val="en-US"/>
        </w:rPr>
        <w:fldChar w:fldCharType="end"/>
      </w:r>
      <w:r>
        <w:rPr>
          <w:rFonts w:cs="Calibri" w:cstheme="majorHAnsi"/>
          <w:sz w:val="24"/>
          <w:szCs w:val="24"/>
          <w:lang w:val="en-US"/>
        </w:rPr>
        <w:t xml:space="preserve">.  </w:t>
      </w:r>
      <w:r>
        <w:rPr>
          <w:rFonts w:cs="Calibri" w:cstheme="majorHAnsi"/>
          <w:sz w:val="24"/>
          <w:szCs w:val="24"/>
        </w:rPr>
        <w:t xml:space="preserve">Assuming, </w:t>
      </w:r>
      <w:r>
        <w:rPr>
          <w:rFonts w:cs="Calibri" w:cstheme="majorHAnsi"/>
          <w:sz w:val="24"/>
          <w:szCs w:val="24"/>
          <w:lang w:val="en-US"/>
        </w:rPr>
        <w:t>NH</w:t>
      </w:r>
      <w:r>
        <w:rPr>
          <w:rFonts w:cs="Calibri" w:cstheme="majorHAnsi"/>
          <w:sz w:val="24"/>
          <w:szCs w:val="24"/>
          <w:vertAlign w:val="subscript"/>
          <w:lang w:val="en-US"/>
        </w:rPr>
        <w:t>4</w:t>
      </w:r>
      <w:r>
        <w:rPr>
          <w:rFonts w:cs="Calibri" w:cstheme="majorHAnsi"/>
          <w:sz w:val="24"/>
          <w:szCs w:val="24"/>
          <w:lang w:val="en-US"/>
        </w:rPr>
        <w:t>-N and</w:t>
      </w:r>
      <w:r>
        <w:rPr>
          <w:rFonts w:cs="Calibri" w:cstheme="majorHAnsi"/>
          <w:sz w:val="24"/>
          <w:szCs w:val="24"/>
        </w:rPr>
        <w:t xml:space="preserve"> CO</w:t>
      </w:r>
      <w:r>
        <w:rPr>
          <w:rFonts w:cs="Calibri" w:cstheme="majorHAnsi"/>
          <w:sz w:val="24"/>
          <w:szCs w:val="24"/>
          <w:vertAlign w:val="subscript"/>
        </w:rPr>
        <w:t>2</w:t>
      </w:r>
      <w:r>
        <w:rPr>
          <w:rFonts w:cs="Calibri" w:cstheme="majorHAnsi"/>
          <w:sz w:val="24"/>
          <w:szCs w:val="24"/>
        </w:rPr>
        <w:t xml:space="preserve"> is the sum of CO</w:t>
      </w:r>
      <w:r>
        <w:rPr>
          <w:rFonts w:cs="Calibri" w:cstheme="majorHAnsi"/>
          <w:sz w:val="24"/>
          <w:szCs w:val="24"/>
          <w:vertAlign w:val="subscript"/>
        </w:rPr>
        <w:t>2</w:t>
      </w:r>
      <w:r>
        <w:rPr>
          <w:rFonts w:cs="Calibri" w:cstheme="majorHAnsi"/>
          <w:sz w:val="24"/>
          <w:szCs w:val="24"/>
        </w:rPr>
        <w:t xml:space="preserve"> and HCO</w:t>
      </w:r>
      <w:r>
        <w:rPr>
          <w:rFonts w:cs="Calibri" w:cstheme="majorHAnsi"/>
          <w:sz w:val="24"/>
          <w:szCs w:val="24"/>
          <w:vertAlign w:val="subscript"/>
        </w:rPr>
        <w:t>3</w:t>
      </w:r>
      <w:r>
        <w:rPr>
          <w:rFonts w:cs="Calibri" w:cstheme="majorHAnsi"/>
          <w:sz w:val="24"/>
          <w:szCs w:val="24"/>
          <w:vertAlign w:val="superscript"/>
        </w:rPr>
        <w:t>-</w:t>
      </w:r>
      <w:r>
        <w:rPr>
          <w:rFonts w:cs="Calibri" w:cstheme="majorHAnsi"/>
          <w:sz w:val="24"/>
          <w:szCs w:val="24"/>
        </w:rPr>
        <w:t xml:space="preserve"> in the half reactions below (Table S3), the ideal feed ratio of H</w:t>
      </w:r>
      <w:r>
        <w:rPr>
          <w:rFonts w:cs="Calibri" w:cstheme="majorHAnsi"/>
          <w:sz w:val="24"/>
          <w:szCs w:val="24"/>
          <w:vertAlign w:val="subscript"/>
        </w:rPr>
        <w:t>2</w:t>
      </w:r>
      <w:r>
        <w:rPr>
          <w:rFonts w:cs="Calibri" w:cstheme="majorHAnsi"/>
          <w:sz w:val="24"/>
          <w:szCs w:val="24"/>
        </w:rPr>
        <w:t>/CO</w:t>
      </w:r>
      <w:r>
        <w:rPr>
          <w:rFonts w:cs="Calibri" w:cstheme="majorHAnsi"/>
          <w:sz w:val="24"/>
          <w:szCs w:val="24"/>
          <w:vertAlign w:val="subscript"/>
        </w:rPr>
        <w:t>2</w:t>
      </w:r>
      <w:r>
        <w:rPr>
          <w:rFonts w:cs="Calibri" w:cstheme="majorHAnsi"/>
          <w:sz w:val="24"/>
          <w:szCs w:val="24"/>
        </w:rPr>
        <w:t xml:space="preserve"> for hydrogenotrophic methanogenesis is 0.5/(0.115 + 0.016 + 0.004) = 3.703. Excluding HCO</w:t>
      </w:r>
      <w:r>
        <w:rPr>
          <w:rFonts w:cs="Calibri" w:cstheme="majorHAnsi"/>
          <w:sz w:val="24"/>
          <w:szCs w:val="24"/>
          <w:vertAlign w:val="subscript"/>
        </w:rPr>
        <w:t>3</w:t>
      </w:r>
      <w:r>
        <w:rPr>
          <w:rFonts w:cs="Calibri" w:cstheme="majorHAnsi"/>
          <w:sz w:val="24"/>
          <w:szCs w:val="24"/>
          <w:vertAlign w:val="superscript"/>
        </w:rPr>
        <w:t>-</w:t>
      </w:r>
      <w:r>
        <w:rPr>
          <w:rFonts w:cs="Calibri" w:cstheme="majorHAnsi"/>
          <w:sz w:val="24"/>
          <w:szCs w:val="24"/>
        </w:rPr>
        <w:t xml:space="preserve"> the ratio is 0.5/(0.115 + 0.016) = 3.816. </w:t>
      </w:r>
    </w:p>
    <w:p>
      <w:pPr>
        <w:pStyle w:val="Normal"/>
        <w:jc w:val="both"/>
        <w:rPr>
          <w:rFonts w:ascii="Calibri" w:hAnsi="Calibri" w:cs="Calibri" w:asciiTheme="majorHAnsi" w:cstheme="majorHAnsi" w:hAnsiTheme="majorHAnsi"/>
          <w:sz w:val="24"/>
          <w:szCs w:val="24"/>
        </w:rPr>
      </w:pPr>
      <w:r>
        <w:rPr>
          <w:rFonts w:cs="Calibri" w:cstheme="majorHAnsi"/>
          <w:sz w:val="24"/>
          <w:szCs w:val="24"/>
        </w:rPr>
        <w:t>Accounting for cell synthesis with f</w:t>
      </w:r>
      <w:r>
        <w:rPr>
          <w:rFonts w:cs="Calibri" w:cstheme="majorHAnsi"/>
          <w:sz w:val="24"/>
          <w:szCs w:val="24"/>
          <w:vertAlign w:val="subscript"/>
        </w:rPr>
        <w:t>s</w:t>
      </w:r>
      <w:r>
        <w:rPr>
          <w:rFonts w:cs="Calibri" w:cstheme="majorHAnsi"/>
          <w:sz w:val="24"/>
          <w:szCs w:val="24"/>
          <w:vertAlign w:val="superscript"/>
        </w:rPr>
        <w:t>o</w:t>
      </w:r>
      <w:r>
        <w:rPr>
          <w:rFonts w:cs="Calibri" w:cstheme="majorHAnsi"/>
          <w:sz w:val="24"/>
          <w:szCs w:val="24"/>
        </w:rPr>
        <w:t>=0.08, the maximum H</w:t>
      </w:r>
      <w:r>
        <w:rPr>
          <w:rFonts w:cs="Calibri" w:cstheme="majorHAnsi"/>
          <w:sz w:val="24"/>
          <w:szCs w:val="24"/>
          <w:vertAlign w:val="subscript"/>
        </w:rPr>
        <w:t>2</w:t>
      </w:r>
      <w:r>
        <w:rPr>
          <w:rFonts w:cs="Calibri" w:cstheme="majorHAnsi"/>
          <w:sz w:val="24"/>
          <w:szCs w:val="24"/>
        </w:rPr>
        <w:t xml:space="preserve"> conversion efficiency for CH</w:t>
      </w:r>
      <w:r>
        <w:rPr>
          <w:rFonts w:cs="Calibri" w:cstheme="majorHAnsi"/>
          <w:sz w:val="24"/>
          <w:szCs w:val="24"/>
          <w:vertAlign w:val="subscript"/>
        </w:rPr>
        <w:t>4</w:t>
      </w:r>
      <w:r>
        <w:rPr>
          <w:rFonts w:cs="Calibri" w:cstheme="majorHAnsi"/>
          <w:sz w:val="24"/>
          <w:szCs w:val="24"/>
        </w:rPr>
        <w:t xml:space="preserve"> production is 0.92 mols H</w:t>
      </w:r>
      <w:r>
        <w:rPr>
          <w:rFonts w:cs="Calibri" w:cstheme="majorHAnsi"/>
          <w:sz w:val="24"/>
          <w:szCs w:val="24"/>
          <w:vertAlign w:val="subscript"/>
        </w:rPr>
        <w:t>2</w:t>
      </w:r>
      <w:r>
        <w:rPr>
          <w:rFonts w:cs="Calibri" w:cstheme="majorHAnsi"/>
          <w:sz w:val="24"/>
          <w:szCs w:val="24"/>
        </w:rPr>
        <w:t xml:space="preserve"> converted/mol H</w:t>
      </w:r>
      <w:r>
        <w:rPr>
          <w:rFonts w:cs="Calibri" w:cstheme="majorHAnsi"/>
          <w:sz w:val="24"/>
          <w:szCs w:val="24"/>
          <w:vertAlign w:val="subscript"/>
        </w:rPr>
        <w:t>2</w:t>
      </w:r>
      <w:r>
        <w:rPr>
          <w:rFonts w:cs="Calibri" w:cstheme="majorHAnsi"/>
          <w:sz w:val="24"/>
          <w:szCs w:val="24"/>
        </w:rPr>
        <w:t xml:space="preserve"> fed, or 92%.</w:t>
      </w:r>
    </w:p>
    <w:p>
      <w:pPr>
        <w:pStyle w:val="Caption"/>
        <w:rPr>
          <w:rFonts w:ascii="Calibri" w:hAnsi="Calibri" w:cs="Calibri" w:asciiTheme="majorHAnsi" w:cstheme="majorHAnsi" w:hAnsiTheme="majorHAnsi"/>
          <w:i w:val="false"/>
          <w:i w:val="false"/>
          <w:iCs w:val="false"/>
        </w:rPr>
      </w:pPr>
      <w:bookmarkStart w:id="25" w:name="_Toc193921668"/>
      <w:bookmarkStart w:id="26" w:name="_Ref193921360"/>
      <w:bookmarkStart w:id="27" w:name="_Ref193921364"/>
      <w:r>
        <w:rPr>
          <w:rFonts w:cs="Calibri" w:ascii="Calibri" w:hAnsi="Calibri" w:asciiTheme="majorHAnsi" w:cstheme="majorHAnsi" w:hAnsiTheme="majorHAnsi"/>
          <w:i w:val="false"/>
          <w:iCs w:val="false"/>
        </w:rPr>
        <w:t>Table</w:t>
      </w:r>
      <w:bookmarkEnd w:id="27"/>
      <w:r>
        <w:rPr>
          <w:rFonts w:cs="Calibri" w:ascii="Calibri" w:hAnsi="Calibri" w:asciiTheme="majorHAnsi" w:cstheme="majorHAnsi" w:hAnsiTheme="majorHAnsi"/>
          <w:i w:val="false"/>
          <w:iCs w:val="false"/>
        </w:rPr>
        <w:t xml:space="preserve"> S3. Half-reactions for cell synthesis and energy reaction </w:t>
      </w:r>
      <w:bookmarkEnd w:id="25"/>
      <w:bookmarkEnd w:id="26"/>
      <w:r>
        <w:rPr>
          <w:rFonts w:cs="Calibri" w:ascii="Calibri" w:hAnsi="Calibri" w:asciiTheme="majorHAnsi" w:cstheme="majorHAnsi" w:hAnsiTheme="majorHAnsi"/>
          <w:i w:val="false"/>
          <w:iCs w:val="false"/>
        </w:rPr>
        <w:t>for methanogenesis by hydrogenotrophic methanogens with H</w:t>
      </w:r>
      <w:r>
        <w:rPr>
          <w:rFonts w:cs="Calibri" w:ascii="Calibri" w:hAnsi="Calibri" w:asciiTheme="majorHAnsi" w:cstheme="majorHAnsi" w:hAnsiTheme="majorHAnsi"/>
          <w:i w:val="false"/>
          <w:iCs w:val="false"/>
          <w:vertAlign w:val="subscript"/>
        </w:rPr>
        <w:t>2</w:t>
      </w:r>
      <w:r>
        <w:rPr>
          <w:rFonts w:cs="Calibri" w:ascii="Calibri" w:hAnsi="Calibri" w:asciiTheme="majorHAnsi" w:cstheme="majorHAnsi" w:hAnsiTheme="majorHAnsi"/>
          <w:i w:val="false"/>
          <w:iCs w:val="false"/>
        </w:rPr>
        <w:t xml:space="preserve"> as the electron donor and CO</w:t>
      </w:r>
      <w:r>
        <w:rPr>
          <w:rFonts w:cs="Calibri" w:ascii="Calibri" w:hAnsi="Calibri" w:asciiTheme="majorHAnsi" w:cstheme="majorHAnsi" w:hAnsiTheme="majorHAnsi"/>
          <w:i w:val="false"/>
          <w:iCs w:val="false"/>
          <w:vertAlign w:val="subscript"/>
        </w:rPr>
        <w:t>2</w:t>
      </w:r>
      <w:r>
        <w:rPr>
          <w:rFonts w:cs="Calibri" w:ascii="Calibri" w:hAnsi="Calibri" w:asciiTheme="majorHAnsi" w:cstheme="majorHAnsi" w:hAnsiTheme="majorHAnsi"/>
          <w:i w:val="false"/>
          <w:iCs w:val="false"/>
        </w:rPr>
        <w:t xml:space="preserve"> as the electron acceptor. </w:t>
      </w:r>
    </w:p>
    <w:p>
      <w:pPr>
        <w:pStyle w:val="Normal"/>
        <w:jc w:val="both"/>
        <w:rPr>
          <w:rFonts w:ascii="Calibri" w:hAnsi="Calibri" w:cs="Calibri" w:asciiTheme="majorHAnsi" w:cstheme="majorHAnsi" w:hAnsiTheme="majorHAnsi"/>
          <w:sz w:val="24"/>
          <w:szCs w:val="24"/>
        </w:rPr>
      </w:pPr>
      <w:r>
        <w:rPr/>
        <w:drawing>
          <wp:inline distT="0" distB="0" distL="0" distR="0">
            <wp:extent cx="5943600" cy="3009900"/>
            <wp:effectExtent l="0" t="0" r="0" b="0"/>
            <wp:docPr id="10" name="Picture 1801550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0155070" descr=""/>
                    <pic:cNvPicPr>
                      <a:picLocks noChangeAspect="1" noChangeArrowheads="1"/>
                    </pic:cNvPicPr>
                  </pic:nvPicPr>
                  <pic:blipFill>
                    <a:blip r:embed="rId25"/>
                    <a:stretch>
                      <a:fillRect/>
                    </a:stretch>
                  </pic:blipFill>
                  <pic:spPr bwMode="auto">
                    <a:xfrm>
                      <a:off x="0" y="0"/>
                      <a:ext cx="5943600" cy="3009900"/>
                    </a:xfrm>
                    <a:prstGeom prst="rect">
                      <a:avLst/>
                    </a:prstGeom>
                  </pic:spPr>
                </pic:pic>
              </a:graphicData>
            </a:graphic>
          </wp:inline>
        </w:drawing>
      </w:r>
    </w:p>
    <w:p>
      <w:pPr>
        <w:pStyle w:val="Heading2"/>
        <w:rPr>
          <w:rFonts w:ascii="Calibri" w:hAnsi="Calibri" w:cs="Calibri" w:asciiTheme="majorHAnsi" w:cstheme="majorHAnsi" w:hAnsiTheme="majorHAnsi"/>
          <w:szCs w:val="24"/>
        </w:rPr>
      </w:pPr>
      <w:r>
        <w:rPr>
          <w:rFonts w:cs="Calibri" w:cstheme="majorHAnsi"/>
          <w:szCs w:val="24"/>
        </w:rPr>
        <w:t>S6. Additional process performance data</w:t>
      </w:r>
    </w:p>
    <w:p>
      <w:pPr>
        <w:pStyle w:val="Normal"/>
        <w:rPr>
          <w:rFonts w:ascii="Calibri" w:hAnsi="Calibri" w:cs="Calibri" w:asciiTheme="majorHAnsi" w:cstheme="majorHAnsi" w:hAnsiTheme="majorHAnsi"/>
          <w:sz w:val="24"/>
          <w:szCs w:val="24"/>
        </w:rPr>
      </w:pPr>
      <w:r>
        <w:rPr>
          <w:rFonts w:cs="Calibri" w:cstheme="majorHAnsi"/>
          <w:sz w:val="24"/>
          <w:szCs w:val="24"/>
        </w:rPr>
        <w:t xml:space="preserve">Additional data from routine analyses and continuous monitoring is shown in the figures below. </w:t>
      </w:r>
    </w:p>
    <w:p>
      <w:pPr>
        <w:pStyle w:val="Normal"/>
        <w:spacing w:lineRule="auto" w:line="360" w:before="0" w:after="0"/>
        <w:jc w:val="both"/>
        <w:rPr>
          <w:rFonts w:ascii="Calibri" w:hAnsi="Calibri" w:cs="Calibri" w:asciiTheme="majorHAnsi" w:cstheme="majorHAnsi" w:hAnsiTheme="majorHAnsi"/>
          <w:sz w:val="24"/>
          <w:szCs w:val="24"/>
        </w:rPr>
      </w:pPr>
      <w:r>
        <w:rPr/>
        <w:drawing>
          <wp:inline distT="0" distB="0" distL="0" distR="0">
            <wp:extent cx="5943600" cy="487934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26"/>
                    <a:stretch>
                      <a:fillRect/>
                    </a:stretch>
                  </pic:blipFill>
                  <pic:spPr bwMode="auto">
                    <a:xfrm>
                      <a:off x="0" y="0"/>
                      <a:ext cx="5943600" cy="4879340"/>
                    </a:xfrm>
                    <a:prstGeom prst="rect">
                      <a:avLst/>
                    </a:prstGeom>
                  </pic:spPr>
                </pic:pic>
              </a:graphicData>
            </a:graphic>
          </wp:inline>
        </w:drawing>
      </w:r>
    </w:p>
    <w:p>
      <w:pPr>
        <w:pStyle w:val="Normal"/>
        <w:spacing w:lineRule="auto" w:line="360" w:before="0" w:after="0"/>
        <w:jc w:val="both"/>
        <w:rPr>
          <w:rFonts w:ascii="Calibri" w:hAnsi="Calibri" w:cs="Calibri" w:asciiTheme="majorHAnsi" w:cstheme="majorHAnsi" w:hAnsiTheme="majorHAnsi"/>
          <w:sz w:val="24"/>
          <w:szCs w:val="24"/>
        </w:rPr>
      </w:pPr>
      <w:r>
        <w:rPr>
          <w:rFonts w:cs="Calibri" w:cstheme="majorHAnsi"/>
          <w:sz w:val="24"/>
          <w:szCs w:val="24"/>
        </w:rPr>
        <w:t xml:space="preserve">Fig. S5. Panel a) shows volatile fatty acid (VFA) concentrations measured in the reactor vessel throughout the experimental run. Panel b) shows the measured soluble chemical oxygen demand (COD) in the reactor vessel and the estimated contribution of measured VFAs to COD. It should be noted that average SCOD value for non-sterile influent media was 638 ± 173 mg COD/L. </w:t>
      </w:r>
    </w:p>
    <w:p>
      <w:pPr>
        <w:pStyle w:val="Normal"/>
        <w:spacing w:lineRule="auto" w:line="360" w:before="0" w:after="0"/>
        <w:jc w:val="both"/>
        <w:rPr>
          <w:rFonts w:ascii="Calibri" w:hAnsi="Calibri" w:cs="Calibri" w:asciiTheme="majorHAnsi" w:cstheme="majorHAnsi" w:hAnsiTheme="majorHAnsi"/>
          <w:sz w:val="24"/>
          <w:szCs w:val="24"/>
        </w:rPr>
      </w:pPr>
      <w:r>
        <w:rPr/>
        <w:drawing>
          <wp:inline distT="0" distB="0" distL="0" distR="0">
            <wp:extent cx="5943600" cy="4996815"/>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27"/>
                    <a:stretch>
                      <a:fillRect/>
                    </a:stretch>
                  </pic:blipFill>
                  <pic:spPr bwMode="auto">
                    <a:xfrm>
                      <a:off x="0" y="0"/>
                      <a:ext cx="5943600" cy="4996815"/>
                    </a:xfrm>
                    <a:prstGeom prst="rect">
                      <a:avLst/>
                    </a:prstGeom>
                  </pic:spPr>
                </pic:pic>
              </a:graphicData>
            </a:graphic>
          </wp:inline>
        </w:drawing>
      </w:r>
    </w:p>
    <w:p>
      <w:pPr>
        <w:pStyle w:val="Normal"/>
        <w:spacing w:lineRule="auto" w:line="360" w:before="0" w:after="0"/>
        <w:jc w:val="both"/>
        <w:rPr>
          <w:rFonts w:ascii="Calibri" w:hAnsi="Calibri" w:cs="Calibri" w:asciiTheme="majorHAnsi" w:cstheme="majorHAnsi" w:hAnsiTheme="majorHAnsi"/>
          <w:sz w:val="24"/>
          <w:szCs w:val="24"/>
        </w:rPr>
      </w:pPr>
      <w:r>
        <w:rPr>
          <w:rFonts w:cs="Calibri" w:cstheme="majorHAnsi"/>
          <w:sz w:val="24"/>
          <w:szCs w:val="24"/>
        </w:rPr>
        <w:t>Fig. S6. Data from inline continuous sensing indicates overall process stability and control over the course of the experimental run. Panel a) represents pH and temperature measurements. Generally, temperature only decreased or increased during prolonged sampling events (i.e. sampling biofilm). Panel b) represents oxidation reduction potential, which remained in a range favorable for methanogenesis (-500 mV) except during prolonged sampling events. The aqueous CO</w:t>
      </w:r>
      <w:r>
        <w:rPr>
          <w:rFonts w:cs="Calibri" w:cstheme="majorHAnsi"/>
          <w:sz w:val="24"/>
          <w:szCs w:val="24"/>
          <w:vertAlign w:val="subscript"/>
        </w:rPr>
        <w:t>2</w:t>
      </w:r>
      <w:r>
        <w:rPr>
          <w:rFonts w:cs="Calibri" w:cstheme="majorHAnsi"/>
          <w:sz w:val="24"/>
          <w:szCs w:val="24"/>
        </w:rPr>
        <w:t xml:space="preserve"> sensor was not properly calibrated, and thus served primarily as a qualitative, rather than quantitative, indicator of trends to inform real-time operational decisions.</w:t>
      </w:r>
    </w:p>
    <w:p>
      <w:pPr>
        <w:pStyle w:val="Normal"/>
        <w:spacing w:lineRule="auto" w:line="360" w:before="0" w:after="0"/>
        <w:jc w:val="both"/>
        <w:rPr>
          <w:rFonts w:ascii="Calibri" w:hAnsi="Calibri" w:cs="Calibri" w:asciiTheme="majorHAnsi" w:cstheme="majorHAnsi" w:hAnsiTheme="majorHAnsi"/>
          <w:sz w:val="24"/>
          <w:szCs w:val="24"/>
        </w:rPr>
      </w:pPr>
      <w:r>
        <w:rPr>
          <w:rFonts w:cs="Calibri" w:cstheme="majorHAnsi"/>
          <w:sz w:val="24"/>
          <w:szCs w:val="24"/>
        </w:rPr>
      </w:r>
    </w:p>
    <w:p>
      <w:pPr>
        <w:pStyle w:val="Normal"/>
        <w:spacing w:lineRule="auto" w:line="360" w:before="0" w:after="0"/>
        <w:jc w:val="both"/>
        <w:rPr>
          <w:rFonts w:ascii="Calibri" w:hAnsi="Calibri" w:cs="Calibri" w:asciiTheme="majorHAnsi" w:cstheme="majorHAnsi" w:hAnsiTheme="majorHAnsi"/>
          <w:sz w:val="24"/>
          <w:szCs w:val="24"/>
        </w:rPr>
      </w:pPr>
      <w:r>
        <w:rPr/>
        <w:drawing>
          <wp:inline distT="0" distB="0" distL="0" distR="0">
            <wp:extent cx="5943600" cy="2618105"/>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28"/>
                    <a:stretch>
                      <a:fillRect/>
                    </a:stretch>
                  </pic:blipFill>
                  <pic:spPr bwMode="auto">
                    <a:xfrm>
                      <a:off x="0" y="0"/>
                      <a:ext cx="5943600" cy="2618105"/>
                    </a:xfrm>
                    <a:prstGeom prst="rect">
                      <a:avLst/>
                    </a:prstGeom>
                  </pic:spPr>
                </pic:pic>
              </a:graphicData>
            </a:graphic>
          </wp:inline>
        </w:drawing>
      </w:r>
    </w:p>
    <w:p>
      <w:pPr>
        <w:pStyle w:val="Normal"/>
        <w:spacing w:lineRule="auto" w:line="360" w:before="0" w:after="0"/>
        <w:jc w:val="both"/>
        <w:rPr>
          <w:rFonts w:ascii="Calibri" w:hAnsi="Calibri" w:cs="Calibri" w:asciiTheme="majorHAnsi" w:cstheme="majorHAnsi" w:hAnsiTheme="majorHAnsi"/>
          <w:sz w:val="24"/>
          <w:szCs w:val="24"/>
        </w:rPr>
      </w:pPr>
      <w:r>
        <w:rPr>
          <w:rFonts w:cs="Calibri" w:cstheme="majorHAnsi"/>
          <w:sz w:val="24"/>
          <w:szCs w:val="24"/>
        </w:rPr>
        <w:t>Fig. S7. Total substrate gas loading rates (H</w:t>
      </w:r>
      <w:r>
        <w:rPr>
          <w:rFonts w:cs="Calibri" w:cstheme="majorHAnsi"/>
          <w:sz w:val="24"/>
          <w:szCs w:val="24"/>
          <w:vertAlign w:val="subscript"/>
        </w:rPr>
        <w:t>2</w:t>
      </w:r>
      <w:r>
        <w:rPr>
          <w:rFonts w:cs="Calibri" w:cstheme="majorHAnsi"/>
          <w:sz w:val="24"/>
          <w:szCs w:val="24"/>
        </w:rPr>
        <w:t xml:space="preserve"> and CO</w:t>
      </w:r>
      <w:r>
        <w:rPr>
          <w:rFonts w:cs="Calibri" w:cstheme="majorHAnsi"/>
          <w:sz w:val="24"/>
          <w:szCs w:val="24"/>
          <w:vertAlign w:val="subscript"/>
        </w:rPr>
        <w:t>2</w:t>
      </w:r>
      <w:r>
        <w:rPr>
          <w:rFonts w:cs="Calibri" w:cstheme="majorHAnsi"/>
          <w:sz w:val="24"/>
          <w:szCs w:val="24"/>
        </w:rPr>
        <w:t xml:space="preserve">) normalized to membrane surface area and the observed backpressure exerted in the gas delivery line. </w:t>
      </w:r>
    </w:p>
    <w:p>
      <w:pPr>
        <w:pStyle w:val="Heading2"/>
        <w:rPr>
          <w:rFonts w:ascii="Calibri" w:hAnsi="Calibri" w:cs="Calibri" w:asciiTheme="majorHAnsi" w:cstheme="majorHAnsi" w:hAnsiTheme="majorHAnsi"/>
          <w:szCs w:val="24"/>
        </w:rPr>
      </w:pPr>
      <w:r>
        <w:rPr>
          <w:rFonts w:cs="Calibri" w:cstheme="majorHAnsi"/>
          <w:szCs w:val="24"/>
        </w:rPr>
        <w:t>S7. Additional microbial community information</w:t>
      </w:r>
    </w:p>
    <w:p>
      <w:pPr>
        <w:pStyle w:val="Normal"/>
        <w:spacing w:lineRule="auto" w:line="360" w:before="0" w:after="0"/>
        <w:jc w:val="both"/>
        <w:rPr>
          <w:rFonts w:ascii="Calibri" w:hAnsi="Calibri" w:cs="Calibri" w:asciiTheme="majorHAnsi" w:cstheme="majorHAnsi" w:hAnsiTheme="majorHAnsi"/>
          <w:sz w:val="24"/>
          <w:szCs w:val="24"/>
        </w:rPr>
      </w:pPr>
      <w:r>
        <w:rPr/>
        <w:drawing>
          <wp:inline distT="0" distB="0" distL="0" distR="0">
            <wp:extent cx="5943600" cy="2813685"/>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29"/>
                    <a:stretch>
                      <a:fillRect/>
                    </a:stretch>
                  </pic:blipFill>
                  <pic:spPr bwMode="auto">
                    <a:xfrm>
                      <a:off x="0" y="0"/>
                      <a:ext cx="5943600" cy="2813685"/>
                    </a:xfrm>
                    <a:prstGeom prst="rect">
                      <a:avLst/>
                    </a:prstGeom>
                  </pic:spPr>
                </pic:pic>
              </a:graphicData>
            </a:graphic>
          </wp:inline>
        </w:drawing>
      </w:r>
      <w:r>
        <w:rPr>
          <w:rFonts w:cs="Calibri" w:cstheme="majorHAnsi"/>
          <w:sz w:val="24"/>
          <w:szCs w:val="24"/>
        </w:rPr>
        <w:t>Fig. S8. Relative abundances of the most abundant methanogenic taxa within the MBfR over the experimental run.</w:t>
      </w:r>
    </w:p>
    <w:p>
      <w:pPr>
        <w:pStyle w:val="Normal"/>
        <w:spacing w:lineRule="auto" w:line="360" w:before="0" w:after="0"/>
        <w:jc w:val="both"/>
        <w:rPr>
          <w:rFonts w:ascii="Calibri" w:hAnsi="Calibri" w:cs="Calibri" w:asciiTheme="majorHAnsi" w:cstheme="majorHAnsi" w:hAnsiTheme="majorHAnsi"/>
          <w:sz w:val="24"/>
          <w:szCs w:val="24"/>
        </w:rPr>
      </w:pPr>
      <w:r>
        <w:rPr>
          <w:rFonts w:cs="Calibri" w:cstheme="majorHAnsi"/>
          <w:sz w:val="24"/>
          <w:szCs w:val="24"/>
        </w:rPr>
      </w:r>
    </w:p>
    <w:p>
      <w:pPr>
        <w:pStyle w:val="Normal"/>
        <w:spacing w:lineRule="auto" w:line="360" w:before="0" w:after="0"/>
        <w:jc w:val="both"/>
        <w:rPr>
          <w:rFonts w:ascii="Calibri" w:hAnsi="Calibri" w:cs="Calibri" w:asciiTheme="majorHAnsi" w:cstheme="majorHAnsi" w:hAnsiTheme="majorHAnsi"/>
          <w:sz w:val="24"/>
          <w:szCs w:val="24"/>
          <w:lang w:val="en-US"/>
        </w:rPr>
      </w:pPr>
      <w:r>
        <w:rPr/>
        <w:drawing>
          <wp:inline distT="0" distB="0" distL="0" distR="0">
            <wp:extent cx="5943600" cy="5943600"/>
            <wp:effectExtent l="0" t="0" r="0" b="0"/>
            <wp:docPr id="1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
                    <pic:cNvPicPr>
                      <a:picLocks noChangeAspect="1" noChangeArrowheads="1"/>
                    </pic:cNvPicPr>
                  </pic:nvPicPr>
                  <pic:blipFill>
                    <a:blip r:embed="rId30"/>
                    <a:stretch>
                      <a:fillRect/>
                    </a:stretch>
                  </pic:blipFill>
                  <pic:spPr bwMode="auto">
                    <a:xfrm>
                      <a:off x="0" y="0"/>
                      <a:ext cx="5943600" cy="5943600"/>
                    </a:xfrm>
                    <a:prstGeom prst="rect">
                      <a:avLst/>
                    </a:prstGeom>
                  </pic:spPr>
                </pic:pic>
              </a:graphicData>
            </a:graphic>
          </wp:inline>
        </w:drawing>
      </w:r>
    </w:p>
    <w:p>
      <w:pPr>
        <w:pStyle w:val="Normal"/>
        <w:spacing w:lineRule="auto" w:line="360" w:before="0" w:after="0"/>
        <w:jc w:val="both"/>
        <w:rPr>
          <w:rFonts w:ascii="Calibri" w:hAnsi="Calibri" w:cs="Calibri" w:asciiTheme="majorHAnsi" w:cstheme="majorHAnsi" w:hAnsiTheme="majorHAnsi"/>
          <w:sz w:val="24"/>
          <w:szCs w:val="24"/>
          <w:lang w:val="en-US"/>
        </w:rPr>
      </w:pPr>
      <w:r>
        <w:rPr>
          <w:rFonts w:cs="Calibri" w:cstheme="majorHAnsi"/>
          <w:sz w:val="24"/>
          <w:szCs w:val="24"/>
          <w:lang w:val="en-US"/>
        </w:rPr>
        <w:t>Fig. S9.  A clustered heatmap of a correlational matrix of the relative abundances of methanogenic archaea from all post-inoculum samples (Days 149-300).  The rows and columns are ASVs where the name is the genus-level (or next defined if genus is unavailable) MIDAS v5.3-classification of the organism and the number is an iterative count of the name to preserve uniqueness among the ASV names.  This approach examines strain-level interactions between individual methanogenic ASVs.  The most abundant methanogen taxa are boxed to facilitate the most relevant associations, positively and negatively.  The correlations of relative abundances between the respective row and column members are Pearson’s correlations, where the diagonal is all R=1 by definition.  The heatmap ranges from blue at R=1, white at R=0, and red at R=-1.  Bright green boxes denote correlations of statistical significance (p &lt; 0.05).</w:t>
      </w:r>
    </w:p>
    <w:p>
      <w:pPr>
        <w:pStyle w:val="Heading1"/>
        <w:jc w:val="both"/>
        <w:rPr>
          <w:b w:val="false"/>
          <w:bCs/>
          <w:szCs w:val="24"/>
        </w:rPr>
      </w:pPr>
      <w:r>
        <w:rPr>
          <w:szCs w:val="24"/>
        </w:rPr>
        <w:t>Data Availability</w:t>
      </w:r>
    </w:p>
    <w:p>
      <w:pPr>
        <w:pStyle w:val="Heading1"/>
        <w:jc w:val="both"/>
        <w:rPr>
          <w:b w:val="false"/>
          <w:bCs/>
          <w:szCs w:val="24"/>
        </w:rPr>
      </w:pPr>
      <w:r>
        <w:rPr>
          <w:b w:val="false"/>
          <w:bCs/>
          <w:szCs w:val="24"/>
        </w:rPr>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pPr>
      <w:r>
        <w:rPr>
          <w:sz w:val="24"/>
          <w:szCs w:val="24"/>
        </w:rPr>
      </w:r>
    </w:p>
    <w:sectPr>
      <w:footerReference w:type="even" r:id="rId31"/>
      <w:footerReference w:type="default" r:id="rId32"/>
      <w:footerReference w:type="first" r:id="rId33"/>
      <w:type w:val="nextPage"/>
      <w:pgSz w:w="12240" w:h="15840"/>
      <w:pgMar w:left="1440" w:right="1440" w:gutter="0" w:header="0" w:top="1440" w:footer="720" w:bottom="1440"/>
      <w:lnNumType w:countBy="1" w:restart="continuous" w:distance="283"/>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3-02T09:57:51Z" w:initials="">
    <w:p>
      <w:pPr>
        <w:overflowPunct w:val="false"/>
        <w:spacing w:before="0" w:after="0" w:lineRule="auto" w:line="240"/>
        <w:rPr/>
      </w:pPr>
      <w:r>
        <w:rPr>
          <w:rFonts w:ascii="Liberation Serif" w:hAnsi="Liberation Serif" w:eastAsia="DejaVu Sans" w:cs="Noto Sans Arabic"/>
          <w:sz w:val="24"/>
          <w:szCs w:val="24"/>
          <w:lang w:val="en-US" w:eastAsia="en-US" w:bidi="en-US"/>
        </w:rPr>
        <w:t>This should be Chemical engineering department for me</w:t>
      </w:r>
    </w:p>
  </w:comment>
  <w:comment w:id="2" w:author="Thomas Lippert" w:date="2026-01-28T10:28:00Z" w:initials="TL">
    <w:p w14:paraId="01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Remove all Word section heading formatting from the document you will submit to the journal.  Just plain text, except equations and bold and italics formatting.  </w:t>
      </w:r>
    </w:p>
  </w:comment>
  <w:comment w:id="1" w:author="Heather Nielsen" w:date="2026-02-25T09:56:00Z" w:initials="HN">
    <w:p w14:paraId="02000000">
      <w:pPr>
        <w:overflowPunct w:val="false"/>
        <w:spacing w:before="0" w:after="0" w:lineRule="auto" w:line="240"/>
        <w:rPr/>
      </w:pPr>
      <w:r>
        <w:rPr>
          <w:rFonts w:ascii="Liberation Serif" w:hAnsi="Liberation Serif" w:eastAsia="DejaVu Sans" w:cs="Noto Sans Arabic"/>
          <w:sz w:val="24"/>
          <w:szCs w:val="24"/>
          <w:lang w:val="en-US" w:eastAsia="en-US" w:bidi="en-US"/>
        </w:rPr>
        <w:t>Will do, but I’ll leave it in to ease my own navigations until the final submission.</w:t>
      </w:r>
    </w:p>
  </w:comment>
  <w:comment w:id="4" w:author="George Wells" w:date="2026-02-03T11:39:00Z" w:initials="GW">
    <w:p>
      <w:pPr>
        <w:overflowPunct w:val="false"/>
        <w:spacing w:before="0" w:after="0" w:lineRule="auto" w:line="240"/>
        <w:rPr/>
      </w:pPr>
      <w:r>
        <w:rPr>
          <w:rFonts w:ascii="Liberation Serif" w:hAnsi="Liberation Serif" w:eastAsia="DejaVu Sans" w:cs="Noto Sans Arabic"/>
          <w:sz w:val="20"/>
          <w:szCs w:val="20"/>
          <w:lang w:val="en-US" w:eastAsia="en-US" w:bidi="en-US"/>
        </w:rPr>
        <w:t>I'm not so clear what the difference is between the "abstract" and "structured abstract".  Are these the same?</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03000000">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The abstract is good, but about half of it is background information and framing.   Ideally the first sentence (or maybe two) are background/framing, and the rest states your objective, how you approached the objective, and then your key results.   </w:t>
      </w:r>
    </w:p>
  </w:comment>
  <w:comment w:id="3" w:author="Heather Nielsen" w:date="2026-02-25T22:04:00Z" w:initials="HN">
    <w:p w14:paraId="04000000">
      <w:pPr>
        <w:overflowPunct w:val="false"/>
        <w:spacing w:before="0" w:after="0" w:lineRule="auto" w:line="240"/>
        <w:rPr/>
      </w:pPr>
      <w:r>
        <w:rPr>
          <w:rFonts w:ascii="Liberation Serif" w:hAnsi="Liberation Serif" w:eastAsia="DejaVu Sans" w:cs="Noto Sans Arabic"/>
          <w:sz w:val="24"/>
          <w:szCs w:val="24"/>
          <w:lang w:val="en-US" w:eastAsia="en-US" w:bidi="en-US"/>
        </w:rPr>
        <w:t>Will finalize once we have nailed down our narrative in results and discussion</w:t>
      </w:r>
    </w:p>
  </w:comment>
  <w:comment w:id="6" w:author="George Wells" w:date="2026-02-03T11:36:00Z" w:initials="GW">
    <w:p w14:paraId="05000000">
      <w:pPr>
        <w:overflowPunct w:val="false"/>
        <w:spacing w:before="0" w:after="0" w:lineRule="auto" w:line="240"/>
        <w:rPr/>
      </w:pPr>
      <w:r>
        <w:rPr>
          <w:rFonts w:ascii="Liberation Serif" w:hAnsi="Liberation Serif" w:eastAsia="DejaVu Sans" w:cs="Noto Sans Arabic"/>
          <w:sz w:val="20"/>
          <w:szCs w:val="20"/>
          <w:lang w:val="en-US" w:eastAsia="en-US" w:bidi="en-US"/>
        </w:rPr>
        <w:t>Is this family?  Methanobacterium is genus? Are these the same taxa that you are referring to, or different ones?</w:t>
      </w:r>
    </w:p>
  </w:comment>
  <w:comment w:id="8" w:author="Unknown Author" w:date="2026-03-02T10:11:38Z" w:initials="">
    <w:p>
      <w:pPr>
        <w:overflowPunct w:val="false"/>
        <w:spacing w:before="0" w:after="0" w:lineRule="auto" w:line="240"/>
        <w:rPr/>
      </w:pPr>
      <w:r>
        <w:rPr>
          <w:rFonts w:ascii="Liberation Serif" w:hAnsi="Liberation Serif" w:eastAsia="DejaVu Sans" w:cs="Noto Sans Arabic"/>
          <w:i/>
          <w:sz w:val="16"/>
          <w:szCs w:val="24"/>
          <w:lang w:val="en-US" w:eastAsia="en-US" w:bidi="en-US"/>
        </w:rPr>
        <w:t>Reply to George Wells (02/03/2026, 11:36): "..."</w:t>
      </w:r>
    </w:p>
    <w:p w14:paraId="06000000">
      <w:pPr>
        <w:overflowPunct w:val="false"/>
        <w:spacing w:before="0" w:after="0" w:lineRule="auto" w:line="240"/>
        <w:rPr/>
      </w:pPr>
      <w:r>
        <w:rPr>
          <w:rFonts w:ascii="Liberation Serif" w:hAnsi="Liberation Serif" w:eastAsia="DejaVu Sans" w:cs="Noto Sans Arabic"/>
          <w:sz w:val="24"/>
          <w:szCs w:val="24"/>
          <w:lang w:val="en-US" w:eastAsia="en-US" w:bidi="en-US"/>
        </w:rPr>
        <w:t>Yes, this is the family of the same taxa as Methanobacterium but it is somehow less well-known by MiDAS.</w:t>
      </w:r>
    </w:p>
  </w:comment>
  <w:comment w:id="7" w:author="Heather Nielsen" w:date="2026-02-25T22:05:00Z" w:initials="HN">
    <w:p w14:paraId="07000000">
      <w:pPr>
        <w:overflowPunct w:val="false"/>
        <w:spacing w:before="0" w:after="0" w:lineRule="auto" w:line="240"/>
        <w:rPr/>
      </w:pPr>
      <w:r>
        <w:rPr>
          <w:rFonts w:ascii="Liberation Serif" w:hAnsi="Liberation Serif" w:eastAsia="DejaVu Sans" w:cs="Noto Sans Arabic"/>
          <w:sz w:val="24"/>
          <w:szCs w:val="24"/>
          <w:lang w:val="en-US" w:eastAsia="en-US" w:bidi="en-US"/>
        </w:rPr>
        <w:t>They are different ASVs with varying levels of taxonomic resolution.</w:t>
      </w:r>
    </w:p>
  </w:comment>
  <w:comment w:id="5" w:author="Unknown Author" w:date="2026-03-02T10:10:35Z" w:initials="">
    <w:p>
      <w:pPr>
        <w:overflowPunct w:val="false"/>
        <w:spacing w:before="0" w:after="0" w:lineRule="auto" w:line="240"/>
        <w:rPr/>
      </w:pPr>
      <w:r>
        <w:rPr>
          <w:rFonts w:ascii="Liberation Serif" w:hAnsi="Liberation Serif" w:eastAsia="DejaVu Sans" w:cs="Noto Sans Arabic"/>
          <w:sz w:val="24"/>
          <w:szCs w:val="24"/>
          <w:lang w:val="en-US" w:eastAsia="en-US" w:bidi="en-US"/>
        </w:rPr>
        <w:t>This sentence should be broken into 2 sentences.   It’s too dense and hard to follow now</w:t>
      </w:r>
    </w:p>
  </w:comment>
  <w:comment w:id="10" w:author="Thomas Lippert" w:date="2026-01-28T18:14:00Z" w:initials="TL">
    <w:p w14:paraId="08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Please add highlights in the next iteration.  </w:t>
      </w:r>
    </w:p>
  </w:comment>
  <w:comment w:id="9" w:author="Heather Nielsen" w:date="2026-02-25T22:08:00Z" w:initials="HN">
    <w:p w14:paraId="09000000">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11" w:author="Thomas Lippert" w:date="2026-01-28T10:35: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This one can wait a little, until our narrative is completely fleshed out and we are all very certain about the key message of the paper.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As a side note, BiTe will print the graphical abstract on the front page of your paper (many journals do not), so it makes sense to produce something good here.  </w:t>
      </w:r>
    </w:p>
  </w:comment>
  <w:comment w:id="12" w:author="Thomas Lippert" w:date="2026-01-24T12:55: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No need to come in here from a negative angle.  If you can replace 25% of natural gas demand by RNG, this is great.  I would steer the narrative towards:</w:t>
      </w:r>
    </w:p>
    <w:p>
      <w:pPr>
        <w:overflowPunct w:val="false"/>
        <w:spacing w:before="0" w:after="0" w:lineRule="auto" w:line="240"/>
        <w:rPr/>
      </w:pPr>
      <w:r>
        <w:rPr>
          <w:rFonts w:ascii="Liberation Serif" w:hAnsi="Liberation Serif" w:eastAsia="DejaVu Sans" w:cs="Noto Sans Arabic"/>
          <w:sz w:val="24"/>
          <w:szCs w:val="24"/>
          <w:lang w:val="en-US" w:eastAsia="en-US" w:bidi="en-US"/>
        </w:rPr>
        <w:t>Organic waste has the potential to offset a substantial share of natural gas demand</w:t>
      </w:r>
    </w:p>
    <w:p>
      <w:pPr>
        <w:overflowPunct w:val="false"/>
        <w:spacing w:before="0" w:after="0" w:lineRule="auto" w:line="240"/>
        <w:rPr/>
      </w:pPr>
      <w:r>
        <w:rPr>
          <w:rFonts w:ascii="Liberation Serif" w:hAnsi="Liberation Serif" w:eastAsia="DejaVu Sans" w:cs="Noto Sans Arabic"/>
          <w:sz w:val="24"/>
          <w:szCs w:val="24"/>
          <w:lang w:val="en-US" w:eastAsia="en-US" w:bidi="en-US"/>
        </w:rPr>
        <w:t>RNG (or NG) will remain an important energy carrier despite electrification</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0a000000">
      <w:pPr>
        <w:overflowPunct w:val="false"/>
        <w:spacing w:before="0" w:after="0" w:lineRule="auto" w:line="240"/>
        <w:rPr/>
      </w:pPr>
      <w:r>
        <w:rPr>
          <w:rFonts w:ascii="Liberation Serif" w:hAnsi="Liberation Serif" w:eastAsia="DejaVu Sans" w:cs="Noto Sans Arabic"/>
          <w:sz w:val="24"/>
          <w:szCs w:val="24"/>
          <w:lang w:val="en-US" w:eastAsia="en-US" w:bidi="en-US"/>
        </w:rPr>
        <w:t>This way, you can follow up on the section above with kind of a “reality check”.</w:t>
      </w:r>
    </w:p>
  </w:comment>
  <w:comment w:id="13" w:author="Unknown Author" w:date="2026-03-02T10:18:32Z" w:initials="">
    <w:p>
      <w:pPr>
        <w:overflowPunct w:val="false"/>
        <w:spacing w:before="0" w:after="0" w:lineRule="auto" w:line="240"/>
        <w:rPr/>
      </w:pPr>
      <w:r>
        <w:rPr>
          <w:rFonts w:ascii="Liberation Serif" w:hAnsi="Liberation Serif" w:eastAsia="DejaVu Sans" w:cs="Noto Sans Arabic"/>
          <w:sz w:val="24"/>
          <w:szCs w:val="24"/>
          <w:lang w:val="en-US" w:eastAsia="en-US" w:bidi="en-US"/>
        </w:rPr>
        <w:t>This is a very vague description of use-cases for RNG.  Maybe include an example industry besides transportation that relies on RNG</w:t>
      </w:r>
    </w:p>
  </w:comment>
  <w:comment w:id="14" w:author="Heather Nielsen" w:date="2026-01-16T23:34:00Z" w:initials="">
    <w:p>
      <w:pPr>
        <w:overflowPunct w:val="false"/>
        <w:spacing w:before="0" w:after="0" w:lineRule="auto" w:line="240"/>
        <w:rPr/>
      </w:pPr>
      <w:r>
        <w:rPr>
          <w:rFonts w:ascii="Arial" w:hAnsi="Arial" w:eastAsia="Arial" w:cs="Arial"/>
          <w:color w:val="000000"/>
          <w:sz w:val="24"/>
          <w:szCs w:val="24"/>
          <w:lang w:val="en-US" w:eastAsia="en-US" w:bidi="en-US"/>
        </w:rPr>
        <w:t>Heather to add reference</w:t>
      </w:r>
    </w:p>
  </w:comment>
  <w:comment w:id="15" w:author="Unknown Author" w:date="2026-03-02T10:25:39Z" w:initials="">
    <w:p>
      <w:pPr>
        <w:overflowPunct w:val="false"/>
        <w:spacing w:before="0" w:after="0" w:lineRule="auto" w:line="240"/>
        <w:rPr/>
      </w:pPr>
      <w:r>
        <w:rPr>
          <w:rFonts w:ascii="Liberation Serif" w:hAnsi="Liberation Serif" w:eastAsia="DejaVu Sans" w:cs="Noto Sans Arabic"/>
          <w:sz w:val="24"/>
          <w:szCs w:val="24"/>
          <w:lang w:val="en-US" w:eastAsia="en-US" w:bidi="en-US"/>
        </w:rPr>
        <w:t>There should be more of a bridge here that proposes Biomethanation as an alternative method of deriving higher quality methane</w:t>
      </w:r>
    </w:p>
  </w:comment>
  <w:comment w:id="17" w:author="Thomas Lippert" w:date="2026-01-28T11:28:00Z" w:initials="TL">
    <w:p w14:paraId="0b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Maybe specify a bit further here why green H2 is ideal; the process would work just as well with fossil-derived H2, but then its carbon footprint blows up.  </w:t>
      </w:r>
    </w:p>
  </w:comment>
  <w:comment w:id="16" w:author="Heather Nielsen" w:date="2026-02-18T14:18:00Z" w:initials="HN">
    <w:p w14:paraId="0c000000">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18" w:author="Unknown Author" w:date="2026-03-02T10:33:43Z" w:initials="">
    <w:p>
      <w:pPr>
        <w:overflowPunct w:val="false"/>
        <w:spacing w:before="0" w:after="0" w:lineRule="auto" w:line="240"/>
        <w:rPr/>
      </w:pPr>
      <w:r>
        <w:rPr>
          <w:rFonts w:ascii="Liberation Serif" w:hAnsi="Liberation Serif" w:eastAsia="DejaVu Sans" w:cs="Noto Sans Arabic"/>
          <w:sz w:val="24"/>
          <w:szCs w:val="24"/>
          <w:lang w:val="en-US" w:eastAsia="en-US" w:bidi="en-US"/>
        </w:rPr>
        <w:t>This should be the start of a new paragraph</w:t>
      </w:r>
    </w:p>
  </w:comment>
  <w:comment w:id="19" w:author="Thomas Lippert" w:date="2026-01-28T11:29:00Z" w:initials="TL">
    <w:p w14:paraId="0d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would recommend replacing each “hydrogen”, “methane”, “carbon dioxide” with H2, CH4, CO2 once introduced.  </w:t>
      </w:r>
    </w:p>
  </w:comment>
  <w:comment w:id="21" w:author="Thomas Lippert" w:date="2026-01-28T12:19: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Provide the absolute surface area in your study as well.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take this is normalized to 560 mL then? </w:t>
      </w:r>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am not sure if this makes sense, if you later on normalize methane production rate to the reactor vessel volume only.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0e000000">
      <w:pPr>
        <w:overflowPunct w:val="false"/>
        <w:spacing w:before="0" w:after="0" w:lineRule="auto" w:line="240"/>
        <w:rPr/>
      </w:pPr>
      <w:r>
        <w:rPr>
          <w:rFonts w:ascii="Liberation Serif" w:hAnsi="Liberation Serif" w:eastAsia="DejaVu Sans" w:cs="Noto Sans Arabic"/>
          <w:sz w:val="24"/>
          <w:szCs w:val="24"/>
          <w:lang w:val="en-US" w:eastAsia="en-US" w:bidi="en-US"/>
        </w:rPr>
        <w:t>Intuitively, I would say that you should normalize the membrane surface area to the reactor vessel volume.</w:t>
      </w:r>
    </w:p>
  </w:comment>
  <w:comment w:id="22" w:author="George Wells" w:date="2026-02-03T11:41:00Z" w:initials="GW">
    <w:p w14:paraId="0f000000">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I agree- I would normalize to </w:t>
      </w:r>
      <w:r>
        <w:rPr>
          <w:rFonts w:ascii="Liberation Serif" w:hAnsi="Liberation Serif" w:eastAsia="DejaVu Sans" w:cs="Noto Sans Arabic"/>
          <w:i/>
          <w:iCs/>
          <w:sz w:val="20"/>
          <w:szCs w:val="20"/>
          <w:lang w:val="en-US" w:eastAsia="en-US" w:bidi="en-US"/>
        </w:rPr>
        <w:t>reactor</w:t>
      </w:r>
      <w:r>
        <w:rPr>
          <w:rFonts w:ascii="Liberation Serif" w:hAnsi="Liberation Serif" w:eastAsia="DejaVu Sans" w:cs="Noto Sans Arabic"/>
          <w:sz w:val="20"/>
          <w:szCs w:val="20"/>
          <w:lang w:val="en-US" w:eastAsia="en-US" w:bidi="en-US"/>
        </w:rPr>
        <w:t xml:space="preserve"> volume, not total system volume.</w:t>
      </w:r>
    </w:p>
  </w:comment>
  <w:comment w:id="23" w:author="Heather Nielsen" w:date="2026-02-21T12:06:00Z" w:initials="HN">
    <w:p w14:paraId="10000000">
      <w:pPr>
        <w:overflowPunct w:val="false"/>
        <w:spacing w:before="0" w:after="0" w:lineRule="auto" w:line="240"/>
        <w:rPr/>
      </w:pPr>
      <w:r>
        <w:rPr>
          <w:rFonts w:ascii="Liberation Serif" w:hAnsi="Liberation Serif" w:eastAsia="DejaVu Sans" w:cs="Noto Sans Arabic"/>
          <w:sz w:val="24"/>
          <w:szCs w:val="24"/>
          <w:lang w:val="en-US" w:eastAsia="en-US" w:bidi="en-US"/>
        </w:rPr>
        <w:t>The key references normalized to total system or total liquid volume, but I went ahead and recalculated them all to vessel volume for comparison</w:t>
      </w:r>
    </w:p>
  </w:comment>
  <w:comment w:id="20" w:author="Heather Nielsen" w:date="2026-02-25T10:43:00Z" w:initials="HN">
    <w:p w14:paraId="11000000">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24" w:author="Heather Nielsen" w:date="2026-02-21T12:29: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The level of detail here is not typical in most of my references. Happy to merge this descriptive text into the body of the manuscript if it makes sense.</w:t>
      </w:r>
    </w:p>
  </w:comment>
  <w:comment w:id="25" w:author="Thomas Lippert" w:date="2026-01-28T12:37:00Z" w:initials="TL">
    <w:p w14:paraId="12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The section highlighted in yellow belongs to Section 2.1.  Essentially, you provide all information already in 2.1, just without listing the specific products.  Easy fix, and saves a few lines.  </w:t>
      </w:r>
    </w:p>
  </w:comment>
  <w:comment w:id="27" w:author="Thomas Lippert" w:date="2026-01-28T12:34: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Love the rigor.  </w:t>
      </w:r>
    </w:p>
    <w:p w14:paraId="13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That kind of list is prone to typos and wrong numbers, so make sure to double-check before you finally submit.  </w:t>
      </w:r>
    </w:p>
  </w:comment>
  <w:comment w:id="26" w:author="Heather Nielsen" w:date="2026-02-25T19:21:00Z" w:initials="HN">
    <w:p w14:paraId="14000000">
      <w:pPr>
        <w:overflowPunct w:val="false"/>
        <w:spacing w:before="0" w:after="0" w:lineRule="auto" w:line="240"/>
        <w:rPr/>
      </w:pPr>
      <w:r>
        <w:rPr>
          <w:rFonts w:ascii="Liberation Serif" w:hAnsi="Liberation Serif" w:eastAsia="DejaVu Sans" w:cs="Noto Sans Arabic"/>
          <w:sz w:val="24"/>
          <w:szCs w:val="24"/>
          <w:lang w:val="en-US" w:eastAsia="en-US" w:bidi="en-US"/>
        </w:rPr>
        <w:t>Done</w:t>
      </w:r>
    </w:p>
  </w:comment>
  <w:comment w:id="28" w:author="Heather Nielsen" w:date="2026-02-25T19:21: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Need to calculate and report shear rates for this.</w:t>
      </w:r>
    </w:p>
  </w:comment>
  <w:comment w:id="29" w:author="Heather Nielsen" w:date="2026-02-21T14:35: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From Thomas: As stated earlier, the listed equations (which should also be numbered) appear incorrect.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Let’s assume we have a minute of perfect methanogenesis, where 4 mL of H2 and 1 mL of CO2 are being converted to 1 mL of CH4.  Then we have:</w:t>
      </w:r>
    </w:p>
    <w:p>
      <w:pPr>
        <w:overflowPunct w:val="false"/>
        <w:spacing w:before="0" w:after="0" w:lineRule="auto" w:line="240"/>
        <w:rPr/>
      </w:pPr>
      <w:r>
        <w:rPr>
          <w:rFonts w:ascii="Liberation Serif" w:hAnsi="Liberation Serif" w:eastAsia="DejaVu Sans" w:cs="Noto Sans Arabic"/>
          <w:sz w:val="24"/>
          <w:szCs w:val="24"/>
          <w:lang w:val="en-US" w:eastAsia="en-US" w:bidi="en-US"/>
        </w:rPr>
        <w:t>QH in = 4 mL/min</w:t>
      </w:r>
    </w:p>
    <w:p>
      <w:pPr>
        <w:overflowPunct w:val="false"/>
        <w:spacing w:before="0" w:after="0" w:lineRule="auto" w:line="240"/>
        <w:rPr/>
      </w:pPr>
      <w:r>
        <w:rPr>
          <w:rFonts w:ascii="Liberation Serif" w:hAnsi="Liberation Serif" w:eastAsia="DejaVu Sans" w:cs="Noto Sans Arabic"/>
          <w:sz w:val="24"/>
          <w:szCs w:val="24"/>
          <w:lang w:val="en-US" w:eastAsia="en-US" w:bidi="en-US"/>
        </w:rPr>
        <w:t>CM out = 100%</w:t>
      </w:r>
    </w:p>
    <w:p>
      <w:pPr>
        <w:overflowPunct w:val="false"/>
        <w:spacing w:before="0" w:after="0" w:lineRule="auto" w:line="240"/>
        <w:rPr/>
      </w:pPr>
      <w:r>
        <w:rPr>
          <w:rFonts w:ascii="Liberation Serif" w:hAnsi="Liberation Serif" w:eastAsia="DejaVu Sans" w:cs="Noto Sans Arabic"/>
          <w:sz w:val="24"/>
          <w:szCs w:val="24"/>
          <w:lang w:val="en-US" w:eastAsia="en-US" w:bidi="en-US"/>
        </w:rPr>
        <w:t>QPG out = 1 mL/min</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Plugging this into the first equation would yield:</w:t>
      </w:r>
    </w:p>
    <w:p>
      <w:pPr>
        <w:overflowPunct w:val="false"/>
        <w:spacing w:before="0" w:after="0" w:lineRule="auto" w:line="240"/>
        <w:rPr/>
      </w:pPr>
      <w:r>
        <w:rPr>
          <w:rFonts w:ascii="Liberation Serif" w:hAnsi="Liberation Serif" w:eastAsia="DejaVu Sans" w:cs="Noto Sans Arabic"/>
          <w:sz w:val="24"/>
          <w:szCs w:val="24"/>
          <w:lang w:val="en-US" w:eastAsia="en-US" w:bidi="en-US"/>
        </w:rPr>
        <w:t>(100% * 1 mL/min) / (4 * 4 mL/min) = 6.25%</w:t>
      </w:r>
    </w:p>
    <w:p>
      <w:pPr>
        <w:overflowPunct w:val="false"/>
        <w:spacing w:before="0" w:after="0" w:lineRule="auto" w:line="240"/>
        <w:rPr/>
      </w:pPr>
      <w:r>
        <w:rPr>
          <w:rFonts w:ascii="Liberation Serif" w:hAnsi="Liberation Serif" w:eastAsia="DejaVu Sans" w:cs="Noto Sans Arabic"/>
          <w:sz w:val="24"/>
          <w:szCs w:val="24"/>
          <w:lang w:val="en-US" w:eastAsia="en-US" w:bidi="en-US"/>
        </w:rPr>
        <w:t>However, the result should be 100%.</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I am also not sure if you can use CH4 concentration in the product gas to safely determine H2 conversion.  Assume that you produce CH4 through a different pathway (e.g., utilization of decaying biomass for CH4 production), then you would calculate an increased H2 conversion efficiency, while actually some portion of the CH4 comes from a pathway that is not hydrogenotrophic (thus not contributing to H2 conversion).</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The correct equation I think should be:</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H2 conversion efficiency = 100 * (qH2,in [mL/min] - qH2,out [mL/min]) / qH2,in [mL/min].</w:t>
      </w:r>
    </w:p>
    <w:p>
      <w:pPr>
        <w:overflowPunct w:val="false"/>
        <w:spacing w:before="0" w:after="0" w:lineRule="auto" w:line="240"/>
        <w:rPr/>
      </w:pPr>
      <w:r>
        <w:rPr>
          <w:rFonts w:ascii="Liberation Serif" w:hAnsi="Liberation Serif" w:eastAsia="DejaVu Sans" w:cs="Noto Sans Arabic"/>
          <w:sz w:val="24"/>
          <w:szCs w:val="24"/>
          <w:lang w:val="en-US" w:eastAsia="en-US" w:bidi="en-US"/>
        </w:rPr>
        <w:t>qH2,out can be calculated based on qPG,out [mL/min] and cH2,out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For that, check out Struebing's thesis or his paper </w:t>
      </w:r>
      <w:hyperlink r:id="rId1">
        <w:r>
          <w:rPr>
            <w:rFonts w:ascii="Liberation Serif" w:hAnsi="Liberation Serif" w:eastAsia="DejaVu Sans" w:cs="Noto Sans Arabic"/>
            <w:sz w:val="24"/>
            <w:szCs w:val="24"/>
            <w:lang w:val="en-US" w:eastAsia="en-US" w:bidi="en-US"/>
          </w:rPr>
          <w:t>https://doi.org/10.1016/j.biortech.2019.121735</w:t>
        </w:r>
      </w:hyperlink>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This one also deals with H2 conversion efficiency: </w:t>
      </w:r>
      <w:hyperlink r:id="rId2">
        <w:r>
          <w:rPr>
            <w:rFonts w:ascii="Liberation Serif" w:hAnsi="Liberation Serif" w:eastAsia="DejaVu Sans" w:cs="Noto Sans Arabic"/>
            <w:sz w:val="24"/>
            <w:szCs w:val="24"/>
            <w:lang w:val="en-US" w:eastAsia="en-US" w:bidi="en-US"/>
          </w:rPr>
          <w:t>https://onlinelibrary.wiley.com/doi/epdf/10.1155/2013/157529</w:t>
        </w:r>
      </w:hyperlink>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Same thing for the CO2 conversion efficiency.</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15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Please also double check your calculations of conversion efficiency, in case they were done in the same way.   </w:t>
      </w:r>
    </w:p>
  </w:comment>
  <w:comment w:id="30" w:author="Heather Nielsen" w:date="2026-02-21T14:36:00Z" w:initials="HN">
    <w:p w14:paraId="16000000">
      <w:pPr>
        <w:overflowPunct w:val="false"/>
        <w:spacing w:before="0" w:after="0" w:lineRule="auto" w:line="240"/>
        <w:rPr/>
      </w:pPr>
      <w:r>
        <w:rPr>
          <w:rFonts w:ascii="Liberation Serif" w:hAnsi="Liberation Serif" w:eastAsia="DejaVu Sans" w:cs="Noto Sans Arabic"/>
          <w:sz w:val="24"/>
          <w:szCs w:val="24"/>
          <w:lang w:val="en-US" w:eastAsia="en-US" w:bidi="en-US"/>
        </w:rPr>
        <w:t>Both of these approaches overestimate the efficiency of conversion to CH4 when I plug it into my dataset. Conversion efficiency jumps from 89 to 99%, which is metabolically impossible since a small fraction of the fed H2 actually contributes to cell synthesis. This distinction is not possible to illustrate with only the outgoing flow rate of H2 or total gas. Even if CH4 passes through other metabolic pathways or is produced via cell degradation, the hydrogen in the CH4 ultimately came from the fed hydrogen (assuming there aren’t any organics in the influent). Thus, I think my approach is the sound and would even argue that these two papers have overestimated their own conversion efficiencies.</w:t>
      </w:r>
    </w:p>
  </w:comment>
  <w:comment w:id="32" w:author="Thomas Lippert" w:date="2026-01-28T16:00:00Z" w:initials="TL">
    <w:p w14:paraId="17000000">
      <w:pPr>
        <w:overflowPunct w:val="false"/>
        <w:spacing w:before="0" w:after="0" w:lineRule="auto" w:line="240"/>
        <w:rPr/>
      </w:pPr>
      <w:r>
        <w:rPr>
          <w:rFonts w:ascii="Liberation Serif" w:hAnsi="Liberation Serif" w:eastAsia="DejaVu Sans" w:cs="Noto Sans Arabic"/>
          <w:sz w:val="24"/>
          <w:szCs w:val="24"/>
          <w:lang w:val="en-US" w:eastAsia="en-US" w:bidi="en-US"/>
        </w:rPr>
        <w:t>Since we are only showing data from Day 150 onwards, do we need to list the first method of sampling (from the mesh), or does it suffice to only report the pipetting approach?</w:t>
      </w:r>
    </w:p>
  </w:comment>
  <w:comment w:id="31" w:author="Heather Dawn Nielsen" w:date="2026-02-05T14:25:00Z" w:initials="HN">
    <w:p w14:paraId="18000000">
      <w:pPr>
        <w:overflowPunct w:val="false"/>
        <w:spacing w:before="0" w:after="0" w:lineRule="auto" w:line="240"/>
        <w:rPr/>
      </w:pPr>
      <w:r>
        <w:rPr>
          <w:rFonts w:ascii="Liberation Serif" w:hAnsi="Liberation Serif" w:eastAsia="DejaVu Sans" w:cs="Noto Sans Arabic"/>
          <w:sz w:val="24"/>
          <w:szCs w:val="24"/>
          <w:lang w:val="en-US" w:eastAsia="en-US" w:bidi="en-US"/>
        </w:rPr>
        <w:t>We did not sample from the mesh, but the mesh retained biomass in suspension inside the MBfR.  After we removed it, the suspended biomass washed out of the system (or to the LGS??)</w:t>
      </w:r>
    </w:p>
  </w:comment>
  <w:comment w:id="33" w:author="Heather Nielsen" w:date="2026-02-21T14:54: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George, do I need to go into the level of detail in this paragraph or can I just cite McKenna’s paper and save some lines?</w:t>
      </w:r>
    </w:p>
  </w:comment>
  <w:comment w:id="35" w:author="Thomas Lippert" w:date="1900-01-01T00:00:00Z" w:initials="TL">
    <w:p w14:paraId="19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Providing such M&amp;M summary at the beginning of the results part certainly does not hurt, but it is also not super necessary (in my opinion).  Feel free to omit completely to save some lines.  </w:t>
      </w:r>
    </w:p>
  </w:comment>
  <w:comment w:id="34" w:author="Heather Dawn Nielsen" w:date="2026-02-05T14:33:00Z" w:initials="HN">
    <w:p w14:paraId="1a000000">
      <w:pPr>
        <w:overflowPunct w:val="false"/>
        <w:spacing w:before="0" w:after="0" w:lineRule="auto" w:line="240"/>
        <w:rPr/>
      </w:pPr>
      <w:r>
        <w:rPr>
          <w:rFonts w:ascii="Liberation Serif" w:hAnsi="Liberation Serif" w:eastAsia="DejaVu Sans" w:cs="Noto Sans Arabic"/>
          <w:sz w:val="24"/>
          <w:szCs w:val="24"/>
          <w:lang w:val="en-US" w:eastAsia="en-US" w:bidi="en-US"/>
        </w:rPr>
        <w:t>I included this because it contextualizes the actual experimental outcomes I describe in results, which differ somewhat from the plan described in M&amp;M.  Also, I anticipate most readers will not read the M&amp;M in detail</w:t>
      </w:r>
    </w:p>
  </w:comment>
  <w:comment w:id="36" w:author="Thomas Lippert" w:date="1900-01-01T00:00:00Z" w:initials="TL">
    <w:p w14:paraId="1b000000">
      <w:pPr>
        <w:overflowPunct w:val="false"/>
        <w:spacing w:before="0" w:after="0" w:lineRule="auto" w:line="240"/>
        <w:rPr/>
      </w:pPr>
      <w:r>
        <w:rPr>
          <w:rFonts w:ascii="Liberation Serif" w:hAnsi="Liberation Serif" w:eastAsia="DejaVu Sans" w:cs="Noto Sans Arabic"/>
          <w:sz w:val="24"/>
          <w:szCs w:val="24"/>
          <w:lang w:val="en-US" w:eastAsia="en-US" w:bidi="en-US"/>
        </w:rPr>
        <w:t>This sounds like it belongs to Section 2.5</w:t>
      </w:r>
    </w:p>
  </w:comment>
  <w:comment w:id="38" w:author="Thomas Lippert" w:date="2026-01-28T16:21: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Consider highlighting this time period with subtle vertical lines in Fig.  2.  If that aligns with the baseline and ramping operation, you should indicate these two experimental blocks in Fig.  2 as well.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1c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Also, what happened after Day 225? Is that when the ramping phase began and quality got a bit wonkier? </w:t>
      </w:r>
    </w:p>
  </w:comment>
  <w:comment w:id="37" w:author="Heather Dawn Nielsen" w:date="2026-02-05T14:40: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Good catch.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While we had toggled around with the H2 loading rate in previous days, we launched earnest loading increases around this time.  I picked this range a long time ago based on the graph, but it looks like the actual next H2 loading increase was Day 237.  I extended the dataset to include the wider range of values.</w:t>
      </w:r>
    </w:p>
    <w:p w14:paraId="1d000000">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39" w:author="George Wells" w:date="2026-02-03T11:47:00Z" w:initials="GW">
    <w:p w14:paraId="1e000000">
      <w:pPr>
        <w:overflowPunct w:val="false"/>
        <w:spacing w:before="0" w:after="0" w:lineRule="auto" w:line="240"/>
        <w:rPr/>
      </w:pPr>
      <w:r>
        <w:rPr>
          <w:rFonts w:ascii="Liberation Serif" w:hAnsi="Liberation Serif" w:eastAsia="DejaVu Sans" w:cs="Noto Sans Arabic"/>
          <w:sz w:val="20"/>
          <w:szCs w:val="20"/>
          <w:lang w:val="en-US" w:eastAsia="en-US" w:bidi="en-US"/>
        </w:rPr>
        <w:t>I assume this is also normalized to STP?</w:t>
      </w:r>
    </w:p>
  </w:comment>
  <w:comment w:id="40" w:author="Heather Dawn Nielsen" w:date="2026-02-05T14:41: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Yes, I describe this approach in the M&amp;M and in the figure captions.</w:t>
      </w:r>
    </w:p>
    <w:p w14:paraId="1f000000">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41" w:author="Thomas Lippert" w:date="2026-01-24T13:52: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I am not sure if we should call it start-up period.  To me, start-up period insinuates that we have our system perfectly in place, and we need 150 days to have it perform stably.  However, in our case, the start-up period also includes troubleshooting and reactor modifications.</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just think we should be careful not to send the message that it takes 150 days from inoculation to proper biomethanation performances.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20000000">
      <w:pPr>
        <w:overflowPunct w:val="false"/>
        <w:spacing w:before="0" w:after="0" w:lineRule="auto" w:line="240"/>
        <w:rPr/>
      </w:pPr>
      <w:r>
        <w:rPr>
          <w:rFonts w:ascii="Liberation Serif" w:hAnsi="Liberation Serif" w:eastAsia="DejaVu Sans" w:cs="Noto Sans Arabic"/>
          <w:sz w:val="24"/>
          <w:szCs w:val="24"/>
          <w:lang w:val="en-US" w:eastAsia="en-US" w:bidi="en-US"/>
        </w:rPr>
        <w:t>Thoughts on this?</w:t>
      </w:r>
    </w:p>
  </w:comment>
  <w:comment w:id="46" w:author="Thomas Lippert" w:date="1900-01-01T00:00:00Z" w:initials="TL">
    <w:p w14:paraId="21000000">
      <w:pPr>
        <w:overflowPunct w:val="false"/>
        <w:spacing w:before="0" w:after="0" w:lineRule="auto" w:line="240"/>
        <w:rPr/>
      </w:pPr>
      <w:r>
        <w:rPr>
          <w:rFonts w:ascii="Liberation Serif" w:hAnsi="Liberation Serif" w:eastAsia="DejaVu Sans" w:cs="Noto Sans Arabic"/>
          <w:sz w:val="24"/>
          <w:szCs w:val="24"/>
          <w:lang w:val="en-US" w:eastAsia="en-US" w:bidi="en-US"/>
        </w:rPr>
        <w:t>Can you remind me how this was calculated?</w:t>
      </w:r>
    </w:p>
  </w:comment>
  <w:comment w:id="45" w:author="Heather Nielsen" w:date="2026-02-25T22:35:00Z" w:initials="HN">
    <w:p w14:paraId="22000000">
      <w:pPr>
        <w:overflowPunct w:val="false"/>
        <w:spacing w:before="0" w:after="0" w:lineRule="auto" w:line="240"/>
        <w:rPr/>
      </w:pPr>
      <w:r>
        <w:rPr>
          <w:rFonts w:ascii="Liberation Serif" w:hAnsi="Liberation Serif" w:eastAsia="DejaVu Sans" w:cs="Noto Sans Arabic"/>
          <w:sz w:val="24"/>
          <w:szCs w:val="24"/>
          <w:lang w:val="en-US" w:eastAsia="en-US" w:bidi="en-US"/>
        </w:rPr>
        <w:t>See SI, Section S3</w:t>
      </w:r>
    </w:p>
  </w:comment>
  <w:comment w:id="43" w:author="George Wells" w:date="1900-01-01T00:00:00Z" w:initials="GW">
    <w:p w14:paraId="23000000">
      <w:pPr>
        <w:overflowPunct w:val="false"/>
        <w:spacing w:before="0" w:after="0" w:lineRule="auto" w:line="240"/>
        <w:rPr/>
      </w:pPr>
      <w:r>
        <w:rPr>
          <w:rFonts w:ascii="Liberation Serif" w:hAnsi="Liberation Serif" w:eastAsia="DejaVu Sans" w:cs="Noto Sans Arabic"/>
          <w:sz w:val="24"/>
          <w:szCs w:val="24"/>
          <w:lang w:val="en-US" w:eastAsia="en-US" w:bidi="en-US"/>
        </w:rPr>
        <w:t>Reviewers may ask what the ratio of suspended to biofilm biomass is.  I do not think we have data to address this?</w:t>
      </w:r>
    </w:p>
  </w:comment>
  <w:comment w:id="44" w:author="Heather Dawn Nielsen" w:date="1900-01-01T00:00:00Z" w:initials="HN">
    <w:p w14:paraId="24000000">
      <w:pPr>
        <w:overflowPunct w:val="false"/>
        <w:spacing w:before="0" w:after="0" w:lineRule="auto" w:line="240"/>
        <w:rPr/>
      </w:pPr>
      <w:r>
        <w:rPr>
          <w:rFonts w:ascii="Liberation Serif" w:hAnsi="Liberation Serif" w:eastAsia="DejaVu Sans" w:cs="Noto Sans Arabic"/>
          <w:sz w:val="24"/>
          <w:szCs w:val="24"/>
          <w:lang w:val="en-US" w:eastAsia="en-US" w:bidi="en-US"/>
        </w:rPr>
        <w:t>We do not have biofilm mass or density information to calculate this ratio</w:t>
      </w:r>
    </w:p>
  </w:comment>
  <w:comment w:id="42" w:author="George Wells" w:date="1900-01-01T00:00:00Z" w:initials="GW">
    <w:p w14:paraId="25000000">
      <w:pPr>
        <w:overflowPunct w:val="false"/>
        <w:spacing w:before="0" w:after="0" w:lineRule="auto" w:line="240"/>
        <w:rPr/>
      </w:pPr>
      <w:r>
        <w:rPr>
          <w:rFonts w:ascii="Liberation Serif" w:hAnsi="Liberation Serif" w:eastAsia="DejaVu Sans" w:cs="Noto Sans Arabic"/>
          <w:sz w:val="24"/>
          <w:szCs w:val="24"/>
          <w:lang w:val="en-US" w:eastAsia="en-US" w:bidi="en-US"/>
        </w:rPr>
        <w:t>Reviewers are likely to question this.  What are implications of this, and how can we explain that this is a large fraction of suspended biomass and that SRT is not equal to HRT?</w:t>
      </w:r>
    </w:p>
  </w:comment>
  <w:comment w:id="49" w:author="George Wells" w:date="2026-02-03T04:10:00Z" w:initials="GW">
    <w:p w14:paraId="26000000">
      <w:pPr>
        <w:overflowPunct w:val="false"/>
        <w:spacing w:before="0" w:after="0" w:lineRule="auto" w:line="240"/>
        <w:rPr/>
      </w:pPr>
      <w:r>
        <w:rPr>
          <w:rFonts w:ascii="Liberation Serif" w:hAnsi="Liberation Serif" w:eastAsia="DejaVu Sans" w:cs="Noto Sans Arabic"/>
          <w:sz w:val="24"/>
          <w:szCs w:val="24"/>
          <w:lang w:val="en-US" w:eastAsia="en-US" w:bidi="en-US"/>
        </w:rPr>
        <w:t>Reviewers may ask what the ratio of suspended to biofilm biomass is.  I do not think we have data to address this?</w:t>
      </w:r>
    </w:p>
  </w:comment>
  <w:comment w:id="48" w:author="Heather Dawn Nielsen" w:date="2026-02-03T14:46:00Z" w:initials="HN">
    <w:p w14:paraId="27000000">
      <w:pPr>
        <w:overflowPunct w:val="false"/>
        <w:spacing w:before="0" w:after="0" w:lineRule="auto" w:line="240"/>
        <w:rPr/>
      </w:pPr>
      <w:r>
        <w:rPr>
          <w:rFonts w:ascii="Liberation Serif" w:hAnsi="Liberation Serif" w:eastAsia="DejaVu Sans" w:cs="Noto Sans Arabic"/>
          <w:sz w:val="24"/>
          <w:szCs w:val="24"/>
          <w:lang w:val="en-US" w:eastAsia="en-US" w:bidi="en-US"/>
        </w:rPr>
        <w:t>We do not have biofilm mass or density information to calculate this ratio</w:t>
      </w:r>
    </w:p>
  </w:comment>
  <w:comment w:id="47" w:author="George Wells" w:date="2026-02-03T04:15:00Z" w:initials="GW">
    <w:p w14:paraId="28000000">
      <w:pPr>
        <w:overflowPunct w:val="false"/>
        <w:spacing w:before="0" w:after="0" w:lineRule="auto" w:line="240"/>
        <w:rPr/>
      </w:pPr>
      <w:r>
        <w:rPr>
          <w:rFonts w:ascii="Liberation Serif" w:hAnsi="Liberation Serif" w:eastAsia="DejaVu Sans" w:cs="Noto Sans Arabic"/>
          <w:sz w:val="24"/>
          <w:szCs w:val="24"/>
          <w:lang w:val="en-US" w:eastAsia="en-US" w:bidi="en-US"/>
        </w:rPr>
        <w:t>Reviewers are likely to question this.  What are implications of this, and how can we explain that this is a large fraction of suspended biomass and that SRT is not equal to HRT?</w:t>
      </w:r>
    </w:p>
  </w:comment>
  <w:comment w:id="50" w:author="Heather Dawn Nielsen" w:date="2026-02-13T12:09:00Z" w:initials="HN">
    <w:p w14:paraId="29000000">
      <w:pPr>
        <w:overflowPunct w:val="false"/>
        <w:spacing w:before="0" w:after="0" w:lineRule="auto" w:line="240"/>
        <w:rPr/>
      </w:pPr>
      <w:r>
        <w:rPr>
          <w:rFonts w:ascii="Liberation Serif" w:hAnsi="Liberation Serif" w:eastAsia="DejaVu Sans" w:cs="Noto Sans Arabic"/>
          <w:sz w:val="24"/>
          <w:szCs w:val="24"/>
          <w:lang w:val="en-US" w:eastAsia="en-US" w:bidi="en-US"/>
        </w:rPr>
        <w:t>put this figure in SI</w:t>
      </w:r>
    </w:p>
  </w:comment>
  <w:comment w:id="51" w:author="Thomas Lippert" w:date="1900-01-01T00:00:00Z" w:initials="TL">
    <w:p w14:paraId="2a000000">
      <w:pPr>
        <w:overflowPunct w:val="false"/>
        <w:spacing w:before="0" w:after="0" w:lineRule="auto" w:line="240"/>
        <w:rPr/>
      </w:pPr>
      <w:r>
        <w:rPr>
          <w:rFonts w:ascii="Liberation Serif" w:hAnsi="Liberation Serif" w:eastAsia="DejaVu Sans" w:cs="Noto Sans Arabic"/>
          <w:sz w:val="24"/>
          <w:szCs w:val="24"/>
          <w:lang w:val="en-US" w:eastAsia="en-US" w:bidi="en-US"/>
        </w:rPr>
        <w:t>Is it a possibility that the lower surface-area normalized performance of our system is a pointer to suspended activity?</w:t>
      </w:r>
    </w:p>
  </w:comment>
  <w:comment w:id="52" w:author="Heather Dawn Nielsen" w:date="2026-02-10T14:01:00Z" w:initials="HN">
    <w:p w14:paraId="2b000000">
      <w:pPr>
        <w:overflowPunct w:val="false"/>
        <w:spacing w:before="0" w:after="0" w:lineRule="auto" w:line="240"/>
        <w:rPr/>
      </w:pPr>
      <w:r>
        <w:rPr>
          <w:rFonts w:ascii="Liberation Serif" w:hAnsi="Liberation Serif" w:eastAsia="DejaVu Sans" w:cs="Noto Sans Arabic"/>
          <w:sz w:val="24"/>
          <w:szCs w:val="24"/>
          <w:lang w:val="en-US" w:eastAsia="en-US" w:bidi="en-US"/>
        </w:rPr>
        <w:t>Not likely, since the normalized value includes all CH4 production, regardless of whether it occurred in the biofilm or in suspension.</w:t>
      </w:r>
    </w:p>
  </w:comment>
  <w:comment w:id="53" w:author="Heather Nielsen" w:date="2026-02-25T22:33: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Heather to expand this discussion to include stuff discussed with George and Rob 02/25/26</w:t>
      </w:r>
    </w:p>
  </w:comment>
  <w:comment w:id="54" w:author="Heather Nielsen" w:date="2026-02-25T18:42: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Heather to get this reference</w:t>
      </w:r>
    </w:p>
  </w:comment>
  <w:comment w:id="55" w:author="Heather Nielsen" w:date="2026-02-19T15:32: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Heather to get the references supporting this statement.</w:t>
      </w:r>
    </w:p>
  </w:comment>
  <w:comment w:id="56" w:author="Heather Nielsen" w:date="2026-02-19T18:56: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Anything in literature on this?</w:t>
      </w:r>
    </w:p>
  </w:comment>
  <w:comment w:id="57" w:author="Thomas Lippert" w:date="2026-01-24T14:07:00Z" w:initials="TL">
    <w:p w14:paraId="2c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In Figure 2, you call the y-axis “Specific production rate”, here you call it “production capacity”.  I think it should be “Specific CH4 production rate” in both graphs.  </w:t>
      </w:r>
    </w:p>
  </w:comment>
  <w:comment w:id="59" w:author="Thomas Lippert" w:date="2026-01-28T17:04:00Z" w:initials="TL">
    <w:p w14:paraId="2d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Can you link that to previous literature that had different biofilm morphologies? Just to make it more understandable to the reader, why we were surprised.  </w:t>
      </w:r>
    </w:p>
  </w:comment>
  <w:comment w:id="58" w:author="George Wells" w:date="2026-02-03T12:03:00Z" w:initials="GW">
    <w:p w14:paraId="2e000000">
      <w:pPr>
        <w:overflowPunct w:val="false"/>
        <w:spacing w:before="0" w:after="0" w:lineRule="auto" w:line="240"/>
        <w:rPr/>
      </w:pPr>
      <w:r>
        <w:rPr>
          <w:rFonts w:ascii="Liberation Serif" w:hAnsi="Liberation Serif" w:eastAsia="DejaVu Sans" w:cs="Noto Sans Arabic"/>
          <w:sz w:val="20"/>
          <w:szCs w:val="20"/>
          <w:lang w:val="en-US" w:eastAsia="en-US" w:bidi="en-US"/>
        </w:rPr>
        <w:t>Not clear why this is unexpected.  Please clarify.</w:t>
      </w:r>
    </w:p>
  </w:comment>
  <w:comment w:id="60" w:author="Heather Nielsen" w:date="2026-02-25T11:56: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Should I continue to refer to my references by the numbering I assigned for Figure 3 or not, since I am no longer referring to Fig. 3?</w:t>
      </w:r>
    </w:p>
  </w:comment>
  <w:comment w:id="61" w:author="Thomas Lippert" w:date="2026-01-28T17:13:00Z" w:initials="TL">
    <w:p w14:paraId="2f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Nice job finding this reference.  </w:t>
      </w:r>
    </w:p>
  </w:comment>
  <w:comment w:id="62" w:author="George Wells" w:date="2026-02-03T12:09:00Z" w:initials="GW">
    <w:p w14:paraId="30000000">
      <w:pPr>
        <w:overflowPunct w:val="false"/>
        <w:spacing w:before="0" w:after="0" w:lineRule="auto" w:line="240"/>
        <w:rPr/>
      </w:pPr>
      <w:r>
        <w:rPr>
          <w:rFonts w:ascii="Liberation Serif" w:hAnsi="Liberation Serif" w:eastAsia="DejaVu Sans" w:cs="Noto Sans Arabic"/>
          <w:sz w:val="20"/>
          <w:szCs w:val="20"/>
          <w:lang w:val="en-US" w:eastAsia="en-US" w:bidi="en-US"/>
        </w:rPr>
        <w:t>Other MBfR materials may sometimes lead to relatively weak biofilm attachment, based on our previous experience with a zeelung MABR.   If that's mentioned in the literature, it may be good to reference here.  With this said, this is an anecdotal observation from years ago in our lab, and I don't know if it's common in other studies</w:t>
      </w:r>
    </w:p>
  </w:comment>
  <w:comment w:id="64" w:author="George Wells" w:date="2026-02-03T12:16:00Z" w:initials="GW">
    <w:p>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I would be inclined to not show bubble breakthrough picture.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31000000">
      <w:pPr>
        <w:overflowPunct w:val="false"/>
        <w:spacing w:before="0" w:after="0" w:lineRule="auto" w:line="240"/>
        <w:rPr/>
      </w:pPr>
      <w:r>
        <w:rPr>
          <w:rFonts w:ascii="Liberation Serif" w:hAnsi="Liberation Serif" w:eastAsia="DejaVu Sans" w:cs="Noto Sans Arabic"/>
          <w:sz w:val="20"/>
          <w:szCs w:val="20"/>
          <w:lang w:val="en-US" w:eastAsia="en-US" w:bidi="en-US"/>
        </w:rPr>
        <w:t>Panel f shows very little biofilm.  Whas this after sloughing of biomass?  I don't understand how this corresponds to the fluffy, streamer rich biofilms in the picture.   What day was this taken on?</w:t>
      </w:r>
    </w:p>
  </w:comment>
  <w:comment w:id="63" w:author="Heather Dawn Nielsen" w:date="2026-02-03T14:50:00Z" w:initials="HN">
    <w:p w14:paraId="32000000">
      <w:pPr>
        <w:overflowPunct w:val="false"/>
        <w:spacing w:before="0" w:after="0" w:lineRule="auto" w:line="240"/>
        <w:rPr/>
      </w:pPr>
      <w:r>
        <w:rPr>
          <w:rFonts w:ascii="Liberation Serif" w:hAnsi="Liberation Serif" w:eastAsia="DejaVu Sans" w:cs="Noto Sans Arabic"/>
          <w:sz w:val="24"/>
          <w:szCs w:val="24"/>
          <w:lang w:val="en-US" w:eastAsia="en-US" w:bidi="en-US"/>
        </w:rPr>
        <w:t>The biofilm is very large in this photo, but the SS has gotten so dense you can't see through it.  Panel e and f were taken on the same day</w:t>
      </w:r>
    </w:p>
  </w:comment>
  <w:comment w:id="67" w:author="George Wells" w:date="2026-02-03T11:59:00Z" w:initials="GW">
    <w:p w14:paraId="33000000">
      <w:pPr>
        <w:overflowPunct w:val="false"/>
        <w:spacing w:before="0" w:after="0" w:lineRule="auto" w:line="240"/>
        <w:rPr/>
      </w:pPr>
      <w:r>
        <w:rPr>
          <w:rFonts w:ascii="Liberation Serif" w:hAnsi="Liberation Serif" w:eastAsia="DejaVu Sans" w:cs="Noto Sans Arabic"/>
          <w:sz w:val="20"/>
          <w:szCs w:val="20"/>
          <w:lang w:val="en-US" w:eastAsia="en-US" w:bidi="en-US"/>
        </w:rPr>
        <w:t>This is the energy reaction alone, right- no biomass growth?</w:t>
      </w:r>
    </w:p>
  </w:comment>
  <w:comment w:id="66" w:author="George Wells" w:date="2026-02-03T12:00:00Z" w:initials="GW">
    <w:p w14:paraId="34000000">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Note we can use standard microbial stoichiometry to include </w:t>
      </w:r>
      <w:r>
        <w:rPr>
          <w:rFonts w:ascii="Liberation Serif" w:hAnsi="Liberation Serif" w:eastAsia="DejaVu Sans" w:cs="Noto Sans Arabic"/>
          <w:i/>
          <w:iCs/>
          <w:sz w:val="20"/>
          <w:szCs w:val="20"/>
          <w:lang w:val="en-US" w:eastAsia="en-US" w:bidi="en-US"/>
        </w:rPr>
        <w:t>both</w:t>
      </w:r>
      <w:r>
        <w:rPr>
          <w:rFonts w:ascii="Liberation Serif" w:hAnsi="Liberation Serif" w:eastAsia="DejaVu Sans" w:cs="Noto Sans Arabic"/>
          <w:sz w:val="20"/>
          <w:szCs w:val="20"/>
          <w:lang w:val="en-US" w:eastAsia="en-US" w:bidi="en-US"/>
        </w:rPr>
        <w:t xml:space="preserve"> energy and growth (catabolism and anabolism); that's a better point of comparison here then just the energy reaction.  See Rittmann and McCarty and notes from CE 442.</w:t>
      </w:r>
    </w:p>
  </w:comment>
  <w:comment w:id="65" w:author="Heather Dawn Nielsen" w:date="2026-02-11T11:14:00Z" w:initials="HN">
    <w:p w14:paraId="35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I'm hesitant to report the reaction accounting for cell synthesis reaction as a key benchmark because the fs value they use in Rittmann and McCarty was derived from serum vial tests.  </w:t>
      </w:r>
    </w:p>
  </w:comment>
  <w:comment w:id="68" w:author="Heather Dawn Nielsen" w:date="2026-02-12T15:39: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Heather to find reference on this: Do biofilm systems usually require less C than suspended?</w:t>
      </w:r>
    </w:p>
  </w:comment>
  <w:comment w:id="69" w:author="George Wells" w:date="2026-02-03T12:23:00Z" w:initials="GW">
    <w:p>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I would rephrase this to state what you succinctly the key takeaway from these analysis.  </w:t>
      </w:r>
    </w:p>
  </w:comment>
  <w:comment w:id="70" w:author="Heather Nielsen" w:date="2026-02-23T16:22:00Z" w:initials="HN">
    <w:p w14:paraId="36000000">
      <w:pPr>
        <w:overflowPunct w:val="false"/>
        <w:spacing w:before="0" w:after="0" w:lineRule="auto" w:line="240"/>
        <w:rPr/>
      </w:pPr>
      <w:r>
        <w:rPr>
          <w:rFonts w:ascii="Liberation Serif" w:hAnsi="Liberation Serif" w:eastAsia="DejaVu Sans" w:cs="Noto Sans Arabic"/>
          <w:sz w:val="24"/>
          <w:szCs w:val="24"/>
          <w:lang w:val="en-US" w:eastAsia="en-US" w:bidi="en-US"/>
        </w:rPr>
        <w:t>Should I move this to the methods section or leave it here?</w:t>
      </w:r>
    </w:p>
  </w:comment>
  <w:comment w:id="71" w:author="Unknown Author" w:date="2026-03-02T11:47:24Z" w:initials="">
    <w:p>
      <w:pPr>
        <w:overflowPunct w:val="false"/>
        <w:spacing w:before="0" w:after="0" w:lineRule="auto" w:line="240"/>
        <w:rPr/>
      </w:pPr>
      <w:r>
        <w:rPr>
          <w:rFonts w:ascii="Liberation Serif" w:hAnsi="Liberation Serif" w:eastAsia="DejaVu Sans" w:cs="Noto Sans Arabic"/>
          <w:i/>
          <w:sz w:val="16"/>
          <w:szCs w:val="24"/>
          <w:lang w:val="en-US" w:eastAsia="en-US" w:bidi="en-US"/>
        </w:rPr>
        <w:t>Reply to Heather Nielsen (02/23/2026, 16:22): "..."</w:t>
      </w:r>
    </w:p>
    <w:p w14:paraId="37000000">
      <w:pPr>
        <w:overflowPunct w:val="false"/>
        <w:spacing w:before="0" w:after="0" w:lineRule="auto" w:line="240"/>
        <w:rPr/>
      </w:pPr>
      <w:r>
        <w:rPr>
          <w:rFonts w:ascii="Liberation Serif" w:hAnsi="Liberation Serif" w:eastAsia="DejaVu Sans" w:cs="Noto Sans Arabic"/>
          <w:sz w:val="24"/>
          <w:szCs w:val="24"/>
          <w:lang w:val="en-US" w:eastAsia="en-US" w:bidi="en-US"/>
        </w:rPr>
        <w:t>I think it makes sense to leave here considering that the later discussion in this paragraph uses the described scheme</w:t>
      </w:r>
    </w:p>
  </w:comment>
  <w:comment w:id="72" w:author="George Wells" w:date="2026-02-03T12:35:00Z" w:initials="GW">
    <w:p w14:paraId="38000000">
      <w:pPr>
        <w:overflowPunct w:val="false"/>
        <w:spacing w:before="0" w:after="0" w:lineRule="auto" w:line="240"/>
        <w:rPr/>
      </w:pPr>
      <w:r>
        <w:rPr>
          <w:rFonts w:ascii="Liberation Serif" w:hAnsi="Liberation Serif" w:eastAsia="DejaVu Sans" w:cs="Noto Sans Arabic"/>
          <w:sz w:val="20"/>
          <w:szCs w:val="20"/>
          <w:lang w:val="en-US" w:eastAsia="en-US" w:bidi="en-US"/>
        </w:rPr>
        <w:t>How did you identify these as putative fermenters?</w:t>
      </w:r>
    </w:p>
  </w:comment>
  <w:comment w:id="73" w:author="Heather Dawn Nielsen" w:date="2026-02-12T17:11:00Z" w:initials="HN">
    <w:p w14:paraId="39000000">
      <w:pPr>
        <w:overflowPunct w:val="false"/>
        <w:spacing w:before="0" w:after="0" w:lineRule="auto" w:line="240"/>
        <w:rPr/>
      </w:pPr>
      <w:r>
        <w:rPr>
          <w:rFonts w:ascii="Liberation Serif" w:hAnsi="Liberation Serif" w:eastAsia="DejaVu Sans" w:cs="Noto Sans Arabic"/>
          <w:sz w:val="24"/>
          <w:szCs w:val="24"/>
          <w:lang w:val="en-US" w:eastAsia="en-US" w:bidi="en-US"/>
        </w:rPr>
        <w:t>The references are at the end of the paragraph.</w:t>
      </w:r>
    </w:p>
  </w:comment>
  <w:comment w:id="74" w:author="Andrew Freiburger" w:date="2026-01-17T06:21:00Z" w:initials="">
    <w:p>
      <w:pPr>
        <w:overflowPunct w:val="false"/>
        <w:spacing w:before="0" w:after="0" w:lineRule="auto" w:line="240"/>
        <w:rPr/>
      </w:pPr>
      <w:r>
        <w:rPr>
          <w:rFonts w:ascii="Arial" w:hAnsi="Arial" w:eastAsia="Arial" w:cs="Arial"/>
          <w:color w:val="000000"/>
          <w:sz w:val="24"/>
          <w:szCs w:val="24"/>
          <w:lang w:val="en-US" w:eastAsia="en-US" w:bidi="en-US"/>
        </w:rPr>
        <w:t>citation needed here for Shannon Diversity Index</w:t>
      </w:r>
    </w:p>
  </w:comment>
  <w:comment w:id="77" w:author="George Wells" w:date="2026-02-03T12:46:00Z" w:initials="GW">
    <w:p w14:paraId="3a000000">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This discussion is interesting, but correlations are really only meaningful if we can show statistic significance (p-value).  </w:t>
      </w:r>
    </w:p>
  </w:comment>
  <w:comment w:id="76" w:author="George Wells" w:date="2026-02-03T12:51:00Z" w:initials="GW">
    <w:p>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I hesitate to suggest this, but a more common way to illustrate and analyze these types of putative interactions between taxa is  to use a co-occurance network analysis; see here for an example: </w:t>
      </w:r>
      <w:hyperlink r:id="rId3">
        <w:r>
          <w:rPr>
            <w:rFonts w:ascii="Liberation Serif" w:hAnsi="Liberation Serif" w:eastAsia="DejaVu Sans" w:cs="Noto Sans Arabic"/>
            <w:sz w:val="20"/>
            <w:szCs w:val="20"/>
            <w:lang w:val="en-US" w:eastAsia="en-US" w:bidi="en-US"/>
          </w:rPr>
          <w:t>https://journals.asm.org/doi/10.1128/msystems.00357-19</w:t>
        </w:r>
      </w:hyperlink>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3b000000">
      <w:pPr>
        <w:overflowPunct w:val="false"/>
        <w:spacing w:before="0" w:after="0" w:lineRule="auto" w:line="240"/>
        <w:rPr/>
      </w:pPr>
      <w:r>
        <w:rPr>
          <w:rFonts w:ascii="Liberation Serif" w:hAnsi="Liberation Serif" w:eastAsia="DejaVu Sans" w:cs="Noto Sans Arabic"/>
          <w:sz w:val="20"/>
          <w:szCs w:val="20"/>
          <w:lang w:val="en-US" w:eastAsia="en-US" w:bidi="en-US"/>
        </w:rPr>
        <w:t>These are quite common in the microbial ecology literature, and also for assessment of microbial community dynamics in anaerobic digesters and other anaerobic bioprocesses.  We could consider that here; my hesitation is that, while tools for the analysis are well developed and common, they still take a bit of time to learn, and we need to prioritize rapid publishing.   Maybe Andrew could help with a rapid evaluation of this type of approach?</w:t>
      </w:r>
    </w:p>
  </w:comment>
  <w:comment w:id="75" w:author="Andrew Freiburger" w:date="2026-02-06T15:50:00Z" w:initials="AF">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updated the heatmap to highlight which relationships are significant (p-value &lt; 0.05).   The general association of Methanosarcina and Methanobacterium with differrent flanking members seems to be substantiated with statistical significance.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3c000000">
      <w:pPr>
        <w:overflowPunct w:val="false"/>
        <w:spacing w:before="0" w:after="0" w:lineRule="auto" w:line="240"/>
        <w:rPr/>
      </w:pPr>
      <w:r>
        <w:rPr>
          <w:rFonts w:ascii="Liberation Serif" w:hAnsi="Liberation Serif" w:eastAsia="DejaVu Sans" w:cs="Noto Sans Arabic"/>
          <w:sz w:val="24"/>
          <w:szCs w:val="24"/>
          <w:lang w:val="en-US" w:eastAsia="en-US" w:bidi="en-US"/>
        </w:rPr>
        <w:t>Are you referencing Figure 2 panel a) in the linked paper?   I could explore making that figure if you think it would be helpful and/or expected for this type of paper.     I also see in panel b) of that Figure 2 they made a correlational heatmap, where blue is positively associated.    I can update our figures with this reversed coloring in both of the heatmaps</w:t>
      </w:r>
    </w:p>
  </w:comment>
  <w:comment w:id="79" w:author="George Wells" w:date="2026-02-03T12:44:00Z" w:initials="GW">
    <w:p w14:paraId="3d000000">
      <w:pPr>
        <w:overflowPunct w:val="false"/>
        <w:spacing w:before="0" w:after="0" w:lineRule="auto" w:line="240"/>
        <w:rPr/>
      </w:pPr>
      <w:r>
        <w:rPr>
          <w:rFonts w:ascii="Liberation Serif" w:hAnsi="Liberation Serif" w:eastAsia="DejaVu Sans" w:cs="Noto Sans Arabic"/>
          <w:sz w:val="20"/>
          <w:szCs w:val="20"/>
          <w:lang w:val="en-US" w:eastAsia="en-US" w:bidi="en-US"/>
        </w:rPr>
        <w:t>I don't follow this.</w:t>
      </w:r>
    </w:p>
  </w:comment>
  <w:comment w:id="78" w:author="Andrew Freiburger" w:date="2026-02-06T15:30:00Z" w:initials="AF">
    <w:p>
      <w:pPr>
        <w:overflowPunct w:val="false"/>
        <w:spacing w:before="0" w:after="0" w:lineRule="auto" w:line="240"/>
        <w:rPr/>
      </w:pPr>
      <w:r>
        <w:rPr>
          <w:rFonts w:ascii="Liberation Serif" w:hAnsi="Liberation Serif" w:eastAsia="DejaVu Sans" w:cs="Noto Sans Arabic"/>
          <w:sz w:val="24"/>
          <w:szCs w:val="24"/>
          <w:lang w:val="en-US" w:eastAsia="en-US" w:bidi="en-US"/>
        </w:rPr>
        <w:t>the first part "relative abundances across all post-inoculum examined samples", means that I included all of the samples from this study after Day 0 (being Days 149-300).</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The second part  "The relative abundances of all ASVs with the same last-defined MIDAS 5.3-classified taxonomical level are summed within each sample to examine more ecology-level relationships and trends between members."  is basically telling that all of the ASVs with the same Midas taxonomy are summed.</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14:paraId="3e000000">
      <w:pPr>
        <w:overflowPunct w:val="false"/>
        <w:spacing w:before="0" w:after="0" w:lineRule="auto" w:line="240"/>
        <w:rPr/>
      </w:pPr>
      <w:r>
        <w:rPr>
          <w:rFonts w:ascii="Liberation Serif" w:hAnsi="Liberation Serif" w:eastAsia="DejaVu Sans" w:cs="Noto Sans Arabic"/>
          <w:sz w:val="24"/>
          <w:szCs w:val="24"/>
          <w:lang w:val="en-US" w:eastAsia="en-US" w:bidi="en-US"/>
        </w:rPr>
        <w:t>I elaborated both sections to make these points more intuitive</w:t>
      </w:r>
    </w:p>
  </w:comment>
  <w:comment w:id="80" w:author="George Wells" w:date="2026-02-03T12:45:00Z" w:initials="GW">
    <w:p w14:paraId="3f000000">
      <w:pPr>
        <w:overflowPunct w:val="false"/>
        <w:spacing w:before="0" w:after="0" w:lineRule="auto" w:line="240"/>
        <w:rPr/>
      </w:pPr>
      <w:r>
        <w:rPr>
          <w:rFonts w:ascii="Liberation Serif" w:hAnsi="Liberation Serif" w:eastAsia="DejaVu Sans" w:cs="Noto Sans Arabic"/>
          <w:sz w:val="20"/>
          <w:szCs w:val="20"/>
          <w:lang w:val="en-US" w:eastAsia="en-US" w:bidi="en-US"/>
        </w:rPr>
        <w:t>Minor point: negative correlations are often represented in red, and positive in blue or green.  The opposite is shown in your heat map.   Could you invert in your heatmap?</w:t>
      </w:r>
    </w:p>
  </w:comment>
  <w:comment w:id="81" w:author="Andrew Freiburger" w:date="2026-02-06T12:00:00Z" w:initials="AF">
    <w:p w14:paraId="40000000">
      <w:pPr>
        <w:overflowPunct w:val="false"/>
        <w:spacing w:before="0" w:after="0" w:lineRule="auto" w:line="240"/>
        <w:rPr/>
      </w:pPr>
      <w:r>
        <w:rPr>
          <w:rFonts w:ascii="Liberation Serif" w:hAnsi="Liberation Serif" w:eastAsia="DejaVu Sans" w:cs="Noto Sans Arabic"/>
          <w:sz w:val="24"/>
          <w:szCs w:val="24"/>
          <w:lang w:val="en-US" w:eastAsia="en-US" w:bidi="en-US"/>
        </w:rPr>
        <w:t>Should the other heatmap's color scheme also be changed?  I don't want to confuse readers by using the exact same color scheme but in reverse orders next to each other</w:t>
      </w:r>
    </w:p>
  </w:comment>
  <w:comment w:id="82" w:author="Andrew Freiburger" w:date="2026-02-06T12:02:00Z" w:initials="AF">
    <w:p w14:paraId="41000000">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could do different shades of blue/red to augment contrast between the figures </w:t>
      </w:r>
    </w:p>
  </w:comment>
  <w:comment w:id="83" w:author="George Wells" w:date="2026-02-03T12:56:00Z" w:initials="GW">
    <w:p>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I would start the conclusion more broadly: We developed and tested a novel H2 fed MBfR configuration for ex-situ biomethanation...  results demonstrated robust and stable high quality biomethane production over an extended perio of performance at XX production rate.   Increasing substrate loading lead to a progressive increase in production rate to XX, at high biomethane quality, along with a transition from biofilm to hybrid biomass.   Reactor operation co-occurred with a significant shift in microbial community structure [add details].   </w:t>
      </w:r>
    </w:p>
    <w:p>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84" w:author="Thomas Lippert" w:date="2026-01-28T17:41: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Again, I would be a bit more hesitant with such quite strong statement, as a doubling of reactor vessel volume (accounting for suspended activity in the peripheral parts) would drop us right into the midfield of previous studies.  </w:t>
      </w:r>
    </w:p>
  </w:comment>
  <w:comment w:id="85" w:author="Thomas Lippert" w:date="2026-01-28T17:44: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I do not think that heating is our prime operational hurdle, it might be more the stability of the microbial community and the more sophisticated controls that are needed to maintain precise thermophilic conditions throughout all seasons.  </w:t>
      </w:r>
    </w:p>
  </w:comment>
  <w:comment w:id="87" w:author="George Wells" w:date="2026-02-03T03:47:00Z" w:initials="GW">
    <w:p w14:paraId="42000000">
      <w:pPr>
        <w:overflowPunct w:val="false"/>
        <w:spacing w:before="0" w:after="0" w:lineRule="auto" w:line="240"/>
        <w:rPr/>
      </w:pPr>
      <w:r>
        <w:rPr>
          <w:rFonts w:ascii="Liberation Serif" w:hAnsi="Liberation Serif" w:eastAsia="DejaVu Sans" w:cs="Noto Sans Arabic"/>
          <w:sz w:val="24"/>
          <w:szCs w:val="24"/>
          <w:lang w:val="en-US" w:eastAsia="en-US" w:bidi="en-US"/>
        </w:rPr>
        <w:t>I assume this is also normalized to STP?</w:t>
      </w:r>
    </w:p>
  </w:comment>
  <w:comment w:id="86" w:author="Heather Dawn Nielsen" w:date="2026-02-05T14:41: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Yes, I describe this approach in the M&amp;M and in the figure captions.</w:t>
      </w:r>
    </w:p>
    <w:p w14:paraId="43000000">
      <w:pPr>
        <w:overflowPunct w:val="false"/>
        <w:spacing w:before="0" w:after="0" w:lineRule="auto" w:line="240"/>
        <w:rPr/>
      </w:pPr>
      <w:r>
        <w:rPr>
          <w:rFonts w:ascii="Liberation Serif" w:hAnsi="Liberation Serif" w:eastAsia="DejaVu Sans" w:cs="Noto Sans Arabic"/>
          <w:sz w:val="24"/>
          <w:szCs w:val="24"/>
          <w:lang w:val="en-US" w:eastAsia="en-US" w:bidi="en-US"/>
        </w:rPr>
      </w:r>
    </w:p>
  </w:comment>
  <w:comment w:id="88" w:author="Thomas Lippert" w:date="2026-01-28T17:45: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Could that be used as an argument to run biomethanation at mesophilic conditions, in contrast to the more unstable communities at thermophilic temperatures?</w:t>
      </w:r>
    </w:p>
  </w:comment>
  <w:comment w:id="89" w:author="Thomas Lippert" w:date="2026-01-28T17:52: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What I am missing here a bit is the broader IBET context, and/or a section about outlook and next steps.  For instance, how does your work relate to your upcoming work, with bicarb delivery? Or does your work justify prior CO2 capture (costs money) vs.  direct biogas injection (is free)? How do we analyze in an upcoming study how much CH4 comes from the biofilm, and how much from suspended growth?  What do we test the mentioned engineering improvements concretely (e.g., more slack for the membranes, different materials)? Is modeling a suitable tool to get a first idea on shear force distribution and nutrient availability? Can we use this to understand how equally distributed our activity across the bundle actually is? And what materials would we test in future studies, and why?</w:t>
      </w:r>
    </w:p>
    <w:p>
      <w:pPr>
        <w:overflowPunct w:val="false"/>
        <w:spacing w:before="0" w:after="0" w:lineRule="auto" w:line="240"/>
        <w:rPr/>
      </w:pPr>
      <w:r>
        <w:rPr>
          <w:rFonts w:ascii="Liberation Serif" w:hAnsi="Liberation Serif" w:eastAsia="DejaVu Sans" w:cs="Noto Sans Arabic"/>
          <w:sz w:val="24"/>
          <w:szCs w:val="24"/>
          <w:lang w:val="en-US" w:eastAsia="en-US" w:bidi="en-US"/>
        </w:rPr>
      </w:r>
    </w:p>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My point here is that we should provide the community with a good set of follow up questions we deem important to advance our research, but also to set the stage for our own upcoming research so that we can create a nice link to this work as well.  </w:t>
      </w:r>
    </w:p>
  </w:comment>
  <w:comment w:id="90" w:author="Thomas Lippert" w:date="2026-01-28T17:47: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Please add CRediT author statement.  </w:t>
      </w:r>
    </w:p>
  </w:comment>
  <w:comment w:id="91" w:author="Thomas Lippert" w:date="2026-01-28T17:47: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 xml:space="preserve">Please add the declaration of competing interest.  </w:t>
      </w:r>
    </w:p>
  </w:comment>
  <w:comment w:id="93" w:author="Thomas Lippert" w:date="2026-01-28T17:47:00Z" w:initials="TL">
    <w:p>
      <w:pPr>
        <w:overflowPunct w:val="false"/>
        <w:spacing w:before="0" w:after="0" w:lineRule="auto" w:line="240"/>
        <w:rPr/>
      </w:pPr>
      <w:r>
        <w:rPr>
          <w:rFonts w:ascii="Liberation Serif" w:hAnsi="Liberation Serif" w:eastAsia="DejaVu Sans" w:cs="Noto Sans Arabic"/>
          <w:sz w:val="24"/>
          <w:szCs w:val="24"/>
          <w:lang w:val="en-US" w:eastAsia="en-US" w:bidi="en-US"/>
        </w:rPr>
        <w:t>Please add acknowledgments, and a data availability statement.  (Probably “Data will be made available upon request.”)</w:t>
      </w:r>
    </w:p>
  </w:comment>
  <w:comment w:id="92" w:author="George Wells" w:date="2026-02-03T12:57:00Z" w:initials="GW">
    <w:p>
      <w:pPr>
        <w:overflowPunct w:val="false"/>
        <w:spacing w:before="0" w:after="0" w:lineRule="auto" w:line="240"/>
        <w:rPr/>
      </w:pPr>
      <w:r>
        <w:rPr>
          <w:rFonts w:ascii="Liberation Serif" w:hAnsi="Liberation Serif" w:eastAsia="DejaVu Sans" w:cs="Noto Sans Arabic"/>
          <w:sz w:val="20"/>
          <w:szCs w:val="20"/>
          <w:lang w:val="en-US" w:eastAsia="en-US" w:bidi="en-US"/>
        </w:rPr>
        <w:t>Please add text to acknowledge IBET support.   We may need to ask Lut for the exact text to include here.</w:t>
      </w:r>
    </w:p>
  </w:comment>
  <w:comment w:id="94" w:author="Heather Nielsen" w:date="2026-02-25T19:26:00Z" w:initials="HN">
    <w:p>
      <w:pPr>
        <w:overflowPunct w:val="false"/>
        <w:spacing w:before="0" w:after="0" w:lineRule="auto" w:line="240"/>
        <w:rPr/>
      </w:pPr>
      <w:r>
        <w:rPr>
          <w:rFonts w:ascii="Liberation Serif" w:hAnsi="Liberation Serif" w:eastAsia="DejaVu Sans" w:cs="Noto Sans Arabic"/>
          <w:sz w:val="24"/>
          <w:szCs w:val="24"/>
          <w:lang w:val="en-US" w:eastAsia="en-US" w:bidi="en-US"/>
        </w:rPr>
        <w:t>Please ignore reference formatting for now. This is a Zotero problem I will resolve before final submission</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7000000" w15:paraIdParent="05000000"/>
  <w15:commentEx w15:paraId="09000000" w15:paraIdParent="08000000"/>
  <w15:commentEx w15:paraId="0a000000" w15:done="1"/>
  <w15:commentEx w15:paraId="0b000000" w15:done="1"/>
  <w15:commentEx w15:paraId="0c000000" w15:done="1" w15:paraIdParent="0b000000"/>
  <w15:commentEx w15:paraId="0d000000" w15:done="1"/>
  <w15:commentEx w15:paraId="0e000000" w15:done="1"/>
  <w15:commentEx w15:paraId="0f000000" w15:done="1" w15:paraIdParent="0e000000"/>
  <w15:commentEx w15:paraId="10000000" w15:done="1" w15:paraIdParent="0e000000"/>
  <w15:commentEx w15:paraId="11000000" w15:done="1" w15:paraIdParent="0e000000"/>
  <w15:commentEx w15:paraId="12000000" w15:done="1"/>
  <w15:commentEx w15:paraId="13000000" w15:done="1"/>
  <w15:commentEx w15:paraId="14000000" w15:done="1" w15:paraIdParent="13000000"/>
  <w15:commentEx w15:paraId="16000000" w15:paraIdParent="15000000"/>
  <w15:commentEx w15:paraId="18000000" w15:paraIdParent="17000000"/>
  <w15:commentEx w15:paraId="1a000000" w15:paraIdParent="19000000"/>
  <w15:commentEx w15:paraId="1b000000" w15:done="1"/>
  <w15:commentEx w15:paraId="1c000000" w15:done="1"/>
  <w15:commentEx w15:paraId="1d000000" w15:done="1" w15:paraIdParent="1c000000"/>
  <w15:commentEx w15:paraId="1e000000" w15:done="1"/>
  <w15:commentEx w15:paraId="1f000000" w15:done="1" w15:paraIdParent="1e000000"/>
  <w15:commentEx w15:paraId="20000000" w15:done="1"/>
  <w15:commentEx w15:paraId="22000000" w15:paraIdParent="21000000"/>
  <w15:commentEx w15:paraId="23000000" w15:done="1"/>
  <w15:commentEx w15:paraId="24000000" w15:done="1" w15:paraIdParent="23000000"/>
  <w15:commentEx w15:paraId="25000000" w15:done="1"/>
  <w15:commentEx w15:paraId="26000000" w15:done="1"/>
  <w15:commentEx w15:paraId="27000000" w15:done="1" w15:paraIdParent="26000000"/>
  <w15:commentEx w15:paraId="28000000" w15:done="1"/>
  <w15:commentEx w15:paraId="29000000" w15:done="1"/>
  <w15:commentEx w15:paraId="2b000000" w15:paraIdParent="2a000000"/>
  <w15:commentEx w15:paraId="2c000000" w15:done="1"/>
  <w15:commentEx w15:paraId="2e000000" w15:paraIdParent="2d000000"/>
  <w15:commentEx w15:paraId="2f000000" w15:done="1"/>
  <w15:commentEx w15:paraId="30000000" w15:done="1" w15:paraIdParent="2f000000"/>
  <w15:commentEx w15:paraId="31000000" w15:done="1"/>
  <w15:commentEx w15:paraId="32000000" w15:done="1" w15:paraIdParent="31000000"/>
  <w15:commentEx w15:paraId="33000000" w15:done="1"/>
  <w15:commentEx w15:paraId="34000000" w15:done="1" w15:paraIdParent="33000000"/>
  <w15:commentEx w15:paraId="35000000" w15:done="1" w15:paraIdParent="33000000"/>
  <w15:commentEx w15:paraId="37000000" w15:paraIdParent="36000000"/>
  <w15:commentEx w15:paraId="39000000" w15:paraIdParent="38000000"/>
  <w15:commentEx w15:paraId="3b000000" w15:paraIdParent="3a000000"/>
  <w15:commentEx w15:paraId="3c000000" w15:paraIdParent="3a000000"/>
  <w15:commentEx w15:paraId="3e000000" w15:paraIdParent="3d000000"/>
  <w15:commentEx w15:paraId="3f000000" w15:done="1"/>
  <w15:commentEx w15:paraId="40000000" w15:done="1" w15:paraIdParent="3f000000"/>
  <w15:commentEx w15:paraId="41000000" w15:done="1" w15:paraIdParent="3f000000"/>
  <w15:commentEx w15:paraId="42000000" w15:done="1"/>
  <w15:commentEx w15:paraId="43000000" w15:done="1" w15:paraIdParent="42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embedItalic r:id="rId7" w:fontKey="{07014A78-CABC-4EF0-12AC-5CD89AEFDE07}"/>
  </w:font>
  <w:font w:name="Liberation Sans">
    <w:altName w:val="Arial"/>
    <w:charset w:val="01"/>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Cambria">
    <w:charset w:val="01"/>
    <w:family w:val="roman"/>
    <w:pitch w:val="variable"/>
    <w:embedRegular r:id="rId12" w:fontKey="{0C014A78-CABC-4EF0-12AC-5CD89AEFDE0C}"/>
    <w:embedItalic r:id="rId13" w:fontKey="{0D014A78-CABC-4EF0-12AC-5CD89AEFDE0D}"/>
  </w:font>
  <w:font w:name="Georgia">
    <w:charset w:val="01"/>
    <w:family w:val="roman"/>
    <w:pitch w:val="variable"/>
    <w:embedItalic r:id="rId14" w:fontKey="{0E014A78-CABC-4EF0-12AC-5CD89AEFDE0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jc w:val="center"/>
      <w:rPr>
        <w:rFonts w:ascii="Calibri" w:hAnsi="Calibri" w:cs="Calibri" w:asciiTheme="majorHAnsi" w:cstheme="majorHAnsi" w:hAnsiTheme="majorHAnsi"/>
        <w:color w:val="000000"/>
      </w:rPr>
    </w:pPr>
    <w:r>
      <w:rPr>
        <w:rFonts w:eastAsia="Times New Roman" w:cs="Calibri" w:cstheme="majorHAnsi"/>
        <w:color w:val="000000"/>
        <w:sz w:val="24"/>
        <w:szCs w:val="24"/>
      </w:rPr>
      <w:fldChar w:fldCharType="begin"/>
    </w:r>
    <w:r>
      <w:rPr>
        <w:sz w:val="24"/>
        <w:szCs w:val="24"/>
        <w:rFonts w:eastAsia="Times New Roman" w:cs="Calibri"/>
        <w:color w:val="000000"/>
      </w:rPr>
      <w:instrText xml:space="preserve"> PAGE </w:instrText>
    </w:r>
    <w:r>
      <w:rPr>
        <w:sz w:val="24"/>
        <w:szCs w:val="24"/>
        <w:rFonts w:eastAsia="Times New Roman" w:cs="Calibri"/>
        <w:color w:val="000000"/>
      </w:rPr>
      <w:fldChar w:fldCharType="separate"/>
    </w:r>
    <w:r>
      <w:rPr>
        <w:sz w:val="24"/>
        <w:szCs w:val="24"/>
        <w:rFonts w:eastAsia="Times New Roman" w:cs="Calibri"/>
        <w:color w:val="000000"/>
      </w:rPr>
      <w:t>5</w:t>
    </w:r>
    <w:r>
      <w:rPr>
        <w:sz w:val="24"/>
        <w:szCs w:val="24"/>
        <w:rFonts w:eastAsia="Times New Roman" w:cs="Calibri"/>
        <w:color w:val="000000"/>
      </w:rPr>
      <w:fldChar w:fldCharType="end"/>
    </w:r>
  </w:p>
  <w:p>
    <w:pPr>
      <w:pStyle w:val="Normal"/>
      <w:pBdr/>
      <w:tabs>
        <w:tab w:val="clear" w:pos="720"/>
        <w:tab w:val="center" w:pos="4680" w:leader="none"/>
        <w:tab w:val="right" w:pos="9360"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jc w:val="center"/>
      <w:rPr>
        <w:rFonts w:ascii="Calibri" w:hAnsi="Calibri" w:cs="Calibri" w:asciiTheme="majorHAnsi" w:cstheme="majorHAnsi" w:hAnsiTheme="majorHAnsi"/>
        <w:color w:val="000000"/>
      </w:rPr>
    </w:pPr>
    <w:r>
      <w:rPr>
        <w:rFonts w:eastAsia="Times New Roman" w:cs="Calibri" w:cstheme="majorHAnsi"/>
        <w:color w:val="000000"/>
        <w:sz w:val="24"/>
        <w:szCs w:val="24"/>
      </w:rPr>
      <w:fldChar w:fldCharType="begin"/>
    </w:r>
    <w:r>
      <w:rPr>
        <w:sz w:val="24"/>
        <w:szCs w:val="24"/>
        <w:rFonts w:eastAsia="Times New Roman" w:cs="Calibri"/>
        <w:color w:val="000000"/>
      </w:rPr>
      <w:instrText xml:space="preserve"> PAGE </w:instrText>
    </w:r>
    <w:r>
      <w:rPr>
        <w:sz w:val="24"/>
        <w:szCs w:val="24"/>
        <w:rFonts w:eastAsia="Times New Roman" w:cs="Calibri"/>
        <w:color w:val="000000"/>
      </w:rPr>
      <w:fldChar w:fldCharType="separate"/>
    </w:r>
    <w:r>
      <w:rPr>
        <w:sz w:val="24"/>
        <w:szCs w:val="24"/>
        <w:rFonts w:eastAsia="Times New Roman" w:cs="Calibri"/>
        <w:color w:val="000000"/>
      </w:rPr>
      <w:t>5</w:t>
    </w:r>
    <w:r>
      <w:rPr>
        <w:sz w:val="24"/>
        <w:szCs w:val="24"/>
        <w:rFonts w:eastAsia="Times New Roman" w:cs="Calibri"/>
        <w:color w:val="000000"/>
      </w:rPr>
      <w:fldChar w:fldCharType="end"/>
    </w:r>
  </w:p>
  <w:p>
    <w:pPr>
      <w:pStyle w:val="Normal"/>
      <w:pBdr/>
      <w:tabs>
        <w:tab w:val="clear" w:pos="720"/>
        <w:tab w:val="center" w:pos="4680" w:leader="none"/>
        <w:tab w:val="right" w:pos="9360" w:leader="none"/>
      </w:tabs>
      <w:spacing w:lineRule="auto" w:line="240" w:before="0" w:after="0"/>
      <w:rPr>
        <w:color w:val="000000"/>
      </w:rPr>
    </w:pPr>
    <w:r>
      <w:rPr>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revisionView w:insDel="0" w:formatting="0"/>
  <w:trackRevisions/>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link w:val="Heading1Char"/>
    <w:uiPriority w:val="9"/>
    <w:qFormat/>
    <w:rsid w:val="00313735"/>
    <w:pPr>
      <w:keepNext w:val="true"/>
      <w:keepLines/>
      <w:spacing w:before="360" w:after="80"/>
      <w:outlineLvl w:val="0"/>
    </w:pPr>
    <w:rPr>
      <w:b/>
      <w:sz w:val="24"/>
      <w:szCs w:val="40"/>
    </w:rPr>
  </w:style>
  <w:style w:type="paragraph" w:styleId="Heading2">
    <w:name w:val="Heading 2"/>
    <w:basedOn w:val="Normal"/>
    <w:next w:val="Normal"/>
    <w:uiPriority w:val="9"/>
    <w:unhideWhenUsed/>
    <w:qFormat/>
    <w:rsid w:val="00313735"/>
    <w:pPr>
      <w:keepNext w:val="true"/>
      <w:keepLines/>
      <w:spacing w:before="160" w:after="80"/>
      <w:outlineLvl w:val="1"/>
    </w:pPr>
    <w:rPr>
      <w:i/>
      <w:color w:themeColor="text1" w:val="000000"/>
      <w:sz w:val="24"/>
      <w:szCs w:val="32"/>
    </w:rPr>
  </w:style>
  <w:style w:type="paragraph" w:styleId="Heading3">
    <w:name w:val="Heading 3"/>
    <w:basedOn w:val="Normal"/>
    <w:next w:val="Normal"/>
    <w:uiPriority w:val="9"/>
    <w:unhideWhenUsed/>
    <w:qFormat/>
    <w:pPr>
      <w:keepNext w:val="true"/>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rsid w:val="00ad1d07"/>
    <w:rPr/>
  </w:style>
  <w:style w:type="character" w:styleId="CommentSubjectChar" w:customStyle="1">
    <w:name w:val="Comment Subject Char"/>
    <w:basedOn w:val="CommentTextChar"/>
    <w:link w:val="annotationsubject"/>
    <w:uiPriority w:val="99"/>
    <w:semiHidden/>
    <w:qFormat/>
    <w:rsid w:val="00ad1d07"/>
    <w:rPr>
      <w:b/>
      <w:bCs/>
      <w:sz w:val="20"/>
      <w:szCs w:val="20"/>
    </w:rPr>
  </w:style>
  <w:style w:type="character" w:styleId="Hyperlink">
    <w:name w:val="Hyperlink"/>
    <w:basedOn w:val="DefaultParagraphFont"/>
    <w:uiPriority w:val="99"/>
    <w:unhideWhenUsed/>
    <w:rsid w:val="00917f43"/>
    <w:rPr>
      <w:color w:themeColor="hyperlink" w:val="0000FF"/>
      <w:u w:val="single"/>
    </w:rPr>
  </w:style>
  <w:style w:type="character" w:styleId="UnresolvedMention">
    <w:name w:val="Unresolved Mention"/>
    <w:basedOn w:val="DefaultParagraphFont"/>
    <w:uiPriority w:val="99"/>
    <w:semiHidden/>
    <w:unhideWhenUsed/>
    <w:qFormat/>
    <w:rsid w:val="00917f43"/>
    <w:rPr>
      <w:color w:val="605E5C"/>
      <w:shd w:fill="E1DFDD" w:val="clear"/>
    </w:rPr>
  </w:style>
  <w:style w:type="character" w:styleId="HeaderChar" w:customStyle="1">
    <w:name w:val="Header Char"/>
    <w:basedOn w:val="DefaultParagraphFont"/>
    <w:link w:val="Header"/>
    <w:uiPriority w:val="99"/>
    <w:qFormat/>
    <w:rsid w:val="008b0417"/>
    <w:rPr/>
  </w:style>
  <w:style w:type="character" w:styleId="FooterChar" w:customStyle="1">
    <w:name w:val="Footer Char"/>
    <w:basedOn w:val="DefaultParagraphFont"/>
    <w:link w:val="Footer"/>
    <w:uiPriority w:val="99"/>
    <w:qFormat/>
    <w:rsid w:val="008b0417"/>
    <w:rPr/>
  </w:style>
  <w:style w:type="character" w:styleId="PlaceholderText">
    <w:name w:val="Placeholder Text"/>
    <w:basedOn w:val="DefaultParagraphFont"/>
    <w:uiPriority w:val="99"/>
    <w:semiHidden/>
    <w:qFormat/>
    <w:rsid w:val="006c28b6"/>
    <w:rPr>
      <w:color w:val="666666"/>
    </w:rPr>
  </w:style>
  <w:style w:type="character" w:styleId="Heading1Char" w:customStyle="1">
    <w:name w:val="Heading 1 Char"/>
    <w:basedOn w:val="DefaultParagraphFont"/>
    <w:link w:val="Heading1"/>
    <w:uiPriority w:val="9"/>
    <w:qFormat/>
    <w:rsid w:val="0022274f"/>
    <w:rPr>
      <w:b/>
      <w:sz w:val="24"/>
      <w:szCs w:val="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6b281a"/>
    <w:pPr>
      <w:keepNext w:val="true"/>
      <w:spacing w:lineRule="auto" w:line="240" w:before="0" w:after="200"/>
      <w:jc w:val="both"/>
    </w:pPr>
    <w:rPr>
      <w:rFonts w:ascii="Cambria" w:hAnsi="Cambria" w:eastAsia="" w:cs="" w:asciiTheme="minorHAnsi" w:cstheme="minorBidi" w:eastAsiaTheme="minorEastAsia" w:hAnsiTheme="minorHAnsi"/>
      <w:i/>
      <w:iCs/>
      <w:color w:themeColor="text1" w:val="000000"/>
      <w:sz w:val="24"/>
      <w:szCs w:val="24"/>
      <w:lang w:val="en-US" w:eastAsia="ja-JP"/>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AnnotationText">
    <w:name w:val="Annotation Text"/>
    <w:basedOn w:val="Normal"/>
    <w:link w:val="CommentTextChar"/>
    <w:uiPriority w:val="99"/>
    <w:unhideWhenUsed/>
    <w:pPr>
      <w:spacing w:lineRule="auto" w:line="240"/>
    </w:pPr>
    <w:rPr>
      <w:sz w:val="20"/>
      <w:szCs w:val="20"/>
    </w:rPr>
  </w:style>
  <w:style w:type="paragraph" w:styleId="Revision">
    <w:name w:val="Revision"/>
    <w:uiPriority w:val="99"/>
    <w:semiHidden/>
    <w:qFormat/>
    <w:rsid w:val="00ad1d07"/>
    <w:pPr>
      <w:widowControl/>
      <w:bidi w:val="0"/>
      <w:spacing w:lineRule="auto" w:line="240" w:before="0" w:after="0"/>
      <w:jc w:val="left"/>
    </w:pPr>
    <w:rPr>
      <w:rFonts w:ascii="Calibri" w:hAnsi="Calibri" w:eastAsia="Calibri" w:cs="Calibri"/>
      <w:color w:val="auto"/>
      <w:kern w:val="0"/>
      <w:sz w:val="22"/>
      <w:szCs w:val="22"/>
      <w:lang w:val="en-US" w:eastAsia="en-US" w:bidi="ar-SA"/>
    </w:rPr>
  </w:style>
  <w:style w:type="paragraph" w:styleId="annotationsubject">
    <w:name w:val="annotation subject"/>
    <w:basedOn w:val="AnnotationText"/>
    <w:next w:val="AnnotationText"/>
    <w:link w:val="CommentSubjectChar"/>
    <w:uiPriority w:val="99"/>
    <w:semiHidden/>
    <w:unhideWhenUsed/>
    <w:qFormat/>
    <w:rsid w:val="00ad1d07"/>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8b0417"/>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b0417"/>
    <w:pPr>
      <w:suppressLineNumbers/>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2c45ca"/>
    <w:pPr>
      <w:spacing w:before="0" w:after="160"/>
      <w:ind w:left="720"/>
      <w:contextualSpacing/>
    </w:pPr>
    <w:rPr/>
  </w:style>
  <w:style w:type="paragraph" w:styleId="Bibliography">
    <w:name w:val="Bibliography"/>
    <w:basedOn w:val="Normal"/>
    <w:next w:val="Normal"/>
    <w:uiPriority w:val="37"/>
    <w:unhideWhenUsed/>
    <w:qFormat/>
    <w:rsid w:val="006e74d2"/>
    <w:pPr>
      <w:spacing w:lineRule="auto" w:line="240" w:before="0" w:after="0"/>
      <w:ind w:hanging="720" w:left="720"/>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comments.xml.rels><?xml version="1.0" encoding="UTF-8"?>
<Relationships xmlns="http://schemas.openxmlformats.org/package/2006/relationships"><Relationship Id="rId1" Type="http://schemas.openxmlformats.org/officeDocument/2006/relationships/hyperlink" Target="https://doi.org/10.1016/j.biortech.2019.121735" TargetMode="External"/><Relationship Id="rId2" Type="http://schemas.openxmlformats.org/officeDocument/2006/relationships/hyperlink" Target="https://onlinelibrary.wiley.com/doi/epdf/10.1155/2013/157529" TargetMode="External"/><Relationship Id="rId3" Type="http://schemas.openxmlformats.org/officeDocument/2006/relationships/hyperlink" Target="https://journals.asm.org/doi/10.1128/msystems.00357-19"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encedirect-com.turing.library.northwestern.edu/journal/bioresource-technology/publish/guide-for-authors" TargetMode="External"/><Relationship Id="rId3" Type="http://schemas.openxmlformats.org/officeDocument/2006/relationships/image" Target="media/image1.png"/><Relationship Id="rId4" Type="http://schemas.openxmlformats.org/officeDocument/2006/relationships/hyperlink" Target="https://www.zotero.org/google-docs/?Edz3Of" TargetMode="External"/><Relationship Id="rId5" Type="http://schemas.openxmlformats.org/officeDocument/2006/relationships/image" Target="media/image2.png"/><Relationship Id="rId6" Type="http://schemas.openxmlformats.org/officeDocument/2006/relationships/hyperlink" Target="https://www.zotero.org/google-docs/?2KWwk5" TargetMode="External"/><Relationship Id="rId7" Type="http://schemas.openxmlformats.org/officeDocument/2006/relationships/hyperlink" Target="https://www.zotero.org/google-docs/?wbs0EM" TargetMode="External"/><Relationship Id="rId8" Type="http://schemas.openxmlformats.org/officeDocument/2006/relationships/image" Target="media/image3.png"/><Relationship Id="rId9" Type="http://schemas.openxmlformats.org/officeDocument/2006/relationships/hyperlink" Target="https://www.zotero.org/google-docs/?RG6BIw" TargetMode="External"/><Relationship Id="rId10" Type="http://schemas.openxmlformats.org/officeDocument/2006/relationships/image" Target="media/image4.png"/><Relationship Id="rId11" Type="http://schemas.openxmlformats.org/officeDocument/2006/relationships/hyperlink" Target="https://www.zotero.org/google-docs/?YnP2pc" TargetMode="External"/><Relationship Id="rId12" Type="http://schemas.openxmlformats.org/officeDocument/2006/relationships/hyperlink" Target="https://www.zotero.org/google-docs/?hX51Pk" TargetMode="External"/><Relationship Id="rId13" Type="http://schemas.openxmlformats.org/officeDocument/2006/relationships/hyperlink" Target="https://www.zotero.org/google-docs/?p1MA93" TargetMode="External"/><Relationship Id="rId14" Type="http://schemas.openxmlformats.org/officeDocument/2006/relationships/hyperlink" Target="https://www.zotero.org/google-docs/?AxGMl1" TargetMode="External"/><Relationship Id="rId15" Type="http://schemas.openxmlformats.org/officeDocument/2006/relationships/hyperlink" Target="https://www.zotero.org/google-docs/?KDwLy2" TargetMode="External"/><Relationship Id="rId16" Type="http://schemas.openxmlformats.org/officeDocument/2006/relationships/hyperlink" Target="https://www.zotero.org/google-docs/?hhvLFu" TargetMode="External"/><Relationship Id="rId17" Type="http://schemas.openxmlformats.org/officeDocument/2006/relationships/hyperlink" Target="https://www.zotero.org/google-docs/?YpJF6w" TargetMode="External"/><Relationship Id="rId18" Type="http://schemas.openxmlformats.org/officeDocument/2006/relationships/hyperlink" Target="https://www.zotero.org/google-docs/?BiMWEA" TargetMode="External"/><Relationship Id="rId19" Type="http://schemas.openxmlformats.org/officeDocument/2006/relationships/hyperlink" Target="https://www.zotero.org/google-docs/?7z1K5k"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Relationship Id="rId41" Type="http://schemas.openxmlformats.org/officeDocument/2006/relationships/customXml" Target="../customXml/item2.xml"/><Relationship Id="rId42" Type="http://schemas.openxmlformats.org/officeDocument/2006/relationships/customXml" Target="../customXml/item3.xml"/><Relationship Id="rId43"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a0878a2-f03b-4598-b6b2-9e409d94144d">
      <Terms xmlns="http://schemas.microsoft.com/office/infopath/2007/PartnerControls"/>
    </lcf76f155ced4ddcb4097134ff3c332f>
    <TaxCatchAll xmlns="efce84db-8738-4c7b-9bdc-65b9500871f6" xsi:nil="true"/>
    <MBfRBiogas_38_01 xmlns="ea0878a2-f03b-4598-b6b2-9e409d9414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8DDC9360AADA42ADCF56D1C08BA83A" ma:contentTypeVersion="20" ma:contentTypeDescription="Create a new document." ma:contentTypeScope="" ma:versionID="a6cf093648e07351ceef1bdb5989b531">
  <xsd:schema xmlns:xsd="http://www.w3.org/2001/XMLSchema" xmlns:xs="http://www.w3.org/2001/XMLSchema" xmlns:p="http://schemas.microsoft.com/office/2006/metadata/properties" xmlns:ns2="ea0878a2-f03b-4598-b6b2-9e409d94144d" xmlns:ns3="5043b417-2d5c-4ff3-930b-0fb795b7d2ac" xmlns:ns4="efce84db-8738-4c7b-9bdc-65b9500871f6" targetNamespace="http://schemas.microsoft.com/office/2006/metadata/properties" ma:root="true" ma:fieldsID="b1771e3f2b787e3b26e800978bec18ff" ns2:_="" ns3:_="" ns4:_="">
    <xsd:import namespace="ea0878a2-f03b-4598-b6b2-9e409d94144d"/>
    <xsd:import namespace="5043b417-2d5c-4ff3-930b-0fb795b7d2ac"/>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BfRBiogas_38_01"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878a2-f03b-4598-b6b2-9e409d941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BfRBiogas_38_01" ma:index="26" nillable="true" ma:displayName="MBfR Biogas_38_01" ma:format="Dropdown" ma:internalName="MBfRBiogas_38_01">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43b417-2d5c-4ff3-930b-0fb795b7d2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c66cffa-f6c1-412f-b297-7c621db83b59}" ma:internalName="TaxCatchAll" ma:showField="CatchAllData" ma:web="5043b417-2d5c-4ff3-930b-0fb795b7d2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DF967-8343-4D3F-BD73-C546BA3303A2}">
  <ds:schemaRefs>
    <ds:schemaRef ds:uri="http://schemas.microsoft.com/office/2006/metadata/properties"/>
    <ds:schemaRef ds:uri="http://schemas.microsoft.com/office/infopath/2007/PartnerControls"/>
    <ds:schemaRef ds:uri="ea0878a2-f03b-4598-b6b2-9e409d94144d"/>
    <ds:schemaRef ds:uri="efce84db-8738-4c7b-9bdc-65b9500871f6"/>
  </ds:schemaRefs>
</ds:datastoreItem>
</file>

<file path=customXml/itemProps2.xml><?xml version="1.0" encoding="utf-8"?>
<ds:datastoreItem xmlns:ds="http://schemas.openxmlformats.org/officeDocument/2006/customXml" ds:itemID="{A2D9FB7D-120E-4EC7-A562-9A15C875D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878a2-f03b-4598-b6b2-9e409d94144d"/>
    <ds:schemaRef ds:uri="5043b417-2d5c-4ff3-930b-0fb795b7d2ac"/>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FE629A-55E5-4177-BDAD-B0A4EDEC530B}">
  <ds:schemaRefs>
    <ds:schemaRef ds:uri="http://schemas.microsoft.com/sharepoint/v3/contenttype/forms"/>
  </ds:schemaRefs>
</ds:datastoreItem>
</file>

<file path=customXml/itemProps4.xml><?xml version="1.0" encoding="utf-8"?>
<ds:datastoreItem xmlns:ds="http://schemas.openxmlformats.org/officeDocument/2006/customXml" ds:itemID="{8A10EC65-4505-4174-B4A1-82AA79DD1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Application>LibreOffice/24.2.7.2$Linux_X86_64 LibreOffice_project/420$Build-2</Application>
  <AppVersion>15.0000</AppVersion>
  <Pages>39</Pages>
  <Words>9313</Words>
  <Characters>54463</Characters>
  <CharactersWithSpaces>63796</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2026-02-26T01:09:00Z</dcterms:created>
  <dc:creator>Thomas</dc:creator>
  <dc:description/>
  <dc:language>en-US</dc:language>
  <cp:lastModifiedBy/>
  <dcterms:modified xsi:type="dcterms:W3CDTF">2026-03-02T11:57:54Z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0x010100288DDC9360AADA42ADCF56D1C08BA83A</vt:lpwstr>
  </property>
  <property fmtid="{D5CDD505-2E9C-101B-9397-08002B2CF9AE}" pid="3" name="MSIP_Label_0f488380-630a-4f55-a077-a19445e3f360_ActionId">
    <vt:lpwstr>8b9d55ee-0b9e-4230-b095-abda43c648d4</vt:lpwstr>
  </property>
  <property fmtid="{D5CDD505-2E9C-101B-9397-08002B2CF9AE}" pid="4" name="MSIP_Label_0f488380-630a-4f55-a077-a19445e3f360_ContentBits">
    <vt:lpwstr>0</vt:lpwstr>
  </property>
  <property fmtid="{D5CDD505-2E9C-101B-9397-08002B2CF9AE}" pid="5" name="MSIP_Label_0f488380-630a-4f55-a077-a19445e3f360_Enabled">
    <vt:lpwstr>true</vt:lpwstr>
  </property>
  <property fmtid="{D5CDD505-2E9C-101B-9397-08002B2CF9AE}" pid="6" name="MSIP_Label_0f488380-630a-4f55-a077-a19445e3f360_Method">
    <vt:lpwstr>Standard</vt:lpwstr>
  </property>
  <property fmtid="{D5CDD505-2E9C-101B-9397-08002B2CF9AE}" pid="7" name="MSIP_Label_0f488380-630a-4f55-a077-a19445e3f360_Name">
    <vt:lpwstr>OFFICIAL - INTERNAL</vt:lpwstr>
  </property>
  <property fmtid="{D5CDD505-2E9C-101B-9397-08002B2CF9AE}" pid="8" name="MSIP_Label_0f488380-630a-4f55-a077-a19445e3f360_SetDate">
    <vt:lpwstr>2022-09-23T04:59:21Z</vt:lpwstr>
  </property>
  <property fmtid="{D5CDD505-2E9C-101B-9397-08002B2CF9AE}" pid="9" name="MSIP_Label_0f488380-630a-4f55-a077-a19445e3f360_SiteId">
    <vt:lpwstr>b6e377cf-9db3-46cb-91a2-fad9605bb15c</vt:lpwstr>
  </property>
  <property fmtid="{D5CDD505-2E9C-101B-9397-08002B2CF9AE}" pid="10" name="MediaServiceImageTags">
    <vt:lpwstr>MediaServiceImageTags</vt:lpwstr>
  </property>
  <property fmtid="{D5CDD505-2E9C-101B-9397-08002B2CF9AE}" pid="11" name="ZOTERO_PREF_1">
    <vt:lpwstr>&lt;data data-version="3" zotero-version="7.0.32"&gt;&lt;session id="hY2xMGOr"/&gt;&lt;style id="http://www.zotero.org/styles/elsevier-harvard" hasBibliography="1" bibliographyStyleHasBeenSet="1"/&gt;&lt;prefs&gt;&lt;pref name="fieldType" value="Field"/&gt;&lt;pref name="automaticJournal</vt:lpwstr>
  </property>
  <property fmtid="{D5CDD505-2E9C-101B-9397-08002B2CF9AE}" pid="12" name="ZOTERO_PREF_2">
    <vt:lpwstr>Abbreviations" value="true"/&gt;&lt;/prefs&gt;&lt;/data&gt;</vt:lpwstr>
  </property>
</Properties>
</file>