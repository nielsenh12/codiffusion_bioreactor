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E636" w14:textId="77777777" w:rsidR="00B27956" w:rsidRDefault="00B27956" w:rsidP="00B27956">
      <w:pPr>
        <w:spacing w:after="0" w:line="360" w:lineRule="auto"/>
        <w:jc w:val="both"/>
      </w:pPr>
      <w:r>
        <w:rPr>
          <w:noProof/>
        </w:rPr>
        <w:drawing>
          <wp:inline distT="0" distB="0" distL="0" distR="0" wp14:anchorId="3A624523" wp14:editId="67033098">
            <wp:extent cx="5943600" cy="2491740"/>
            <wp:effectExtent l="0" t="0" r="0" b="3810"/>
            <wp:docPr id="15467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764" name=""/>
                    <pic:cNvPicPr/>
                  </pic:nvPicPr>
                  <pic:blipFill>
                    <a:blip r:embed="rId4"/>
                    <a:stretch>
                      <a:fillRect/>
                    </a:stretch>
                  </pic:blipFill>
                  <pic:spPr>
                    <a:xfrm>
                      <a:off x="0" y="0"/>
                      <a:ext cx="5943600" cy="2491740"/>
                    </a:xfrm>
                    <a:prstGeom prst="rect">
                      <a:avLst/>
                    </a:prstGeom>
                  </pic:spPr>
                </pic:pic>
              </a:graphicData>
            </a:graphic>
          </wp:inline>
        </w:drawing>
      </w:r>
    </w:p>
    <w:p w14:paraId="6B44684D" w14:textId="77777777" w:rsidR="00B27956" w:rsidRDefault="00B27956" w:rsidP="00B27956">
      <w:pPr>
        <w:spacing w:after="0" w:line="360" w:lineRule="auto"/>
        <w:jc w:val="both"/>
        <w:rPr>
          <w:sz w:val="24"/>
          <w:szCs w:val="24"/>
          <w:lang w:val="en-US"/>
        </w:rPr>
      </w:pPr>
      <w:r w:rsidRPr="445CD04A">
        <w:rPr>
          <w:b/>
          <w:bCs/>
          <w:sz w:val="24"/>
          <w:szCs w:val="24"/>
          <w:lang w:val="en-US"/>
        </w:rPr>
        <w:t>Fig</w:t>
      </w:r>
      <w:r>
        <w:rPr>
          <w:b/>
          <w:bCs/>
          <w:sz w:val="24"/>
          <w:szCs w:val="24"/>
          <w:lang w:val="en-US"/>
        </w:rPr>
        <w:t xml:space="preserve">. </w:t>
      </w:r>
      <w:r w:rsidRPr="445CD04A">
        <w:rPr>
          <w:b/>
          <w:bCs/>
          <w:sz w:val="24"/>
          <w:szCs w:val="24"/>
          <w:lang w:val="en-US"/>
        </w:rPr>
        <w:t>1</w:t>
      </w:r>
      <w:r>
        <w:rPr>
          <w:b/>
          <w:bCs/>
          <w:sz w:val="24"/>
          <w:szCs w:val="24"/>
          <w:lang w:val="en-US"/>
        </w:rPr>
        <w:t xml:space="preserve">. </w:t>
      </w:r>
      <w:r w:rsidRPr="445CD04A">
        <w:rPr>
          <w:sz w:val="24"/>
          <w:szCs w:val="24"/>
          <w:lang w:val="en-US"/>
        </w:rPr>
        <w:t>Process flow diagram for the membrane biofilm reactor (MBfR)</w:t>
      </w:r>
      <w:r>
        <w:rPr>
          <w:sz w:val="24"/>
          <w:szCs w:val="24"/>
          <w:lang w:val="en-US"/>
        </w:rPr>
        <w:t xml:space="preserve">. </w:t>
      </w:r>
      <w:r w:rsidRPr="445CD04A">
        <w:rPr>
          <w:sz w:val="24"/>
          <w:szCs w:val="24"/>
          <w:lang w:val="en-US"/>
        </w:rPr>
        <w:t>Gaseous</w:t>
      </w:r>
      <w:r>
        <w:rPr>
          <w:sz w:val="24"/>
          <w:szCs w:val="24"/>
          <w:lang w:val="en-US"/>
        </w:rPr>
        <w:t xml:space="preserve"> </w:t>
      </w:r>
      <w:r w:rsidRPr="445CD04A">
        <w:rPr>
          <w:sz w:val="24"/>
          <w:szCs w:val="24"/>
          <w:lang w:val="en-US"/>
        </w:rPr>
        <w:t>substrate</w:t>
      </w:r>
      <w:r>
        <w:rPr>
          <w:sz w:val="24"/>
          <w:szCs w:val="24"/>
          <w:lang w:val="en-US"/>
        </w:rPr>
        <w:t>s (</w:t>
      </w:r>
      <w:r w:rsidRPr="445CD04A">
        <w:rPr>
          <w:sz w:val="24"/>
          <w:szCs w:val="24"/>
          <w:lang w:val="en-US"/>
        </w:rPr>
        <w:t>H</w:t>
      </w:r>
      <w:r w:rsidRPr="445CD04A">
        <w:rPr>
          <w:sz w:val="24"/>
          <w:szCs w:val="24"/>
          <w:vertAlign w:val="subscript"/>
          <w:lang w:val="en-US"/>
        </w:rPr>
        <w:t>2</w:t>
      </w:r>
      <w:r w:rsidRPr="445CD04A">
        <w:rPr>
          <w:sz w:val="24"/>
          <w:szCs w:val="24"/>
          <w:lang w:val="en-US"/>
        </w:rPr>
        <w:t>, CO</w:t>
      </w:r>
      <w:r w:rsidRPr="445CD04A">
        <w:rPr>
          <w:sz w:val="24"/>
          <w:szCs w:val="24"/>
          <w:vertAlign w:val="subscript"/>
          <w:lang w:val="en-US"/>
        </w:rPr>
        <w:t>2</w:t>
      </w:r>
      <w:r w:rsidRPr="445CD04A">
        <w:rPr>
          <w:sz w:val="24"/>
          <w:szCs w:val="24"/>
          <w:lang w:val="en-US"/>
        </w:rPr>
        <w:t>)</w:t>
      </w:r>
      <w:r>
        <w:rPr>
          <w:sz w:val="24"/>
          <w:szCs w:val="24"/>
          <w:lang w:val="en-US"/>
        </w:rPr>
        <w:t xml:space="preserve"> from pressurized tanks were delivered via mass flow controllers</w:t>
      </w:r>
      <w:r w:rsidRPr="445CD04A">
        <w:rPr>
          <w:sz w:val="24"/>
          <w:szCs w:val="24"/>
          <w:lang w:val="en-US"/>
        </w:rPr>
        <w:t xml:space="preserve"> to the </w:t>
      </w:r>
      <w:r>
        <w:rPr>
          <w:sz w:val="24"/>
          <w:szCs w:val="24"/>
          <w:lang w:val="en-US"/>
        </w:rPr>
        <w:t xml:space="preserve">lumens of the </w:t>
      </w:r>
      <w:r w:rsidRPr="445CD04A">
        <w:rPr>
          <w:sz w:val="24"/>
          <w:szCs w:val="24"/>
          <w:lang w:val="en-US"/>
        </w:rPr>
        <w:t>hollow fiber membrane</w:t>
      </w:r>
      <w:r>
        <w:rPr>
          <w:sz w:val="24"/>
          <w:szCs w:val="24"/>
          <w:lang w:val="en-US"/>
        </w:rPr>
        <w:t xml:space="preserve">s. </w:t>
      </w:r>
      <w:r w:rsidRPr="445CD04A">
        <w:rPr>
          <w:sz w:val="24"/>
          <w:szCs w:val="24"/>
          <w:lang w:val="en-US"/>
        </w:rPr>
        <w:t>Methanogenic biofilm on the membrane surface converted the substrates to CH</w:t>
      </w:r>
      <w:r w:rsidRPr="445CD04A">
        <w:rPr>
          <w:sz w:val="24"/>
          <w:szCs w:val="24"/>
          <w:vertAlign w:val="subscript"/>
          <w:lang w:val="en-US"/>
        </w:rPr>
        <w:t>4</w:t>
      </w:r>
      <w:r>
        <w:rPr>
          <w:sz w:val="24"/>
          <w:szCs w:val="24"/>
          <w:lang w:val="en-US"/>
        </w:rPr>
        <w:t xml:space="preserve">. </w:t>
      </w:r>
      <w:r w:rsidRPr="445CD04A">
        <w:rPr>
          <w:sz w:val="24"/>
          <w:szCs w:val="24"/>
          <w:lang w:val="en-US"/>
        </w:rPr>
        <w:t xml:space="preserve">The bulk liquid (a mixture </w:t>
      </w:r>
      <w:r>
        <w:rPr>
          <w:sz w:val="24"/>
          <w:szCs w:val="24"/>
          <w:lang w:val="en-US"/>
        </w:rPr>
        <w:t>of the aqueous</w:t>
      </w:r>
      <w:r w:rsidRPr="445CD04A">
        <w:rPr>
          <w:sz w:val="24"/>
          <w:szCs w:val="24"/>
          <w:lang w:val="en-US"/>
        </w:rPr>
        <w:t xml:space="preserve"> media</w:t>
      </w:r>
      <w:r>
        <w:rPr>
          <w:sz w:val="24"/>
          <w:szCs w:val="24"/>
          <w:lang w:val="en-US"/>
        </w:rPr>
        <w:t xml:space="preserve"> and product gas</w:t>
      </w:r>
      <w:r w:rsidRPr="445CD04A">
        <w:rPr>
          <w:sz w:val="24"/>
          <w:szCs w:val="24"/>
          <w:lang w:val="en-US"/>
        </w:rPr>
        <w:t xml:space="preserve">) was routed through a sensor manifold after exiting the reactor </w:t>
      </w:r>
      <w:r>
        <w:rPr>
          <w:sz w:val="24"/>
          <w:szCs w:val="24"/>
          <w:lang w:val="en-US"/>
        </w:rPr>
        <w:t>vessel</w:t>
      </w:r>
      <w:r w:rsidRPr="445CD04A">
        <w:rPr>
          <w:sz w:val="24"/>
          <w:szCs w:val="24"/>
          <w:lang w:val="en-US"/>
        </w:rPr>
        <w:t>, measuring temperature, pH, dissolved CO</w:t>
      </w:r>
      <w:r w:rsidRPr="445CD04A">
        <w:rPr>
          <w:sz w:val="24"/>
          <w:szCs w:val="24"/>
          <w:vertAlign w:val="subscript"/>
          <w:lang w:val="en-US"/>
        </w:rPr>
        <w:t>2</w:t>
      </w:r>
      <w:r w:rsidRPr="445CD04A">
        <w:rPr>
          <w:sz w:val="24"/>
          <w:szCs w:val="24"/>
          <w:lang w:val="en-US"/>
        </w:rPr>
        <w:t>, and oxidation reduction potential (ORP)</w:t>
      </w:r>
      <w:r>
        <w:rPr>
          <w:sz w:val="24"/>
          <w:szCs w:val="24"/>
          <w:lang w:val="en-US"/>
        </w:rPr>
        <w:t xml:space="preserve">. </w:t>
      </w:r>
      <w:r w:rsidRPr="445CD04A">
        <w:rPr>
          <w:sz w:val="24"/>
          <w:szCs w:val="24"/>
          <w:lang w:val="en-US"/>
        </w:rPr>
        <w:t xml:space="preserve">All readings were continuously monitored via </w:t>
      </w:r>
      <w:r>
        <w:rPr>
          <w:sz w:val="24"/>
          <w:szCs w:val="24"/>
          <w:lang w:val="en-US"/>
        </w:rPr>
        <w:t>an</w:t>
      </w:r>
      <w:r w:rsidRPr="445CD04A">
        <w:rPr>
          <w:sz w:val="24"/>
          <w:szCs w:val="24"/>
          <w:lang w:val="en-US"/>
        </w:rPr>
        <w:t xml:space="preserve"> automation and data collection server</w:t>
      </w:r>
      <w:r>
        <w:rPr>
          <w:sz w:val="24"/>
          <w:szCs w:val="24"/>
          <w:lang w:val="en-US"/>
        </w:rPr>
        <w:t xml:space="preserve">, which also controlled an influent pump delivering media continuously and acid and base as needed. </w:t>
      </w:r>
      <w:r w:rsidRPr="445CD04A">
        <w:rPr>
          <w:sz w:val="24"/>
          <w:szCs w:val="24"/>
          <w:lang w:val="en-US"/>
        </w:rPr>
        <w:t>Additionally, pressure gauges on the reactor effluent line and the gas influent line were used to</w:t>
      </w:r>
      <w:r>
        <w:rPr>
          <w:sz w:val="24"/>
          <w:szCs w:val="24"/>
          <w:lang w:val="en-US"/>
        </w:rPr>
        <w:t xml:space="preserve"> track</w:t>
      </w:r>
      <w:r w:rsidRPr="445CD04A">
        <w:rPr>
          <w:sz w:val="24"/>
          <w:szCs w:val="24"/>
          <w:lang w:val="en-US"/>
        </w:rPr>
        <w:t xml:space="preserve"> transmembrane pressure</w:t>
      </w:r>
      <w:r>
        <w:rPr>
          <w:sz w:val="24"/>
          <w:szCs w:val="24"/>
          <w:lang w:val="en-US"/>
        </w:rPr>
        <w:t xml:space="preserve">. </w:t>
      </w:r>
      <w:r w:rsidRPr="445CD04A">
        <w:rPr>
          <w:sz w:val="24"/>
          <w:szCs w:val="24"/>
          <w:lang w:val="en-US"/>
        </w:rPr>
        <w:t>After passing through the sensor manifold, the bulk liquid was routed through an open outfall with a droplet splitting screen into a liquid/gas separator, to allow separation of gas from the liquid</w:t>
      </w:r>
      <w:r>
        <w:rPr>
          <w:sz w:val="24"/>
          <w:szCs w:val="24"/>
          <w:lang w:val="en-US"/>
        </w:rPr>
        <w:t xml:space="preserve">. </w:t>
      </w:r>
      <w:r w:rsidRPr="445CD04A">
        <w:rPr>
          <w:sz w:val="24"/>
          <w:szCs w:val="24"/>
          <w:lang w:val="en-US"/>
        </w:rPr>
        <w:t>Product gas traveled through a cooling tower, a H</w:t>
      </w:r>
      <w:r w:rsidRPr="445CD04A">
        <w:rPr>
          <w:sz w:val="24"/>
          <w:szCs w:val="24"/>
          <w:vertAlign w:val="subscript"/>
          <w:lang w:val="en-US"/>
        </w:rPr>
        <w:t>2</w:t>
      </w:r>
      <w:r w:rsidRPr="445CD04A">
        <w:rPr>
          <w:sz w:val="24"/>
          <w:szCs w:val="24"/>
          <w:lang w:val="en-US"/>
        </w:rPr>
        <w:t>S scrubber (not shown), and a volume counter, and was finally collected as a composite sample for subsequent analysis.</w:t>
      </w:r>
      <w:r>
        <w:rPr>
          <w:sz w:val="24"/>
          <w:szCs w:val="24"/>
          <w:lang w:val="en-US"/>
        </w:rPr>
        <w:t xml:space="preserve"> Excess liquid exited the system through a passive waste overflow open to the atmosphere.</w:t>
      </w:r>
    </w:p>
    <w:p w14:paraId="636268F7" w14:textId="77777777" w:rsidR="005C011C" w:rsidRDefault="005C011C"/>
    <w:p w14:paraId="657F30E7" w14:textId="77777777" w:rsidR="00B27956" w:rsidRDefault="00B27956" w:rsidP="00B27956">
      <w:pPr>
        <w:spacing w:after="0" w:line="360" w:lineRule="auto"/>
        <w:jc w:val="both"/>
        <w:rPr>
          <w:sz w:val="24"/>
          <w:szCs w:val="24"/>
        </w:rPr>
      </w:pPr>
      <w:r>
        <w:rPr>
          <w:noProof/>
        </w:rPr>
        <w:lastRenderedPageBreak/>
        <w:drawing>
          <wp:inline distT="0" distB="0" distL="0" distR="0" wp14:anchorId="720AC4DB" wp14:editId="222F0071">
            <wp:extent cx="5943600" cy="5652135"/>
            <wp:effectExtent l="0" t="0" r="0" b="5715"/>
            <wp:docPr id="96940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5921" name=""/>
                    <pic:cNvPicPr/>
                  </pic:nvPicPr>
                  <pic:blipFill>
                    <a:blip r:embed="rId5"/>
                    <a:stretch>
                      <a:fillRect/>
                    </a:stretch>
                  </pic:blipFill>
                  <pic:spPr>
                    <a:xfrm>
                      <a:off x="0" y="0"/>
                      <a:ext cx="5943600" cy="5652135"/>
                    </a:xfrm>
                    <a:prstGeom prst="rect">
                      <a:avLst/>
                    </a:prstGeom>
                  </pic:spPr>
                </pic:pic>
              </a:graphicData>
            </a:graphic>
          </wp:inline>
        </w:drawing>
      </w:r>
    </w:p>
    <w:p w14:paraId="5B840042" w14:textId="77777777" w:rsidR="00B27956" w:rsidRDefault="00B27956" w:rsidP="00B27956">
      <w:pPr>
        <w:spacing w:after="0" w:line="360" w:lineRule="auto"/>
        <w:jc w:val="both"/>
        <w:rPr>
          <w:sz w:val="24"/>
          <w:szCs w:val="24"/>
          <w:lang w:val="en-US"/>
        </w:rPr>
      </w:pPr>
      <w:r w:rsidRPr="0F28D7EB">
        <w:rPr>
          <w:b/>
          <w:bCs/>
          <w:sz w:val="24"/>
          <w:szCs w:val="24"/>
          <w:lang w:val="en-US"/>
        </w:rPr>
        <w:t>Fig</w:t>
      </w:r>
      <w:r>
        <w:rPr>
          <w:b/>
          <w:bCs/>
          <w:sz w:val="24"/>
          <w:szCs w:val="24"/>
          <w:lang w:val="en-US"/>
        </w:rPr>
        <w:t xml:space="preserve">. </w:t>
      </w:r>
      <w:r w:rsidRPr="0F28D7EB">
        <w:rPr>
          <w:b/>
          <w:bCs/>
          <w:sz w:val="24"/>
          <w:szCs w:val="24"/>
          <w:lang w:val="en-US"/>
        </w:rPr>
        <w:t>2</w:t>
      </w:r>
      <w:r>
        <w:rPr>
          <w:b/>
          <w:bCs/>
          <w:sz w:val="24"/>
          <w:szCs w:val="24"/>
          <w:lang w:val="en-US"/>
        </w:rPr>
        <w:t xml:space="preserve">. </w:t>
      </w:r>
      <w:r w:rsidRPr="0F28D7EB">
        <w:rPr>
          <w:sz w:val="24"/>
          <w:szCs w:val="24"/>
          <w:lang w:val="en-US"/>
        </w:rPr>
        <w:t>Membrane biofilm reactor (MBfR) performance after a 150-day iteration</w:t>
      </w:r>
      <w:r>
        <w:rPr>
          <w:sz w:val="24"/>
          <w:szCs w:val="24"/>
          <w:lang w:val="en-US"/>
        </w:rPr>
        <w:t xml:space="preserve"> and test</w:t>
      </w:r>
      <w:r w:rsidRPr="0F28D7EB">
        <w:rPr>
          <w:sz w:val="24"/>
          <w:szCs w:val="24"/>
          <w:lang w:val="en-US"/>
        </w:rPr>
        <w:t xml:space="preserve"> period</w:t>
      </w:r>
      <w:r>
        <w:rPr>
          <w:sz w:val="24"/>
          <w:szCs w:val="24"/>
          <w:lang w:val="en-US"/>
        </w:rPr>
        <w:t xml:space="preserve">. </w:t>
      </w:r>
      <w:r w:rsidRPr="0F28D7EB">
        <w:rPr>
          <w:sz w:val="24"/>
          <w:szCs w:val="24"/>
          <w:lang w:val="en-US"/>
        </w:rPr>
        <w:t>Panel</w:t>
      </w:r>
      <w:r>
        <w:rPr>
          <w:sz w:val="24"/>
          <w:szCs w:val="24"/>
          <w:lang w:val="en-US"/>
        </w:rPr>
        <w:t> </w:t>
      </w:r>
      <w:r w:rsidRPr="0F28D7EB">
        <w:rPr>
          <w:sz w:val="24"/>
          <w:szCs w:val="24"/>
          <w:lang w:val="en-US"/>
        </w:rPr>
        <w:t>a) shows product gas quality</w:t>
      </w:r>
      <w:r>
        <w:rPr>
          <w:sz w:val="24"/>
          <w:szCs w:val="24"/>
          <w:lang w:val="en-US"/>
        </w:rPr>
        <w:t xml:space="preserve"> on the primary axis and the specific </w:t>
      </w:r>
      <w:r w:rsidRPr="445CD04A">
        <w:rPr>
          <w:sz w:val="24"/>
          <w:szCs w:val="24"/>
          <w:lang w:val="en-US"/>
        </w:rPr>
        <w:t>CH</w:t>
      </w:r>
      <w:r w:rsidRPr="445CD04A">
        <w:rPr>
          <w:sz w:val="24"/>
          <w:szCs w:val="24"/>
          <w:vertAlign w:val="subscript"/>
          <w:lang w:val="en-US"/>
        </w:rPr>
        <w:t>4</w:t>
      </w:r>
      <w:r w:rsidRPr="0F28D7EB">
        <w:rPr>
          <w:sz w:val="24"/>
          <w:szCs w:val="24"/>
          <w:lang w:val="en-US"/>
        </w:rPr>
        <w:t xml:space="preserve"> production rate</w:t>
      </w:r>
      <w:r>
        <w:rPr>
          <w:sz w:val="24"/>
          <w:szCs w:val="24"/>
          <w:lang w:val="en-US"/>
        </w:rPr>
        <w:t xml:space="preserve"> </w:t>
      </w:r>
      <w:r w:rsidRPr="0F28D7EB">
        <w:rPr>
          <w:sz w:val="24"/>
          <w:szCs w:val="24"/>
          <w:lang w:val="en-US"/>
        </w:rPr>
        <w:t>normalized to reactor vessel volume (175</w:t>
      </w:r>
      <w:r>
        <w:rPr>
          <w:sz w:val="24"/>
          <w:szCs w:val="24"/>
          <w:lang w:val="en-US"/>
        </w:rPr>
        <w:t> m</w:t>
      </w:r>
      <w:r w:rsidRPr="0F28D7EB">
        <w:rPr>
          <w:sz w:val="24"/>
          <w:szCs w:val="24"/>
          <w:lang w:val="en-US"/>
        </w:rPr>
        <w:t>L</w:t>
      </w:r>
      <w:r>
        <w:rPr>
          <w:sz w:val="24"/>
          <w:szCs w:val="24"/>
          <w:lang w:val="en-US"/>
        </w:rPr>
        <w:t xml:space="preserve">) on the secondary axis. </w:t>
      </w:r>
      <w:r w:rsidRPr="0F28D7EB">
        <w:rPr>
          <w:sz w:val="24"/>
          <w:szCs w:val="24"/>
          <w:lang w:val="en-US"/>
        </w:rPr>
        <w:t>Product gas quality is reported in terms of</w:t>
      </w:r>
      <w:r>
        <w:rPr>
          <w:sz w:val="24"/>
          <w:szCs w:val="24"/>
          <w:lang w:val="en-US"/>
        </w:rPr>
        <w:t xml:space="preserve"> gas fractions of </w:t>
      </w:r>
      <w:r w:rsidRPr="0F28D7EB">
        <w:rPr>
          <w:sz w:val="24"/>
          <w:szCs w:val="24"/>
          <w:lang w:val="en-US"/>
        </w:rPr>
        <w:t>H</w:t>
      </w:r>
      <w:r w:rsidRPr="0F28D7EB">
        <w:rPr>
          <w:sz w:val="24"/>
          <w:szCs w:val="24"/>
          <w:vertAlign w:val="subscript"/>
          <w:lang w:val="en-US"/>
        </w:rPr>
        <w:t>2</w:t>
      </w:r>
      <w:r w:rsidRPr="0F28D7EB">
        <w:rPr>
          <w:sz w:val="24"/>
          <w:szCs w:val="24"/>
          <w:lang w:val="en-US"/>
        </w:rPr>
        <w:t>, CO</w:t>
      </w:r>
      <w:r w:rsidRPr="0F28D7EB">
        <w:rPr>
          <w:sz w:val="24"/>
          <w:szCs w:val="24"/>
          <w:vertAlign w:val="subscript"/>
          <w:lang w:val="en-US"/>
        </w:rPr>
        <w:t>2</w:t>
      </w:r>
      <w:r w:rsidRPr="0F28D7EB">
        <w:rPr>
          <w:sz w:val="24"/>
          <w:szCs w:val="24"/>
          <w:lang w:val="en-US"/>
        </w:rPr>
        <w:t>, and CH</w:t>
      </w:r>
      <w:r w:rsidRPr="0F28D7EB">
        <w:rPr>
          <w:sz w:val="24"/>
          <w:szCs w:val="24"/>
          <w:vertAlign w:val="subscript"/>
          <w:lang w:val="en-US"/>
        </w:rPr>
        <w:t>4</w:t>
      </w:r>
      <w:r>
        <w:rPr>
          <w:sz w:val="24"/>
          <w:szCs w:val="24"/>
          <w:lang w:val="en-US"/>
        </w:rPr>
        <w:t xml:space="preserve">. </w:t>
      </w:r>
      <w:r w:rsidRPr="0F28D7EB">
        <w:rPr>
          <w:sz w:val="24"/>
          <w:szCs w:val="24"/>
          <w:lang w:val="en-US"/>
        </w:rPr>
        <w:t xml:space="preserve">Panel b) </w:t>
      </w:r>
      <w:r>
        <w:rPr>
          <w:sz w:val="24"/>
          <w:szCs w:val="24"/>
          <w:lang w:val="en-US"/>
        </w:rPr>
        <w:t xml:space="preserve">shows the substrate </w:t>
      </w:r>
      <w:commentRangeStart w:id="0"/>
      <w:r>
        <w:rPr>
          <w:sz w:val="24"/>
          <w:szCs w:val="24"/>
          <w:lang w:val="en-US"/>
        </w:rPr>
        <w:t xml:space="preserve">loading rates </w:t>
      </w:r>
      <w:commentRangeEnd w:id="0"/>
      <w:r w:rsidR="001E2F04">
        <w:rPr>
          <w:rStyle w:val="CommentReference"/>
          <w:sz w:val="24"/>
          <w:szCs w:val="24"/>
          <w:lang w:val="en-US"/>
        </w:rPr>
        <w:commentReference w:id="0"/>
      </w:r>
      <w:r>
        <w:rPr>
          <w:sz w:val="24"/>
          <w:szCs w:val="24"/>
          <w:lang w:val="en-US"/>
        </w:rPr>
        <w:t>for H</w:t>
      </w:r>
      <w:r w:rsidRPr="009C6876">
        <w:rPr>
          <w:sz w:val="24"/>
          <w:szCs w:val="24"/>
          <w:vertAlign w:val="subscript"/>
          <w:lang w:val="en-US"/>
        </w:rPr>
        <w:t>2</w:t>
      </w:r>
      <w:r>
        <w:rPr>
          <w:sz w:val="24"/>
          <w:szCs w:val="24"/>
          <w:lang w:val="en-US"/>
        </w:rPr>
        <w:t xml:space="preserve"> and CO</w:t>
      </w:r>
      <w:r w:rsidRPr="009C6876">
        <w:rPr>
          <w:sz w:val="24"/>
          <w:szCs w:val="24"/>
          <w:vertAlign w:val="subscript"/>
          <w:lang w:val="en-US"/>
        </w:rPr>
        <w:t>2</w:t>
      </w:r>
      <w:r>
        <w:rPr>
          <w:sz w:val="24"/>
          <w:szCs w:val="24"/>
          <w:lang w:val="en-US"/>
        </w:rPr>
        <w:t xml:space="preserve"> and the specific CH</w:t>
      </w:r>
      <w:r w:rsidRPr="009C6876">
        <w:rPr>
          <w:sz w:val="24"/>
          <w:szCs w:val="24"/>
          <w:vertAlign w:val="subscript"/>
          <w:lang w:val="en-US"/>
        </w:rPr>
        <w:t>4</w:t>
      </w:r>
      <w:r>
        <w:rPr>
          <w:sz w:val="24"/>
          <w:szCs w:val="24"/>
          <w:lang w:val="en-US"/>
        </w:rPr>
        <w:t xml:space="preserve"> production rate normalized to membrane surface area (0.145 m</w:t>
      </w:r>
      <w:r w:rsidRPr="009C6876">
        <w:rPr>
          <w:sz w:val="24"/>
          <w:szCs w:val="24"/>
          <w:vertAlign w:val="superscript"/>
          <w:lang w:val="en-US"/>
        </w:rPr>
        <w:t>2</w:t>
      </w:r>
      <w:r>
        <w:rPr>
          <w:sz w:val="24"/>
          <w:szCs w:val="24"/>
          <w:lang w:val="en-US"/>
        </w:rPr>
        <w:t xml:space="preserve">) on the primary axis, with the substrate molar feed ratio on the secondary axis. The Operational phases are labeled at the top of the figure and indicated by solid black vertical lines. All gas calculations are normalized to </w:t>
      </w:r>
      <w:r w:rsidRPr="0F28D7EB">
        <w:rPr>
          <w:sz w:val="24"/>
          <w:szCs w:val="24"/>
          <w:lang w:val="en-US"/>
        </w:rPr>
        <w:t>standard temperature (</w:t>
      </w:r>
      <w:r>
        <w:rPr>
          <w:sz w:val="24"/>
          <w:szCs w:val="24"/>
          <w:lang w:val="en-US"/>
        </w:rPr>
        <w:t>273.15 K</w:t>
      </w:r>
      <w:r w:rsidRPr="0F28D7EB">
        <w:rPr>
          <w:sz w:val="24"/>
          <w:szCs w:val="24"/>
          <w:lang w:val="en-US"/>
        </w:rPr>
        <w:t>) and pressure (1 atm)</w:t>
      </w:r>
      <w:r>
        <w:rPr>
          <w:sz w:val="24"/>
          <w:szCs w:val="24"/>
          <w:lang w:val="en-US"/>
        </w:rPr>
        <w:t xml:space="preserve">. </w:t>
      </w:r>
    </w:p>
    <w:p w14:paraId="286B99BB" w14:textId="0B7CC805" w:rsidR="00B27956" w:rsidRDefault="00B27956" w:rsidP="00B27956">
      <w:pPr>
        <w:spacing w:after="0" w:line="360" w:lineRule="auto"/>
        <w:jc w:val="both"/>
        <w:rPr>
          <w:sz w:val="24"/>
          <w:szCs w:val="24"/>
          <w:lang w:val="en-US"/>
        </w:rPr>
      </w:pPr>
      <w:r>
        <w:rPr>
          <w:noProof/>
        </w:rPr>
        <w:lastRenderedPageBreak/>
        <w:drawing>
          <wp:inline distT="0" distB="0" distL="0" distR="0" wp14:anchorId="42F56411" wp14:editId="5B0CB571">
            <wp:extent cx="5943600" cy="3505835"/>
            <wp:effectExtent l="0" t="0" r="0" b="0"/>
            <wp:docPr id="54255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0451" name=""/>
                    <pic:cNvPicPr/>
                  </pic:nvPicPr>
                  <pic:blipFill>
                    <a:blip r:embed="rId10"/>
                    <a:stretch>
                      <a:fillRect/>
                    </a:stretch>
                  </pic:blipFill>
                  <pic:spPr>
                    <a:xfrm>
                      <a:off x="0" y="0"/>
                      <a:ext cx="5943600" cy="3505835"/>
                    </a:xfrm>
                    <a:prstGeom prst="rect">
                      <a:avLst/>
                    </a:prstGeom>
                  </pic:spPr>
                </pic:pic>
              </a:graphicData>
            </a:graphic>
          </wp:inline>
        </w:drawing>
      </w:r>
      <w:r w:rsidRPr="548A1B49">
        <w:rPr>
          <w:b/>
          <w:bCs/>
          <w:sz w:val="24"/>
          <w:szCs w:val="24"/>
          <w:lang w:val="en-US"/>
        </w:rPr>
        <w:t>Fig</w:t>
      </w:r>
      <w:r>
        <w:rPr>
          <w:b/>
          <w:bCs/>
          <w:sz w:val="24"/>
          <w:szCs w:val="24"/>
          <w:lang w:val="en-US"/>
        </w:rPr>
        <w:t xml:space="preserve">. </w:t>
      </w:r>
      <w:commentRangeStart w:id="1"/>
      <w:r w:rsidRPr="548A1B49">
        <w:rPr>
          <w:b/>
          <w:bCs/>
          <w:sz w:val="24"/>
          <w:szCs w:val="24"/>
          <w:lang w:val="en-US"/>
        </w:rPr>
        <w:t>3</w:t>
      </w:r>
      <w:r>
        <w:rPr>
          <w:b/>
          <w:bCs/>
          <w:sz w:val="24"/>
          <w:szCs w:val="24"/>
          <w:lang w:val="en-US"/>
        </w:rPr>
        <w:t xml:space="preserve">. </w:t>
      </w:r>
      <w:commentRangeEnd w:id="1"/>
      <w:r w:rsidR="001E2F04" w:rsidRPr="548A1B49">
        <w:rPr>
          <w:rStyle w:val="CommentReference"/>
          <w:sz w:val="24"/>
          <w:szCs w:val="24"/>
          <w:lang w:val="en-US"/>
        </w:rPr>
        <w:commentReference w:id="1"/>
      </w:r>
      <w:r w:rsidRPr="548A1B49">
        <w:rPr>
          <w:sz w:val="24"/>
          <w:szCs w:val="24"/>
          <w:lang w:val="en-US"/>
        </w:rPr>
        <w:t>Comparison of maximum observed specific CH</w:t>
      </w:r>
      <w:r w:rsidRPr="548A1B49">
        <w:rPr>
          <w:sz w:val="24"/>
          <w:szCs w:val="24"/>
          <w:vertAlign w:val="subscript"/>
          <w:lang w:val="en-US"/>
        </w:rPr>
        <w:t>4</w:t>
      </w:r>
      <w:r w:rsidRPr="548A1B49">
        <w:rPr>
          <w:sz w:val="24"/>
          <w:szCs w:val="24"/>
          <w:lang w:val="en-US"/>
        </w:rPr>
        <w:t xml:space="preserve"> production rates for ex-situ biomethanation systems</w:t>
      </w:r>
      <w:r>
        <w:rPr>
          <w:sz w:val="24"/>
          <w:szCs w:val="24"/>
          <w:lang w:val="en-US"/>
        </w:rPr>
        <w:t xml:space="preserve">. </w:t>
      </w:r>
      <w:r w:rsidRPr="548A1B49">
        <w:rPr>
          <w:sz w:val="24"/>
          <w:szCs w:val="24"/>
          <w:lang w:val="en-US"/>
        </w:rPr>
        <w:t>Panel a) illustrates various reactor configurations, with CH</w:t>
      </w:r>
      <w:r w:rsidRPr="548A1B49">
        <w:rPr>
          <w:sz w:val="24"/>
          <w:szCs w:val="24"/>
          <w:vertAlign w:val="subscript"/>
          <w:lang w:val="en-US"/>
        </w:rPr>
        <w:t>4</w:t>
      </w:r>
      <w:r w:rsidRPr="548A1B49">
        <w:rPr>
          <w:sz w:val="24"/>
          <w:szCs w:val="24"/>
          <w:lang w:val="en-US"/>
        </w:rPr>
        <w:t xml:space="preserve"> production rates normalized to </w:t>
      </w:r>
      <w:r>
        <w:rPr>
          <w:sz w:val="24"/>
          <w:szCs w:val="24"/>
          <w:lang w:val="en-US"/>
        </w:rPr>
        <w:t>reactor volume</w:t>
      </w:r>
      <w:r w:rsidRPr="548A1B49">
        <w:rPr>
          <w:sz w:val="24"/>
          <w:szCs w:val="24"/>
          <w:lang w:val="en-US"/>
        </w:rPr>
        <w:t>, which represents the main reactor vessel and excludes peripheral equipment</w:t>
      </w:r>
      <w:r>
        <w:rPr>
          <w:sz w:val="24"/>
          <w:szCs w:val="24"/>
          <w:lang w:val="en-US"/>
        </w:rPr>
        <w:t xml:space="preserve">. </w:t>
      </w:r>
      <w:r w:rsidRPr="548A1B49">
        <w:rPr>
          <w:sz w:val="24"/>
          <w:szCs w:val="24"/>
          <w:lang w:val="en-US"/>
        </w:rPr>
        <w:t xml:space="preserve">Reactors are further divided according to whether they operated under </w:t>
      </w:r>
      <w:commentRangeStart w:id="2"/>
      <w:r w:rsidRPr="548A1B49">
        <w:rPr>
          <w:sz w:val="24"/>
          <w:szCs w:val="24"/>
          <w:lang w:val="en-US"/>
        </w:rPr>
        <w:t xml:space="preserve">mesophilic </w:t>
      </w:r>
      <w:r w:rsidR="0048307C">
        <w:rPr>
          <w:sz w:val="24"/>
          <w:szCs w:val="24"/>
          <w:lang w:val="en-US"/>
        </w:rPr>
        <w:t>(37˚</w:t>
      </w:r>
      <w:r w:rsidR="000F354C">
        <w:rPr>
          <w:sz w:val="24"/>
          <w:szCs w:val="24"/>
          <w:lang w:val="en-US"/>
        </w:rPr>
        <w:t xml:space="preserve"> </w:t>
      </w:r>
      <w:r w:rsidR="0048307C">
        <w:rPr>
          <w:sz w:val="24"/>
          <w:szCs w:val="24"/>
          <w:lang w:val="en-US"/>
        </w:rPr>
        <w:t xml:space="preserve">C) </w:t>
      </w:r>
      <w:r w:rsidRPr="548A1B49">
        <w:rPr>
          <w:sz w:val="24"/>
          <w:szCs w:val="24"/>
          <w:lang w:val="en-US"/>
        </w:rPr>
        <w:t>or thermophilic</w:t>
      </w:r>
      <w:r w:rsidR="0048307C">
        <w:rPr>
          <w:sz w:val="24"/>
          <w:szCs w:val="24"/>
          <w:lang w:val="en-US"/>
        </w:rPr>
        <w:t xml:space="preserve"> (53-56˚</w:t>
      </w:r>
      <w:r w:rsidR="000F354C">
        <w:rPr>
          <w:sz w:val="24"/>
          <w:szCs w:val="24"/>
          <w:lang w:val="en-US"/>
        </w:rPr>
        <w:t xml:space="preserve"> </w:t>
      </w:r>
      <w:r w:rsidR="0048307C">
        <w:rPr>
          <w:sz w:val="24"/>
          <w:szCs w:val="24"/>
          <w:lang w:val="en-US"/>
        </w:rPr>
        <w:t>C)</w:t>
      </w:r>
      <w:r w:rsidRPr="548A1B49">
        <w:rPr>
          <w:sz w:val="24"/>
          <w:szCs w:val="24"/>
          <w:lang w:val="en-US"/>
        </w:rPr>
        <w:t xml:space="preserve"> conditions</w:t>
      </w:r>
      <w:commentRangeEnd w:id="2"/>
      <w:r w:rsidR="001E2F04">
        <w:rPr>
          <w:rStyle w:val="CommentReference"/>
          <w:sz w:val="24"/>
          <w:szCs w:val="24"/>
          <w:lang w:val="en-US"/>
        </w:rPr>
        <w:commentReference w:id="2"/>
      </w:r>
      <w:r>
        <w:rPr>
          <w:sz w:val="24"/>
          <w:szCs w:val="24"/>
          <w:lang w:val="en-US"/>
        </w:rPr>
        <w:t xml:space="preserve">. </w:t>
      </w:r>
      <w:r w:rsidRPr="548A1B49">
        <w:rPr>
          <w:sz w:val="24"/>
          <w:szCs w:val="24"/>
          <w:lang w:val="en-US"/>
        </w:rPr>
        <w:t>Panels b)</w:t>
      </w:r>
      <w:r>
        <w:rPr>
          <w:sz w:val="24"/>
          <w:szCs w:val="24"/>
          <w:lang w:val="en-US"/>
        </w:rPr>
        <w:t xml:space="preserve"> and</w:t>
      </w:r>
      <w:r w:rsidRPr="548A1B49">
        <w:rPr>
          <w:sz w:val="24"/>
          <w:szCs w:val="24"/>
          <w:lang w:val="en-US"/>
        </w:rPr>
        <w:t xml:space="preserve"> c)</w:t>
      </w:r>
      <w:r>
        <w:rPr>
          <w:sz w:val="24"/>
          <w:szCs w:val="24"/>
          <w:lang w:val="en-US"/>
        </w:rPr>
        <w:t xml:space="preserve"> describe only the compared membrane-based systems. Panel b) </w:t>
      </w:r>
      <w:r w:rsidRPr="548A1B49">
        <w:rPr>
          <w:sz w:val="24"/>
          <w:szCs w:val="24"/>
          <w:lang w:val="en-US"/>
        </w:rPr>
        <w:t>shows production rates normalized to membrane surface area</w:t>
      </w:r>
      <w:r>
        <w:rPr>
          <w:sz w:val="24"/>
          <w:szCs w:val="24"/>
          <w:lang w:val="en-US"/>
        </w:rPr>
        <w:t xml:space="preserve">. </w:t>
      </w:r>
      <w:r w:rsidRPr="548A1B49">
        <w:rPr>
          <w:sz w:val="24"/>
          <w:szCs w:val="24"/>
          <w:lang w:val="en-US"/>
        </w:rPr>
        <w:t xml:space="preserve">Panel </w:t>
      </w:r>
      <w:r>
        <w:rPr>
          <w:sz w:val="24"/>
          <w:szCs w:val="24"/>
          <w:lang w:val="en-US"/>
        </w:rPr>
        <w:t>c</w:t>
      </w:r>
      <w:r w:rsidRPr="002452B4">
        <w:rPr>
          <w:sz w:val="24"/>
          <w:szCs w:val="24"/>
          <w:lang w:val="en-US"/>
        </w:rPr>
        <w:t xml:space="preserve">) shows the surface to volume </w:t>
      </w:r>
      <w:r>
        <w:rPr>
          <w:sz w:val="24"/>
          <w:szCs w:val="24"/>
          <w:lang w:val="en-US"/>
        </w:rPr>
        <w:t xml:space="preserve">ratio (SVR), normalized to reactor volume. </w:t>
      </w:r>
      <w:r w:rsidRPr="548A1B49">
        <w:rPr>
          <w:sz w:val="24"/>
          <w:szCs w:val="24"/>
          <w:lang w:val="en-US"/>
        </w:rPr>
        <w:t>All production rate</w:t>
      </w:r>
      <w:r>
        <w:rPr>
          <w:sz w:val="24"/>
          <w:szCs w:val="24"/>
          <w:lang w:val="en-US"/>
        </w:rPr>
        <w:t xml:space="preserve"> and SVR</w:t>
      </w:r>
      <w:r w:rsidRPr="548A1B49">
        <w:rPr>
          <w:sz w:val="24"/>
          <w:szCs w:val="24"/>
          <w:lang w:val="en-US"/>
        </w:rPr>
        <w:t xml:space="preserve"> values from literature were recalculated based on reported reactor features</w:t>
      </w:r>
      <w:r>
        <w:rPr>
          <w:sz w:val="24"/>
          <w:szCs w:val="24"/>
          <w:lang w:val="en-US"/>
        </w:rPr>
        <w:t xml:space="preserve"> to provide a comparative basis. Additionally, volumetric production rates were </w:t>
      </w:r>
      <w:r w:rsidRPr="548A1B49">
        <w:rPr>
          <w:sz w:val="24"/>
          <w:szCs w:val="24"/>
          <w:lang w:val="en-US"/>
        </w:rPr>
        <w:t xml:space="preserve">adjusted via the </w:t>
      </w:r>
      <w:r>
        <w:rPr>
          <w:sz w:val="24"/>
          <w:szCs w:val="24"/>
          <w:lang w:val="en-US"/>
        </w:rPr>
        <w:t>i</w:t>
      </w:r>
      <w:r w:rsidRPr="548A1B49">
        <w:rPr>
          <w:sz w:val="24"/>
          <w:szCs w:val="24"/>
          <w:lang w:val="en-US"/>
        </w:rPr>
        <w:t xml:space="preserve">deal </w:t>
      </w:r>
      <w:r>
        <w:rPr>
          <w:sz w:val="24"/>
          <w:szCs w:val="24"/>
          <w:lang w:val="en-US"/>
        </w:rPr>
        <w:t>g</w:t>
      </w:r>
      <w:r w:rsidRPr="548A1B49">
        <w:rPr>
          <w:sz w:val="24"/>
          <w:szCs w:val="24"/>
          <w:lang w:val="en-US"/>
        </w:rPr>
        <w:t xml:space="preserve">as </w:t>
      </w:r>
      <w:r>
        <w:rPr>
          <w:sz w:val="24"/>
          <w:szCs w:val="24"/>
          <w:lang w:val="en-US"/>
        </w:rPr>
        <w:t>l</w:t>
      </w:r>
      <w:r w:rsidRPr="548A1B49">
        <w:rPr>
          <w:sz w:val="24"/>
          <w:szCs w:val="24"/>
          <w:lang w:val="en-US"/>
        </w:rPr>
        <w:t>aw to standard temperature and pressure (</w:t>
      </w:r>
      <w:r>
        <w:rPr>
          <w:sz w:val="24"/>
          <w:szCs w:val="24"/>
          <w:lang w:val="en-US"/>
        </w:rPr>
        <w:t xml:space="preserve">STP, </w:t>
      </w:r>
      <w:r w:rsidRPr="548A1B49">
        <w:rPr>
          <w:sz w:val="24"/>
          <w:szCs w:val="24"/>
          <w:lang w:val="en-US"/>
        </w:rPr>
        <w:t>0°C</w:t>
      </w:r>
      <w:r>
        <w:rPr>
          <w:sz w:val="24"/>
          <w:szCs w:val="24"/>
          <w:lang w:val="en-US"/>
        </w:rPr>
        <w:t xml:space="preserve"> and </w:t>
      </w:r>
      <w:r w:rsidRPr="548A1B49">
        <w:rPr>
          <w:sz w:val="24"/>
          <w:szCs w:val="24"/>
          <w:lang w:val="en-US"/>
        </w:rPr>
        <w:t>1 atm) for comparison</w:t>
      </w:r>
      <w:r>
        <w:rPr>
          <w:sz w:val="24"/>
          <w:szCs w:val="24"/>
          <w:lang w:val="en-US"/>
        </w:rPr>
        <w:t xml:space="preserve">. </w:t>
      </w:r>
      <w:r w:rsidRPr="548A1B49">
        <w:rPr>
          <w:sz w:val="24"/>
          <w:szCs w:val="24"/>
          <w:lang w:val="en-US"/>
        </w:rPr>
        <w:t>If authors did not specify whether they corrected gas volumetric flow rates to STP, it was assumed that the reported values were at their reactor operating temperature</w:t>
      </w:r>
      <w:r>
        <w:rPr>
          <w:sz w:val="24"/>
          <w:szCs w:val="24"/>
          <w:lang w:val="en-US"/>
        </w:rPr>
        <w:t xml:space="preserve">. </w:t>
      </w:r>
      <w:r w:rsidRPr="548A1B49">
        <w:rPr>
          <w:sz w:val="24"/>
          <w:szCs w:val="24"/>
          <w:lang w:val="en-US"/>
        </w:rPr>
        <w:t xml:space="preserve">Acronyms denote reactor types as follows: membrane biofilm reactor (MBfR), plug flow reactor (PFR), trickle bed reactor (TBR), fixed bed reactor (FBR), </w:t>
      </w:r>
      <w:r>
        <w:rPr>
          <w:sz w:val="24"/>
          <w:szCs w:val="24"/>
          <w:lang w:val="en-US"/>
        </w:rPr>
        <w:t xml:space="preserve">hollow fiber </w:t>
      </w:r>
      <w:r w:rsidRPr="548A1B49">
        <w:rPr>
          <w:sz w:val="24"/>
          <w:szCs w:val="24"/>
          <w:lang w:val="en-US"/>
        </w:rPr>
        <w:t>reactor (</w:t>
      </w:r>
      <w:r>
        <w:rPr>
          <w:sz w:val="24"/>
          <w:szCs w:val="24"/>
          <w:lang w:val="en-US"/>
        </w:rPr>
        <w:t>HF</w:t>
      </w:r>
      <w:r w:rsidRPr="548A1B49">
        <w:rPr>
          <w:sz w:val="24"/>
          <w:szCs w:val="24"/>
          <w:lang w:val="en-US"/>
        </w:rPr>
        <w:t>R).</w:t>
      </w:r>
    </w:p>
    <w:p w14:paraId="4D736ADA" w14:textId="010A1724" w:rsidR="00C9229B" w:rsidRDefault="00B27956" w:rsidP="00B27956">
      <w:pPr>
        <w:spacing w:after="0" w:line="360" w:lineRule="auto"/>
        <w:jc w:val="both"/>
        <w:rPr>
          <w:ins w:id="3" w:author="George Wells" w:date="2026-04-07T11:09:00Z" w16du:dateUtc="2026-04-07T16:09:00Z"/>
          <w:sz w:val="24"/>
          <w:szCs w:val="24"/>
          <w:lang w:val="en-US"/>
        </w:rPr>
      </w:pPr>
      <w:r>
        <w:rPr>
          <w:noProof/>
        </w:rPr>
        <w:lastRenderedPageBreak/>
        <w:drawing>
          <wp:inline distT="0" distB="0" distL="0" distR="0" wp14:anchorId="5FD6FAF8" wp14:editId="5566EAC3">
            <wp:extent cx="5943600" cy="7107555"/>
            <wp:effectExtent l="0" t="0" r="0" b="0"/>
            <wp:docPr id="151880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06326" name=""/>
                    <pic:cNvPicPr/>
                  </pic:nvPicPr>
                  <pic:blipFill>
                    <a:blip r:embed="rId11"/>
                    <a:stretch>
                      <a:fillRect/>
                    </a:stretch>
                  </pic:blipFill>
                  <pic:spPr>
                    <a:xfrm>
                      <a:off x="0" y="0"/>
                      <a:ext cx="5943600" cy="7107555"/>
                    </a:xfrm>
                    <a:prstGeom prst="rect">
                      <a:avLst/>
                    </a:prstGeom>
                  </pic:spPr>
                </pic:pic>
              </a:graphicData>
            </a:graphic>
          </wp:inline>
        </w:drawing>
      </w:r>
      <w:r w:rsidRPr="7B874FF8">
        <w:rPr>
          <w:b/>
          <w:bCs/>
          <w:sz w:val="24"/>
          <w:szCs w:val="24"/>
          <w:lang w:val="en-US"/>
        </w:rPr>
        <w:t>Fig</w:t>
      </w:r>
      <w:r>
        <w:rPr>
          <w:b/>
          <w:bCs/>
          <w:sz w:val="24"/>
          <w:szCs w:val="24"/>
          <w:lang w:val="en-US"/>
        </w:rPr>
        <w:t xml:space="preserve">. </w:t>
      </w:r>
      <w:commentRangeStart w:id="4"/>
      <w:commentRangeStart w:id="5"/>
      <w:r>
        <w:rPr>
          <w:b/>
          <w:bCs/>
          <w:sz w:val="24"/>
          <w:szCs w:val="24"/>
          <w:lang w:val="en-US"/>
        </w:rPr>
        <w:t>4</w:t>
      </w:r>
      <w:commentRangeEnd w:id="4"/>
      <w:r w:rsidR="00470E41">
        <w:rPr>
          <w:rStyle w:val="CommentReference"/>
          <w:b/>
          <w:bCs/>
          <w:sz w:val="24"/>
          <w:szCs w:val="24"/>
          <w:lang w:val="en-US"/>
        </w:rPr>
        <w:commentReference w:id="4"/>
      </w:r>
      <w:commentRangeEnd w:id="5"/>
      <w:r w:rsidR="00470E41">
        <w:rPr>
          <w:rStyle w:val="CommentReference"/>
          <w:b/>
          <w:bCs/>
          <w:sz w:val="24"/>
          <w:szCs w:val="24"/>
          <w:lang w:val="en-US"/>
        </w:rPr>
        <w:commentReference w:id="5"/>
      </w:r>
      <w:r>
        <w:rPr>
          <w:b/>
          <w:bCs/>
          <w:sz w:val="24"/>
          <w:szCs w:val="24"/>
          <w:lang w:val="en-US"/>
        </w:rPr>
        <w:t xml:space="preserve">. </w:t>
      </w:r>
      <w:r w:rsidRPr="7B874FF8">
        <w:rPr>
          <w:sz w:val="24"/>
          <w:szCs w:val="24"/>
          <w:lang w:val="en-US"/>
        </w:rPr>
        <w:t xml:space="preserve"> </w:t>
      </w:r>
      <w:r w:rsidR="001E2F04">
        <w:rPr>
          <w:sz w:val="24"/>
          <w:szCs w:val="24"/>
          <w:lang w:val="en-US"/>
        </w:rPr>
        <w:t>Shannon diversity and r</w:t>
      </w:r>
      <w:r w:rsidRPr="7B874FF8">
        <w:rPr>
          <w:sz w:val="24"/>
          <w:szCs w:val="24"/>
          <w:lang w:val="en-US"/>
        </w:rPr>
        <w:t xml:space="preserve">elative abundances of </w:t>
      </w:r>
      <w:r w:rsidR="001E2F04">
        <w:rPr>
          <w:sz w:val="24"/>
          <w:szCs w:val="24"/>
          <w:lang w:val="en-US"/>
        </w:rPr>
        <w:t xml:space="preserve">predominant 16S rRNA gene </w:t>
      </w:r>
      <w:r>
        <w:rPr>
          <w:sz w:val="24"/>
          <w:szCs w:val="24"/>
          <w:lang w:val="en-US"/>
        </w:rPr>
        <w:t>amplicon sequence variants</w:t>
      </w:r>
      <w:r w:rsidRPr="7B874FF8">
        <w:rPr>
          <w:sz w:val="24"/>
          <w:szCs w:val="24"/>
          <w:lang w:val="en-US"/>
        </w:rPr>
        <w:t xml:space="preserve"> </w:t>
      </w:r>
      <w:r>
        <w:rPr>
          <w:sz w:val="24"/>
          <w:szCs w:val="24"/>
          <w:lang w:val="en-US"/>
        </w:rPr>
        <w:t>(</w:t>
      </w:r>
      <w:r w:rsidRPr="7B874FF8">
        <w:rPr>
          <w:sz w:val="24"/>
          <w:szCs w:val="24"/>
          <w:lang w:val="en-US"/>
        </w:rPr>
        <w:t>ASVs</w:t>
      </w:r>
      <w:r>
        <w:rPr>
          <w:sz w:val="24"/>
          <w:szCs w:val="24"/>
          <w:lang w:val="en-US"/>
        </w:rPr>
        <w:t>)</w:t>
      </w:r>
      <w:r w:rsidR="001E2F04">
        <w:rPr>
          <w:sz w:val="24"/>
          <w:szCs w:val="24"/>
          <w:lang w:val="en-US"/>
        </w:rPr>
        <w:t xml:space="preserve"> over the course of the biomethanation MBfR operation. Only ASVs identified as being among the </w:t>
      </w:r>
      <w:r w:rsidRPr="7B874FF8">
        <w:rPr>
          <w:sz w:val="24"/>
          <w:szCs w:val="24"/>
          <w:lang w:val="en-US"/>
        </w:rPr>
        <w:t>10 most abundant taxa in at least one sample</w:t>
      </w:r>
      <w:r w:rsidR="001E2F04">
        <w:rPr>
          <w:sz w:val="24"/>
          <w:szCs w:val="24"/>
          <w:lang w:val="en-US"/>
        </w:rPr>
        <w:t xml:space="preserve"> are shown</w:t>
      </w:r>
      <w:r>
        <w:rPr>
          <w:sz w:val="24"/>
          <w:szCs w:val="24"/>
          <w:lang w:val="en-US"/>
        </w:rPr>
        <w:t xml:space="preserve">. </w:t>
      </w:r>
      <w:r w:rsidRPr="7B874FF8">
        <w:rPr>
          <w:sz w:val="24"/>
          <w:szCs w:val="24"/>
          <w:lang w:val="en-US"/>
        </w:rPr>
        <w:t>The rows are ASVs where the name is the genus</w:t>
      </w:r>
      <w:r w:rsidR="001E2F04">
        <w:rPr>
          <w:sz w:val="24"/>
          <w:szCs w:val="24"/>
          <w:lang w:val="en-US"/>
        </w:rPr>
        <w:t xml:space="preserve"> affiliation. Where a high confidence </w:t>
      </w:r>
      <w:r w:rsidRPr="7B874FF8">
        <w:rPr>
          <w:sz w:val="24"/>
          <w:szCs w:val="24"/>
          <w:lang w:val="en-US"/>
        </w:rPr>
        <w:t xml:space="preserve">genus </w:t>
      </w:r>
      <w:r w:rsidR="001E2F04">
        <w:rPr>
          <w:sz w:val="24"/>
          <w:szCs w:val="24"/>
          <w:lang w:val="en-US"/>
        </w:rPr>
        <w:t xml:space="preserve">affiliation was </w:t>
      </w:r>
      <w:r w:rsidR="001E2F04">
        <w:rPr>
          <w:sz w:val="24"/>
          <w:szCs w:val="24"/>
          <w:lang w:val="en-US"/>
        </w:rPr>
        <w:lastRenderedPageBreak/>
        <w:t>not identified</w:t>
      </w:r>
      <w:r w:rsidRPr="7B874FF8">
        <w:rPr>
          <w:sz w:val="24"/>
          <w:szCs w:val="24"/>
          <w:lang w:val="en-US"/>
        </w:rPr>
        <w:t xml:space="preserve">, MIDAS v5.3-classification of the </w:t>
      </w:r>
      <w:r w:rsidR="001E2F04">
        <w:rPr>
          <w:sz w:val="24"/>
          <w:szCs w:val="24"/>
          <w:lang w:val="en-US"/>
        </w:rPr>
        <w:t>ASV is shown</w:t>
      </w:r>
      <w:r w:rsidR="00470E41">
        <w:rPr>
          <w:sz w:val="24"/>
          <w:szCs w:val="24"/>
          <w:lang w:val="en-US"/>
        </w:rPr>
        <w:t xml:space="preserve">. The </w:t>
      </w:r>
      <w:r w:rsidRPr="7B874FF8">
        <w:rPr>
          <w:sz w:val="24"/>
          <w:szCs w:val="24"/>
          <w:lang w:val="en-US"/>
        </w:rPr>
        <w:t xml:space="preserve">number </w:t>
      </w:r>
      <w:r w:rsidR="00470E41">
        <w:rPr>
          <w:sz w:val="24"/>
          <w:szCs w:val="24"/>
          <w:lang w:val="en-US"/>
        </w:rPr>
        <w:t xml:space="preserve">after genus name is an </w:t>
      </w:r>
      <w:del w:id="6" w:author="Heather Nielsen" w:date="2026-04-13T16:45:00Z" w16du:dateUtc="2026-04-13T21:45:00Z">
        <w:r w:rsidRPr="7B874FF8" w:rsidDel="0048307C">
          <w:rPr>
            <w:sz w:val="24"/>
            <w:szCs w:val="24"/>
            <w:lang w:val="en-US"/>
          </w:rPr>
          <w:delText xml:space="preserve"> </w:delText>
        </w:r>
      </w:del>
      <w:r w:rsidRPr="7B874FF8">
        <w:rPr>
          <w:sz w:val="24"/>
          <w:szCs w:val="24"/>
          <w:lang w:val="en-US"/>
        </w:rPr>
        <w:t>iterative count of the name to preserve uniqueness among the ASV names</w:t>
      </w:r>
      <w:r>
        <w:rPr>
          <w:sz w:val="24"/>
          <w:szCs w:val="24"/>
          <w:lang w:val="en-US"/>
        </w:rPr>
        <w:t xml:space="preserve">. </w:t>
      </w:r>
      <w:r w:rsidRPr="7B874FF8">
        <w:rPr>
          <w:sz w:val="24"/>
          <w:szCs w:val="24"/>
          <w:lang w:val="en-US"/>
        </w:rPr>
        <w:t>The heatmaps are arranged with</w:t>
      </w:r>
      <w:r>
        <w:rPr>
          <w:sz w:val="24"/>
          <w:szCs w:val="24"/>
          <w:lang w:val="en-US"/>
        </w:rPr>
        <w:t xml:space="preserve"> white and dark</w:t>
      </w:r>
      <w:r w:rsidRPr="7B874FF8">
        <w:rPr>
          <w:sz w:val="24"/>
          <w:szCs w:val="24"/>
          <w:lang w:val="en-US"/>
        </w:rPr>
        <w:t xml:space="preserve"> blue</w:t>
      </w:r>
      <w:r>
        <w:rPr>
          <w:sz w:val="24"/>
          <w:szCs w:val="24"/>
          <w:lang w:val="en-US"/>
        </w:rPr>
        <w:t xml:space="preserve"> representing</w:t>
      </w:r>
      <w:r w:rsidRPr="7B874FF8">
        <w:rPr>
          <w:sz w:val="24"/>
          <w:szCs w:val="24"/>
          <w:lang w:val="en-US"/>
        </w:rPr>
        <w:t xml:space="preserve"> </w:t>
      </w:r>
      <w:r>
        <w:rPr>
          <w:sz w:val="24"/>
          <w:szCs w:val="24"/>
          <w:lang w:val="en-US"/>
        </w:rPr>
        <w:t xml:space="preserve">the lowest and </w:t>
      </w:r>
      <w:r w:rsidRPr="7B874FF8">
        <w:rPr>
          <w:sz w:val="24"/>
          <w:szCs w:val="24"/>
          <w:lang w:val="en-US"/>
        </w:rPr>
        <w:t xml:space="preserve">highest </w:t>
      </w:r>
      <w:r w:rsidR="001E2F04">
        <w:rPr>
          <w:sz w:val="24"/>
          <w:szCs w:val="24"/>
          <w:lang w:val="en-US"/>
        </w:rPr>
        <w:t xml:space="preserve">relative </w:t>
      </w:r>
      <w:r w:rsidRPr="7B874FF8">
        <w:rPr>
          <w:sz w:val="24"/>
          <w:szCs w:val="24"/>
          <w:lang w:val="en-US"/>
        </w:rPr>
        <w:t>abundance in the matrix, respectively</w:t>
      </w:r>
      <w:r>
        <w:rPr>
          <w:sz w:val="24"/>
          <w:szCs w:val="24"/>
          <w:lang w:val="en-US"/>
        </w:rPr>
        <w:t>. W</w:t>
      </w:r>
      <w:r w:rsidRPr="7B874FF8">
        <w:rPr>
          <w:sz w:val="24"/>
          <w:szCs w:val="24"/>
          <w:lang w:val="en-US"/>
        </w:rPr>
        <w:t>hite cells denote zero abundance</w:t>
      </w:r>
      <w:r>
        <w:rPr>
          <w:sz w:val="24"/>
          <w:szCs w:val="24"/>
          <w:lang w:val="en-US"/>
        </w:rPr>
        <w:t xml:space="preserve">. </w:t>
      </w:r>
      <w:r w:rsidRPr="7B874FF8">
        <w:rPr>
          <w:sz w:val="24"/>
          <w:szCs w:val="24"/>
          <w:lang w:val="en-US"/>
        </w:rPr>
        <w:t xml:space="preserve">The line plot on top of the heatmap is the </w:t>
      </w:r>
      <w:commentRangeStart w:id="7"/>
      <w:commentRangeStart w:id="8"/>
      <w:r w:rsidRPr="7B874FF8">
        <w:rPr>
          <w:sz w:val="24"/>
          <w:szCs w:val="24"/>
          <w:lang w:val="en-US"/>
        </w:rPr>
        <w:t>Shannon Diversity Index</w:t>
      </w:r>
      <w:commentRangeEnd w:id="7"/>
      <w:r>
        <w:rPr>
          <w:rStyle w:val="CommentReference"/>
          <w:sz w:val="24"/>
          <w:szCs w:val="24"/>
          <w:lang w:val="en-US"/>
        </w:rPr>
        <w:commentReference w:id="7"/>
      </w:r>
      <w:commentRangeEnd w:id="8"/>
      <w:r w:rsidR="00101D44">
        <w:rPr>
          <w:rStyle w:val="CommentReference"/>
          <w:sz w:val="24"/>
          <w:szCs w:val="24"/>
          <w:lang w:val="en-US"/>
        </w:rPr>
        <w:commentReference w:id="8"/>
      </w:r>
      <w:r>
        <w:rPr>
          <w:sz w:val="24"/>
          <w:szCs w:val="24"/>
          <w:lang w:val="en-US"/>
        </w:rPr>
        <w:t xml:space="preserve">. </w:t>
      </w:r>
    </w:p>
    <w:p w14:paraId="0BC70E87" w14:textId="77777777" w:rsidR="00C9229B" w:rsidRDefault="00C9229B">
      <w:pPr>
        <w:spacing w:line="278" w:lineRule="auto"/>
        <w:rPr>
          <w:ins w:id="9" w:author="George Wells" w:date="2026-04-07T11:09:00Z" w16du:dateUtc="2026-04-07T16:09:00Z"/>
          <w:sz w:val="24"/>
          <w:szCs w:val="24"/>
          <w:lang w:val="en-US"/>
        </w:rPr>
      </w:pPr>
      <w:ins w:id="10" w:author="George Wells" w:date="2026-04-07T11:09:00Z" w16du:dateUtc="2026-04-07T16:09:00Z">
        <w:r>
          <w:rPr>
            <w:sz w:val="24"/>
            <w:szCs w:val="24"/>
            <w:lang w:val="en-US"/>
          </w:rPr>
          <w:br w:type="page"/>
        </w:r>
      </w:ins>
    </w:p>
    <w:p w14:paraId="68AAF100" w14:textId="77777777" w:rsidR="00B27956" w:rsidRDefault="00B27956" w:rsidP="00B27956">
      <w:pPr>
        <w:spacing w:after="0" w:line="360" w:lineRule="auto"/>
        <w:jc w:val="both"/>
        <w:rPr>
          <w:sz w:val="24"/>
          <w:szCs w:val="24"/>
          <w:lang w:val="en-US"/>
        </w:rPr>
      </w:pPr>
    </w:p>
    <w:p w14:paraId="0F766E55" w14:textId="77777777" w:rsidR="00B27956" w:rsidRDefault="00B27956" w:rsidP="00B27956">
      <w:pPr>
        <w:spacing w:after="0" w:line="360" w:lineRule="auto"/>
        <w:jc w:val="both"/>
        <w:rPr>
          <w:sz w:val="24"/>
          <w:szCs w:val="24"/>
          <w:lang w:val="en-US"/>
        </w:rPr>
      </w:pPr>
    </w:p>
    <w:p w14:paraId="76496ED4" w14:textId="76BCC55D" w:rsidR="00B27956" w:rsidRPr="00427B5F" w:rsidRDefault="00CF3C66" w:rsidP="00B27956">
      <w:pPr>
        <w:spacing w:after="0" w:line="360" w:lineRule="auto"/>
        <w:jc w:val="both"/>
        <w:rPr>
          <w:sz w:val="24"/>
          <w:szCs w:val="24"/>
          <w:lang w:val="en-US"/>
        </w:rPr>
      </w:pPr>
      <w:r>
        <w:rPr>
          <w:noProof/>
          <w14:ligatures w14:val="standardContextual"/>
        </w:rPr>
        <w:drawing>
          <wp:inline distT="0" distB="0" distL="0" distR="0" wp14:anchorId="42EC7796" wp14:editId="07FFEF8B">
            <wp:extent cx="5943600" cy="4745990"/>
            <wp:effectExtent l="0" t="0" r="0" b="0"/>
            <wp:docPr id="186918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2299" name=""/>
                    <pic:cNvPicPr/>
                  </pic:nvPicPr>
                  <pic:blipFill>
                    <a:blip r:embed="rId12"/>
                    <a:stretch>
                      <a:fillRect/>
                    </a:stretch>
                  </pic:blipFill>
                  <pic:spPr>
                    <a:xfrm>
                      <a:off x="0" y="0"/>
                      <a:ext cx="5943600" cy="4745990"/>
                    </a:xfrm>
                    <a:prstGeom prst="rect">
                      <a:avLst/>
                    </a:prstGeom>
                  </pic:spPr>
                </pic:pic>
              </a:graphicData>
            </a:graphic>
          </wp:inline>
        </w:drawing>
      </w:r>
    </w:p>
    <w:p w14:paraId="7A2DA2DD" w14:textId="5FC13FC6" w:rsidR="00B27956" w:rsidRDefault="00B27956" w:rsidP="00B27956">
      <w:pPr>
        <w:spacing w:after="0" w:line="360" w:lineRule="auto"/>
        <w:jc w:val="both"/>
        <w:rPr>
          <w:sz w:val="24"/>
          <w:szCs w:val="24"/>
          <w:lang w:val="en-US"/>
        </w:rPr>
      </w:pPr>
      <w:r w:rsidRPr="7B874FF8">
        <w:rPr>
          <w:b/>
          <w:bCs/>
          <w:sz w:val="24"/>
          <w:szCs w:val="24"/>
          <w:lang w:val="en-US"/>
        </w:rPr>
        <w:t>Fig</w:t>
      </w:r>
      <w:r>
        <w:rPr>
          <w:b/>
          <w:bCs/>
          <w:sz w:val="24"/>
          <w:szCs w:val="24"/>
          <w:lang w:val="en-US"/>
        </w:rPr>
        <w:t>. 5.</w:t>
      </w:r>
      <w:r w:rsidRPr="7B874FF8">
        <w:rPr>
          <w:sz w:val="24"/>
          <w:szCs w:val="24"/>
          <w:lang w:val="en-US"/>
        </w:rPr>
        <w:t xml:space="preserve">  A cl</w:t>
      </w:r>
      <w:commentRangeStart w:id="11"/>
      <w:r w:rsidRPr="7B874FF8">
        <w:rPr>
          <w:sz w:val="24"/>
          <w:szCs w:val="24"/>
          <w:lang w:val="en-US"/>
        </w:rPr>
        <w:t xml:space="preserve">ustered </w:t>
      </w:r>
      <w:commentRangeEnd w:id="11"/>
      <w:r w:rsidR="00470E41" w:rsidRPr="7B874FF8">
        <w:rPr>
          <w:rStyle w:val="CommentReference"/>
          <w:sz w:val="24"/>
          <w:szCs w:val="24"/>
          <w:lang w:val="en-US"/>
        </w:rPr>
        <w:commentReference w:id="11"/>
      </w:r>
      <w:r w:rsidRPr="7B874FF8">
        <w:rPr>
          <w:sz w:val="24"/>
          <w:szCs w:val="24"/>
          <w:lang w:val="en-US"/>
        </w:rPr>
        <w:t xml:space="preserve">heatmap of a correlational matrix of the </w:t>
      </w:r>
      <w:r>
        <w:rPr>
          <w:sz w:val="24"/>
          <w:szCs w:val="24"/>
          <w:lang w:val="en-US"/>
        </w:rPr>
        <w:t>top 10 most abundant ASVs</w:t>
      </w:r>
      <w:r w:rsidRPr="7B874FF8">
        <w:rPr>
          <w:sz w:val="24"/>
          <w:szCs w:val="24"/>
          <w:lang w:val="en-US"/>
        </w:rPr>
        <w:t xml:space="preserve"> </w:t>
      </w:r>
      <w:r>
        <w:rPr>
          <w:sz w:val="24"/>
          <w:szCs w:val="24"/>
          <w:lang w:val="en-US"/>
        </w:rPr>
        <w:t>from the inoculum and</w:t>
      </w:r>
      <w:r w:rsidRPr="005C707C">
        <w:rPr>
          <w:sz w:val="24"/>
          <w:szCs w:val="24"/>
          <w:lang w:val="en-US"/>
        </w:rPr>
        <w:t xml:space="preserve"> samples</w:t>
      </w:r>
      <w:r>
        <w:rPr>
          <w:sz w:val="24"/>
          <w:szCs w:val="24"/>
          <w:lang w:val="en-US"/>
        </w:rPr>
        <w:t xml:space="preserve"> collected d</w:t>
      </w:r>
      <w:r w:rsidRPr="005C707C">
        <w:rPr>
          <w:sz w:val="24"/>
          <w:szCs w:val="24"/>
          <w:lang w:val="en-US"/>
        </w:rPr>
        <w:t>ays 149-300</w:t>
      </w:r>
      <w:r>
        <w:rPr>
          <w:sz w:val="24"/>
          <w:szCs w:val="24"/>
          <w:lang w:val="en-US"/>
        </w:rPr>
        <w:t xml:space="preserve">. </w:t>
      </w:r>
      <w:r w:rsidRPr="005C707C">
        <w:rPr>
          <w:sz w:val="24"/>
          <w:szCs w:val="24"/>
          <w:lang w:val="en-US"/>
        </w:rPr>
        <w:t>The</w:t>
      </w:r>
      <w:r w:rsidRPr="7B874FF8">
        <w:rPr>
          <w:sz w:val="24"/>
          <w:szCs w:val="24"/>
          <w:lang w:val="en-US"/>
        </w:rPr>
        <w:t xml:space="preserve"> </w:t>
      </w:r>
      <w:r>
        <w:rPr>
          <w:sz w:val="24"/>
          <w:szCs w:val="24"/>
          <w:lang w:val="en-US"/>
        </w:rPr>
        <w:t xml:space="preserve">three most abundant </w:t>
      </w:r>
      <w:r w:rsidRPr="7B874FF8">
        <w:rPr>
          <w:sz w:val="24"/>
          <w:szCs w:val="24"/>
          <w:lang w:val="en-US"/>
        </w:rPr>
        <w:t>methanogen</w:t>
      </w:r>
      <w:r>
        <w:rPr>
          <w:sz w:val="24"/>
          <w:szCs w:val="24"/>
          <w:lang w:val="en-US"/>
        </w:rPr>
        <w:t>ic</w:t>
      </w:r>
      <w:r w:rsidRPr="7B874FF8">
        <w:rPr>
          <w:sz w:val="24"/>
          <w:szCs w:val="24"/>
          <w:lang w:val="en-US"/>
        </w:rPr>
        <w:t xml:space="preserve"> taxa are </w:t>
      </w:r>
      <w:commentRangeStart w:id="12"/>
      <w:r>
        <w:rPr>
          <w:sz w:val="24"/>
          <w:szCs w:val="24"/>
          <w:lang w:val="en-US"/>
        </w:rPr>
        <w:t>bolded</w:t>
      </w:r>
      <w:commentRangeEnd w:id="12"/>
      <w:r w:rsidR="00E15DD0">
        <w:rPr>
          <w:rStyle w:val="CommentReference"/>
          <w:sz w:val="24"/>
          <w:szCs w:val="24"/>
          <w:lang w:val="en-US"/>
        </w:rPr>
        <w:commentReference w:id="12"/>
      </w:r>
      <w:r>
        <w:rPr>
          <w:sz w:val="24"/>
          <w:szCs w:val="24"/>
          <w:lang w:val="en-US"/>
        </w:rPr>
        <w:t xml:space="preserve"> and </w:t>
      </w:r>
      <w:r w:rsidRPr="7B874FF8">
        <w:rPr>
          <w:sz w:val="24"/>
          <w:szCs w:val="24"/>
          <w:lang w:val="en-US"/>
        </w:rPr>
        <w:t>boxed to facilitate identifying the flanking community members that are most associated</w:t>
      </w:r>
      <w:r>
        <w:rPr>
          <w:sz w:val="24"/>
          <w:szCs w:val="24"/>
          <w:lang w:val="en-US"/>
        </w:rPr>
        <w:t xml:space="preserve">. </w:t>
      </w:r>
      <w:r w:rsidRPr="7B874FF8">
        <w:rPr>
          <w:sz w:val="24"/>
          <w:szCs w:val="24"/>
          <w:lang w:val="en-US"/>
        </w:rPr>
        <w:t xml:space="preserve">The correlations of relative abundances between the respective row and column members are </w:t>
      </w:r>
      <w:r>
        <w:rPr>
          <w:sz w:val="24"/>
          <w:szCs w:val="24"/>
          <w:lang w:val="en-US"/>
        </w:rPr>
        <w:t>Spearman’s rank c</w:t>
      </w:r>
      <w:r w:rsidRPr="7B874FF8">
        <w:rPr>
          <w:sz w:val="24"/>
          <w:szCs w:val="24"/>
          <w:lang w:val="en-US"/>
        </w:rPr>
        <w:t>orrelation</w:t>
      </w:r>
      <w:r>
        <w:rPr>
          <w:sz w:val="24"/>
          <w:szCs w:val="24"/>
          <w:lang w:val="en-US"/>
        </w:rPr>
        <w:t xml:space="preserve"> coefficients</w:t>
      </w:r>
      <w:r w:rsidRPr="7B874FF8">
        <w:rPr>
          <w:sz w:val="24"/>
          <w:szCs w:val="24"/>
          <w:lang w:val="en-US"/>
        </w:rPr>
        <w:t xml:space="preserve">, where the diagonal is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 by definition</w:t>
      </w:r>
      <w:r>
        <w:rPr>
          <w:sz w:val="24"/>
          <w:szCs w:val="24"/>
          <w:lang w:val="en-US"/>
        </w:rPr>
        <w:t xml:space="preserve">. </w:t>
      </w:r>
      <w:r w:rsidRPr="7B874FF8">
        <w:rPr>
          <w:sz w:val="24"/>
          <w:szCs w:val="24"/>
          <w:lang w:val="en-US"/>
        </w:rPr>
        <w:t xml:space="preserve">The heatmap ranges from blue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1, white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0, and red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w:t>
      </w:r>
      <w:r>
        <w:rPr>
          <w:sz w:val="24"/>
          <w:szCs w:val="24"/>
          <w:lang w:val="en-US"/>
        </w:rPr>
        <w:t xml:space="preserve">. </w:t>
      </w:r>
      <w:commentRangeStart w:id="13"/>
      <w:r>
        <w:rPr>
          <w:sz w:val="24"/>
          <w:szCs w:val="24"/>
          <w:lang w:val="en-US"/>
        </w:rPr>
        <w:t>All associations presented here are statistically significant correlations (p &lt; 0.05).</w:t>
      </w:r>
      <w:commentRangeEnd w:id="13"/>
      <w:r w:rsidR="00C9229B">
        <w:rPr>
          <w:rStyle w:val="CommentReference"/>
          <w:sz w:val="24"/>
          <w:szCs w:val="24"/>
          <w:lang w:val="en-US"/>
        </w:rPr>
        <w:commentReference w:id="13"/>
      </w:r>
    </w:p>
    <w:p w14:paraId="0A92B620" w14:textId="77777777" w:rsidR="00B27956" w:rsidRPr="00BE70F3" w:rsidRDefault="00B27956" w:rsidP="00B27956">
      <w:pPr>
        <w:spacing w:after="0" w:line="360" w:lineRule="auto"/>
        <w:jc w:val="both"/>
        <w:rPr>
          <w:sz w:val="24"/>
          <w:szCs w:val="24"/>
          <w:lang w:val="en-US"/>
        </w:rPr>
      </w:pPr>
      <w:r w:rsidRPr="001648F6">
        <w:rPr>
          <w:noProof/>
          <w:sz w:val="24"/>
          <w:szCs w:val="24"/>
          <w:lang w:val="en-US"/>
        </w:rPr>
        <w:lastRenderedPageBreak/>
        <w:drawing>
          <wp:inline distT="0" distB="0" distL="0" distR="0" wp14:anchorId="14B22759" wp14:editId="39FB8BF4">
            <wp:extent cx="2668689" cy="5019040"/>
            <wp:effectExtent l="0" t="0" r="0" b="0"/>
            <wp:docPr id="943470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0114" cy="5059335"/>
                    </a:xfrm>
                    <a:prstGeom prst="rect">
                      <a:avLst/>
                    </a:prstGeom>
                    <a:noFill/>
                    <a:ln>
                      <a:noFill/>
                    </a:ln>
                  </pic:spPr>
                </pic:pic>
              </a:graphicData>
            </a:graphic>
          </wp:inline>
        </w:drawing>
      </w:r>
    </w:p>
    <w:p w14:paraId="3961B24E" w14:textId="77777777" w:rsidR="00B27956" w:rsidRDefault="00B27956" w:rsidP="00B27956">
      <w:pPr>
        <w:spacing w:after="0" w:line="360" w:lineRule="auto"/>
        <w:jc w:val="both"/>
        <w:rPr>
          <w:sz w:val="24"/>
          <w:szCs w:val="24"/>
          <w:lang w:val="en-US"/>
        </w:rPr>
      </w:pPr>
    </w:p>
    <w:p w14:paraId="29AB64C9" w14:textId="5CC6E1DE" w:rsidR="00B27956" w:rsidRDefault="00B27956" w:rsidP="00B27956">
      <w:pPr>
        <w:spacing w:after="0" w:line="360" w:lineRule="auto"/>
        <w:jc w:val="both"/>
        <w:rPr>
          <w:sz w:val="24"/>
          <w:szCs w:val="24"/>
          <w:lang w:val="en-US"/>
        </w:rPr>
      </w:pPr>
      <w:r w:rsidRPr="7B874FF8">
        <w:rPr>
          <w:b/>
          <w:bCs/>
          <w:sz w:val="24"/>
          <w:szCs w:val="24"/>
          <w:lang w:val="en-US"/>
        </w:rPr>
        <w:t>Fig</w:t>
      </w:r>
      <w:r>
        <w:rPr>
          <w:b/>
          <w:bCs/>
          <w:sz w:val="24"/>
          <w:szCs w:val="24"/>
          <w:lang w:val="en-US"/>
        </w:rPr>
        <w:t>. 6.</w:t>
      </w:r>
      <w:r w:rsidRPr="7B874FF8">
        <w:rPr>
          <w:sz w:val="24"/>
          <w:szCs w:val="24"/>
          <w:lang w:val="en-US"/>
        </w:rPr>
        <w:t xml:space="preserve">  A </w:t>
      </w:r>
      <w:commentRangeStart w:id="14"/>
      <w:r w:rsidRPr="7B874FF8">
        <w:rPr>
          <w:sz w:val="24"/>
          <w:szCs w:val="24"/>
          <w:lang w:val="en-US"/>
        </w:rPr>
        <w:t>clustered</w:t>
      </w:r>
      <w:commentRangeEnd w:id="14"/>
      <w:r w:rsidR="00C9229B" w:rsidRPr="7B874FF8">
        <w:rPr>
          <w:rStyle w:val="CommentReference"/>
          <w:sz w:val="24"/>
          <w:szCs w:val="24"/>
          <w:lang w:val="en-US"/>
        </w:rPr>
        <w:commentReference w:id="14"/>
      </w:r>
      <w:r w:rsidRPr="7B874FF8">
        <w:rPr>
          <w:sz w:val="24"/>
          <w:szCs w:val="24"/>
          <w:lang w:val="en-US"/>
        </w:rPr>
        <w:t xml:space="preserve"> heatmap of a correlational matrix of the </w:t>
      </w:r>
      <w:r>
        <w:rPr>
          <w:sz w:val="24"/>
          <w:szCs w:val="24"/>
          <w:lang w:val="en-US"/>
        </w:rPr>
        <w:t>top 10 most abundant ASVs</w:t>
      </w:r>
      <w:r w:rsidRPr="7B874FF8">
        <w:rPr>
          <w:sz w:val="24"/>
          <w:szCs w:val="24"/>
          <w:lang w:val="en-US"/>
        </w:rPr>
        <w:t xml:space="preserve"> </w:t>
      </w:r>
      <w:r>
        <w:rPr>
          <w:sz w:val="24"/>
          <w:szCs w:val="24"/>
          <w:lang w:val="en-US"/>
        </w:rPr>
        <w:t>from the inoculum and</w:t>
      </w:r>
      <w:r w:rsidRPr="005C707C">
        <w:rPr>
          <w:sz w:val="24"/>
          <w:szCs w:val="24"/>
          <w:lang w:val="en-US"/>
        </w:rPr>
        <w:t xml:space="preserve"> samples</w:t>
      </w:r>
      <w:r>
        <w:rPr>
          <w:sz w:val="24"/>
          <w:szCs w:val="24"/>
          <w:lang w:val="en-US"/>
        </w:rPr>
        <w:t xml:space="preserve"> collected d</w:t>
      </w:r>
      <w:r w:rsidRPr="005C707C">
        <w:rPr>
          <w:sz w:val="24"/>
          <w:szCs w:val="24"/>
          <w:lang w:val="en-US"/>
        </w:rPr>
        <w:t>ays 149-300</w:t>
      </w:r>
      <w:r>
        <w:rPr>
          <w:sz w:val="24"/>
          <w:szCs w:val="24"/>
          <w:lang w:val="en-US"/>
        </w:rPr>
        <w:t xml:space="preserve"> relative to </w:t>
      </w:r>
      <w:r w:rsidR="00FB698A">
        <w:rPr>
          <w:sz w:val="24"/>
          <w:szCs w:val="24"/>
          <w:lang w:val="en-US"/>
        </w:rPr>
        <w:t xml:space="preserve">1) </w:t>
      </w:r>
      <w:commentRangeStart w:id="15"/>
      <w:commentRangeStart w:id="16"/>
      <w:r w:rsidR="00FB698A">
        <w:rPr>
          <w:sz w:val="24"/>
          <w:szCs w:val="24"/>
          <w:lang w:val="en-US"/>
        </w:rPr>
        <w:t>the molar H</w:t>
      </w:r>
      <w:r w:rsidR="00FB698A" w:rsidRPr="00FB698A">
        <w:rPr>
          <w:sz w:val="24"/>
          <w:szCs w:val="24"/>
          <w:vertAlign w:val="subscript"/>
          <w:lang w:val="en-US"/>
        </w:rPr>
        <w:t>2</w:t>
      </w:r>
      <w:r w:rsidR="00FB698A">
        <w:rPr>
          <w:sz w:val="24"/>
          <w:szCs w:val="24"/>
          <w:lang w:val="en-US"/>
        </w:rPr>
        <w:t xml:space="preserve"> loading rate and 2) the molar rate of H</w:t>
      </w:r>
      <w:r w:rsidR="00FB698A" w:rsidRPr="00FB698A">
        <w:rPr>
          <w:sz w:val="24"/>
          <w:szCs w:val="24"/>
          <w:vertAlign w:val="subscript"/>
          <w:lang w:val="en-US"/>
        </w:rPr>
        <w:t>2</w:t>
      </w:r>
      <w:r w:rsidR="00FB698A">
        <w:rPr>
          <w:sz w:val="24"/>
          <w:szCs w:val="24"/>
          <w:lang w:val="en-US"/>
        </w:rPr>
        <w:t xml:space="preserve"> breakthrough in the product gas</w:t>
      </w:r>
      <w:r>
        <w:rPr>
          <w:sz w:val="24"/>
          <w:szCs w:val="24"/>
          <w:lang w:val="en-US"/>
        </w:rPr>
        <w:t xml:space="preserve">. </w:t>
      </w:r>
      <w:r w:rsidRPr="005C707C">
        <w:rPr>
          <w:sz w:val="24"/>
          <w:szCs w:val="24"/>
          <w:lang w:val="en-US"/>
        </w:rPr>
        <w:t>T</w:t>
      </w:r>
      <w:commentRangeEnd w:id="15"/>
      <w:r w:rsidR="00C9229B" w:rsidRPr="005C707C">
        <w:rPr>
          <w:rStyle w:val="CommentReference"/>
          <w:sz w:val="24"/>
          <w:szCs w:val="24"/>
          <w:lang w:val="en-US"/>
        </w:rPr>
        <w:commentReference w:id="15"/>
      </w:r>
      <w:commentRangeEnd w:id="16"/>
      <w:r w:rsidR="00C9229B" w:rsidRPr="005C707C">
        <w:rPr>
          <w:rStyle w:val="CommentReference"/>
          <w:sz w:val="24"/>
          <w:szCs w:val="24"/>
          <w:lang w:val="en-US"/>
        </w:rPr>
        <w:commentReference w:id="16"/>
      </w:r>
      <w:r w:rsidRPr="005C707C">
        <w:rPr>
          <w:sz w:val="24"/>
          <w:szCs w:val="24"/>
          <w:lang w:val="en-US"/>
        </w:rPr>
        <w:t>he</w:t>
      </w:r>
      <w:r w:rsidRPr="7B874FF8">
        <w:rPr>
          <w:sz w:val="24"/>
          <w:szCs w:val="24"/>
          <w:lang w:val="en-US"/>
        </w:rPr>
        <w:t xml:space="preserve"> methanogen</w:t>
      </w:r>
      <w:r>
        <w:rPr>
          <w:sz w:val="24"/>
          <w:szCs w:val="24"/>
          <w:lang w:val="en-US"/>
        </w:rPr>
        <w:t>ic</w:t>
      </w:r>
      <w:r w:rsidRPr="7B874FF8">
        <w:rPr>
          <w:sz w:val="24"/>
          <w:szCs w:val="24"/>
          <w:lang w:val="en-US"/>
        </w:rPr>
        <w:t xml:space="preserve"> taxa are </w:t>
      </w:r>
      <w:r>
        <w:rPr>
          <w:sz w:val="24"/>
          <w:szCs w:val="24"/>
          <w:lang w:val="en-US"/>
        </w:rPr>
        <w:t xml:space="preserve">bolded and </w:t>
      </w:r>
      <w:r w:rsidRPr="7B874FF8">
        <w:rPr>
          <w:sz w:val="24"/>
          <w:szCs w:val="24"/>
          <w:lang w:val="en-US"/>
        </w:rPr>
        <w:t>boxed</w:t>
      </w:r>
      <w:r>
        <w:rPr>
          <w:sz w:val="24"/>
          <w:szCs w:val="24"/>
          <w:lang w:val="en-US"/>
        </w:rPr>
        <w:t xml:space="preserve">. </w:t>
      </w:r>
      <w:r w:rsidRPr="7B874FF8">
        <w:rPr>
          <w:sz w:val="24"/>
          <w:szCs w:val="24"/>
          <w:lang w:val="en-US"/>
        </w:rPr>
        <w:t xml:space="preserve">The correlations of relative abundances between the respective row and column members are </w:t>
      </w:r>
      <w:r>
        <w:rPr>
          <w:sz w:val="24"/>
          <w:szCs w:val="24"/>
          <w:lang w:val="en-US"/>
        </w:rPr>
        <w:t>Spearman’s rank c</w:t>
      </w:r>
      <w:r w:rsidRPr="7B874FF8">
        <w:rPr>
          <w:sz w:val="24"/>
          <w:szCs w:val="24"/>
          <w:lang w:val="en-US"/>
        </w:rPr>
        <w:t>orrelation</w:t>
      </w:r>
      <w:r>
        <w:rPr>
          <w:sz w:val="24"/>
          <w:szCs w:val="24"/>
          <w:lang w:val="en-US"/>
        </w:rPr>
        <w:t xml:space="preserve"> coefficients</w:t>
      </w:r>
      <w:ins w:id="17" w:author="George Wells" w:date="2026-04-07T11:10:00Z" w16du:dateUtc="2026-04-07T16:10:00Z">
        <w:r w:rsidR="00C9229B">
          <w:rPr>
            <w:sz w:val="24"/>
            <w:szCs w:val="24"/>
            <w:lang w:val="en-US"/>
          </w:rPr>
          <w:t xml:space="preserve">. </w:t>
        </w:r>
      </w:ins>
      <w:del w:id="18" w:author="George Wells" w:date="2026-04-07T11:10:00Z" w16du:dateUtc="2026-04-07T16:10:00Z">
        <w:r w:rsidRPr="7B874FF8" w:rsidDel="00C9229B">
          <w:rPr>
            <w:sz w:val="24"/>
            <w:szCs w:val="24"/>
            <w:lang w:val="en-US"/>
          </w:rPr>
          <w:delText xml:space="preserve">, where the diagonal is </w:delText>
        </w:r>
        <w:r w:rsidDel="00C9229B">
          <w:rPr>
            <w:sz w:val="24"/>
            <w:szCs w:val="24"/>
            <w:lang w:val="en-US"/>
          </w:rPr>
          <w:delText>ρ </w:delText>
        </w:r>
        <w:r w:rsidRPr="7B874FF8" w:rsidDel="00C9229B">
          <w:rPr>
            <w:sz w:val="24"/>
            <w:szCs w:val="24"/>
            <w:lang w:val="en-US"/>
          </w:rPr>
          <w:delText>=</w:delText>
        </w:r>
        <w:r w:rsidDel="00C9229B">
          <w:rPr>
            <w:sz w:val="24"/>
            <w:szCs w:val="24"/>
            <w:lang w:val="en-US"/>
          </w:rPr>
          <w:delText> </w:delText>
        </w:r>
        <w:r w:rsidRPr="7B874FF8" w:rsidDel="00C9229B">
          <w:rPr>
            <w:sz w:val="24"/>
            <w:szCs w:val="24"/>
            <w:lang w:val="en-US"/>
          </w:rPr>
          <w:delText>1 by definition</w:delText>
        </w:r>
        <w:r w:rsidDel="00C9229B">
          <w:rPr>
            <w:sz w:val="24"/>
            <w:szCs w:val="24"/>
            <w:lang w:val="en-US"/>
          </w:rPr>
          <w:delText xml:space="preserve">. </w:delText>
        </w:r>
      </w:del>
      <w:r w:rsidRPr="7B874FF8">
        <w:rPr>
          <w:sz w:val="24"/>
          <w:szCs w:val="24"/>
          <w:lang w:val="en-US"/>
        </w:rPr>
        <w:t xml:space="preserve">The heatmap ranges from blue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1, white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0, and red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w:t>
      </w:r>
      <w:r>
        <w:rPr>
          <w:sz w:val="24"/>
          <w:szCs w:val="24"/>
          <w:lang w:val="en-US"/>
        </w:rPr>
        <w:t xml:space="preserve">. </w:t>
      </w:r>
      <w:commentRangeStart w:id="19"/>
      <w:r w:rsidR="00FB698A">
        <w:rPr>
          <w:sz w:val="24"/>
          <w:szCs w:val="24"/>
          <w:lang w:val="en-US"/>
        </w:rPr>
        <w:t xml:space="preserve">Green box outlines indicate </w:t>
      </w:r>
      <w:r>
        <w:rPr>
          <w:sz w:val="24"/>
          <w:szCs w:val="24"/>
          <w:lang w:val="en-US"/>
        </w:rPr>
        <w:t>statistically significant correlations (p &lt; 0.05).</w:t>
      </w:r>
      <w:commentRangeEnd w:id="19"/>
      <w:r w:rsidR="00C9229B">
        <w:rPr>
          <w:rStyle w:val="CommentReference"/>
          <w:sz w:val="24"/>
          <w:szCs w:val="24"/>
          <w:lang w:val="en-US"/>
        </w:rPr>
        <w:commentReference w:id="19"/>
      </w:r>
    </w:p>
    <w:p w14:paraId="3F749373" w14:textId="77777777" w:rsidR="00B27956" w:rsidRDefault="00B27956" w:rsidP="00B27956">
      <w:pPr>
        <w:spacing w:after="0" w:line="360" w:lineRule="auto"/>
        <w:jc w:val="both"/>
        <w:rPr>
          <w:sz w:val="24"/>
          <w:szCs w:val="24"/>
          <w:lang w:val="en-US"/>
        </w:rPr>
      </w:pPr>
    </w:p>
    <w:p w14:paraId="2E496158" w14:textId="77777777" w:rsidR="00B27956" w:rsidRDefault="00B27956" w:rsidP="00B27956">
      <w:pPr>
        <w:spacing w:after="0" w:line="360" w:lineRule="auto"/>
        <w:jc w:val="both"/>
        <w:rPr>
          <w:sz w:val="24"/>
          <w:szCs w:val="24"/>
          <w:lang w:val="en-US"/>
        </w:rPr>
      </w:pPr>
    </w:p>
    <w:p w14:paraId="3079CFAE" w14:textId="77777777" w:rsidR="00B27956" w:rsidRDefault="00B27956" w:rsidP="00B27956">
      <w:pPr>
        <w:spacing w:after="0" w:line="360" w:lineRule="auto"/>
        <w:jc w:val="both"/>
        <w:rPr>
          <w:sz w:val="24"/>
          <w:szCs w:val="24"/>
          <w:lang w:val="en-US"/>
        </w:rPr>
      </w:pPr>
    </w:p>
    <w:p w14:paraId="2C48B016" w14:textId="77777777" w:rsidR="00B27956" w:rsidRDefault="00B27956"/>
    <w:sectPr w:rsidR="00B279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rge Wells" w:date="2026-04-07T10:45:00Z" w:initials="GW">
    <w:p w14:paraId="58686ACB" w14:textId="77777777" w:rsidR="001E2F04" w:rsidRDefault="001E2F04" w:rsidP="001E2F04">
      <w:r>
        <w:rPr>
          <w:rStyle w:val="CommentReference"/>
        </w:rPr>
        <w:annotationRef/>
      </w:r>
      <w:r>
        <w:rPr>
          <w:sz w:val="20"/>
          <w:szCs w:val="20"/>
        </w:rPr>
        <w:t>Unites for loading/ production rate are off some how- there should be "days" in the denominator, and I think this is normalized to volume not surface area, so units should be m3 not m2?</w:t>
      </w:r>
    </w:p>
  </w:comment>
  <w:comment w:id="1" w:author="George Wells" w:date="2026-04-07T10:49:00Z" w:initials="GW">
    <w:p w14:paraId="4AFA80F9" w14:textId="77777777" w:rsidR="001E2F04" w:rsidRDefault="001E2F04" w:rsidP="001E2F04">
      <w:r>
        <w:rPr>
          <w:rStyle w:val="CommentReference"/>
        </w:rPr>
        <w:annotationRef/>
      </w:r>
      <w:r>
        <w:rPr>
          <w:sz w:val="20"/>
          <w:szCs w:val="20"/>
        </w:rPr>
        <w:t>Minor comments on units:</w:t>
      </w:r>
    </w:p>
    <w:p w14:paraId="54CB5AE1" w14:textId="77777777" w:rsidR="001E2F04" w:rsidRDefault="001E2F04" w:rsidP="001E2F04">
      <w:r>
        <w:rPr>
          <w:sz w:val="20"/>
          <w:szCs w:val="20"/>
        </w:rPr>
        <w:t>In panel be you use "NL" to indicate normalization to STP; you don't include that for m3 in panel A. This is a minor inconsistency, but may be worth correcting.</w:t>
      </w:r>
    </w:p>
  </w:comment>
  <w:comment w:id="2" w:author="George Wells" w:date="2026-04-07T10:47:00Z" w:initials="GW">
    <w:p w14:paraId="5765B607" w14:textId="77777777" w:rsidR="001E2F04" w:rsidRDefault="001E2F04" w:rsidP="001E2F04">
      <w:r>
        <w:rPr>
          <w:rStyle w:val="CommentReference"/>
        </w:rPr>
        <w:annotationRef/>
      </w:r>
      <w:r>
        <w:rPr>
          <w:sz w:val="20"/>
          <w:szCs w:val="20"/>
        </w:rPr>
        <w:t>consider adding temperature ranges in parentheses here</w:t>
      </w:r>
    </w:p>
  </w:comment>
  <w:comment w:id="4" w:author="George Wells" w:date="2026-04-07T11:01:00Z" w:initials="GW">
    <w:p w14:paraId="50E2E53B" w14:textId="77777777" w:rsidR="00470E41" w:rsidRDefault="00470E41" w:rsidP="00470E41">
      <w:r>
        <w:rPr>
          <w:rStyle w:val="CommentReference"/>
        </w:rPr>
        <w:annotationRef/>
      </w:r>
      <w:r>
        <w:rPr>
          <w:sz w:val="20"/>
          <w:szCs w:val="20"/>
        </w:rPr>
        <w:t>Add "%" to legend</w:t>
      </w:r>
    </w:p>
    <w:p w14:paraId="2B80E472" w14:textId="77777777" w:rsidR="00470E41" w:rsidRDefault="00470E41" w:rsidP="00470E41">
      <w:r>
        <w:rPr>
          <w:sz w:val="20"/>
          <w:szCs w:val="20"/>
        </w:rPr>
        <w:t>I'm still not a huge fan of the color scheme. There's a lot of white with no relative abundance numbers listed; this will strongly suggest to reviewers that these taxa were not observed in those time points, which I don't think is the case- they were just low relative abundance, right? I would suggest the following:</w:t>
      </w:r>
    </w:p>
    <w:p w14:paraId="0AC8C55B" w14:textId="77777777" w:rsidR="00470E41" w:rsidRDefault="00470E41" w:rsidP="00470E41">
      <w:r>
        <w:rPr>
          <w:sz w:val="20"/>
          <w:szCs w:val="20"/>
        </w:rPr>
        <w:t>1. Try changing low abundnace to black, possibly with a gradient to yellow and orange to indicate high relative abundance (instead of blue)</w:t>
      </w:r>
    </w:p>
    <w:p w14:paraId="5347E2AA" w14:textId="77777777" w:rsidR="00470E41" w:rsidRDefault="00470E41" w:rsidP="00470E41">
      <w:r>
        <w:rPr>
          <w:sz w:val="20"/>
          <w:szCs w:val="20"/>
        </w:rPr>
        <w:t>2. Either add even low relative abundance % to each cell, or indicate in caption that relative abundace % is only shown in cells if relative abundance is above some cutoff</w:t>
      </w:r>
    </w:p>
    <w:p w14:paraId="07CF6CDA" w14:textId="77777777" w:rsidR="00470E41" w:rsidRDefault="00470E41" w:rsidP="00470E41">
      <w:r>
        <w:rPr>
          <w:sz w:val="20"/>
          <w:szCs w:val="20"/>
        </w:rPr>
        <w:t>3. Add a black boundary around the heatmap (this will help with aesthetics)</w:t>
      </w:r>
    </w:p>
    <w:p w14:paraId="3B8F998C" w14:textId="77777777" w:rsidR="00470E41" w:rsidRDefault="00470E41" w:rsidP="00470E41">
      <w:r>
        <w:rPr>
          <w:sz w:val="20"/>
          <w:szCs w:val="20"/>
        </w:rPr>
        <w:t>Move  "Days after inoculation" down a bit from the x-axis. Increase that font size, and decrease font size for days and genus names just a bit.</w:t>
      </w:r>
    </w:p>
    <w:p w14:paraId="0F026C19" w14:textId="77777777" w:rsidR="00470E41" w:rsidRDefault="00470E41" w:rsidP="00470E41">
      <w:r>
        <w:rPr>
          <w:sz w:val="20"/>
          <w:szCs w:val="20"/>
        </w:rPr>
        <w:t>4. Consider adding a label or rectangles on the left of the heatmap to indicate domain bacteria or archaea  and phylum level affiliation. You'd need to make sure ASVs are ordered by phyla to make this work.</w:t>
      </w:r>
    </w:p>
    <w:p w14:paraId="06D78C0D" w14:textId="77777777" w:rsidR="00470E41" w:rsidRDefault="00470E41" w:rsidP="00470E41">
      <w:r>
        <w:rPr>
          <w:sz w:val="20"/>
          <w:szCs w:val="20"/>
        </w:rPr>
        <w:t>5. Font for methanogens is bolded, larger than other genera;  why is that?</w:t>
      </w:r>
    </w:p>
  </w:comment>
  <w:comment w:id="5" w:author="George Wells" w:date="2026-04-07T11:02:00Z" w:initials="GW">
    <w:p w14:paraId="422933B4" w14:textId="77777777" w:rsidR="00470E41" w:rsidRDefault="00470E41" w:rsidP="00470E41">
      <w:r>
        <w:rPr>
          <w:rStyle w:val="CommentReference"/>
        </w:rPr>
        <w:annotationRef/>
      </w:r>
      <w:r>
        <w:rPr>
          <w:sz w:val="20"/>
          <w:szCs w:val="20"/>
        </w:rPr>
        <w:t>I would put Shannon diversity index plot below the heatmap. Your key message can be conveyed I think by the heatmap, so try to keep the reader's focus on that. Font size in the shannon diversity plot should be consistent with the heatmap.</w:t>
      </w:r>
    </w:p>
  </w:comment>
  <w:comment w:id="7" w:author="Andrew Freiburger" w:date="2026-01-17T06:21:00Z" w:initials="">
    <w:p w14:paraId="68491F8B" w14:textId="77777777" w:rsidR="00B27956" w:rsidRDefault="00B2795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citation needed here for Shannon Diversity Index</w:t>
      </w:r>
    </w:p>
  </w:comment>
  <w:comment w:id="8" w:author="Raskin, Lutgarde" w:date="2026-04-11T21:00:00Z" w:initials="LR">
    <w:p w14:paraId="4AA0AFDA" w14:textId="77777777" w:rsidR="00101D44" w:rsidRDefault="00101D44" w:rsidP="00101D44">
      <w:pPr>
        <w:pStyle w:val="CommentText"/>
      </w:pPr>
      <w:r>
        <w:rPr>
          <w:rStyle w:val="CommentReference"/>
        </w:rPr>
        <w:annotationRef/>
      </w:r>
      <w:r>
        <w:t>Or provide citation in the methods section.</w:t>
      </w:r>
    </w:p>
  </w:comment>
  <w:comment w:id="11" w:author="George Wells" w:date="2026-04-07T11:04:00Z" w:initials="GW">
    <w:p w14:paraId="04EF0208" w14:textId="37D33624" w:rsidR="00470E41" w:rsidRDefault="00470E41" w:rsidP="00470E41">
      <w:r>
        <w:rPr>
          <w:rStyle w:val="CommentReference"/>
        </w:rPr>
        <w:annotationRef/>
      </w:r>
      <w:r>
        <w:rPr>
          <w:sz w:val="20"/>
          <w:szCs w:val="20"/>
        </w:rPr>
        <w:t>I don't see clustering.  If this is not important, remove this word.</w:t>
      </w:r>
    </w:p>
    <w:p w14:paraId="602D901F" w14:textId="77777777" w:rsidR="00470E41" w:rsidRDefault="00470E41" w:rsidP="00470E41"/>
    <w:p w14:paraId="4EFEDD56" w14:textId="77777777" w:rsidR="00470E41" w:rsidRDefault="00470E41" w:rsidP="00470E41">
      <w:r>
        <w:rPr>
          <w:sz w:val="20"/>
          <w:szCs w:val="20"/>
        </w:rPr>
        <w:t>Genus names should be italicized.</w:t>
      </w:r>
    </w:p>
    <w:p w14:paraId="227E118C" w14:textId="77777777" w:rsidR="00470E41" w:rsidRDefault="00470E41" w:rsidP="00470E41">
      <w:r>
        <w:rPr>
          <w:sz w:val="20"/>
          <w:szCs w:val="20"/>
        </w:rPr>
        <w:t>Y- and x-axis labels are small and difficult to pick out. I suggest increasing font size and bolding "ASVs"</w:t>
      </w:r>
    </w:p>
    <w:p w14:paraId="5973F183" w14:textId="77777777" w:rsidR="00470E41" w:rsidRDefault="00470E41" w:rsidP="00470E41"/>
    <w:p w14:paraId="41C21A31" w14:textId="77777777" w:rsidR="00470E41" w:rsidRDefault="00470E41" w:rsidP="00470E41">
      <w:r>
        <w:rPr>
          <w:sz w:val="20"/>
          <w:szCs w:val="20"/>
        </w:rPr>
        <w:t>Increase font size on the legend. There's plenty of space in the upper left quadrant of the figure, so best to make this as easy to read as possible</w:t>
      </w:r>
    </w:p>
  </w:comment>
  <w:comment w:id="12" w:author="Raskin, Lutgarde" w:date="2026-04-12T10:15:00Z" w:initials="LR">
    <w:p w14:paraId="3C0A29D0" w14:textId="77777777" w:rsidR="00E15DD0" w:rsidRDefault="00E15DD0" w:rsidP="00E15DD0">
      <w:pPr>
        <w:pStyle w:val="CommentText"/>
      </w:pPr>
      <w:r>
        <w:rPr>
          <w:rStyle w:val="CommentReference"/>
        </w:rPr>
        <w:annotationRef/>
      </w:r>
      <w:r>
        <w:t>Not in the y-axis</w:t>
      </w:r>
    </w:p>
  </w:comment>
  <w:comment w:id="13" w:author="George Wells" w:date="2026-04-07T11:07:00Z" w:initials="GW">
    <w:p w14:paraId="32DA567B" w14:textId="37B40EFA" w:rsidR="00C9229B" w:rsidRDefault="00C9229B" w:rsidP="00C9229B">
      <w:r>
        <w:rPr>
          <w:rStyle w:val="CommentReference"/>
        </w:rPr>
        <w:annotationRef/>
      </w:r>
      <w:r>
        <w:rPr>
          <w:sz w:val="20"/>
          <w:szCs w:val="20"/>
        </w:rPr>
        <w:t>I'm not sure I understand this; I see correlation coefficients of 0.02 and 0.16 in the heatmap. Are these really p&lt;0.05?</w:t>
      </w:r>
    </w:p>
    <w:p w14:paraId="7D3476DC" w14:textId="77777777" w:rsidR="00C9229B" w:rsidRDefault="00C9229B" w:rsidP="00C9229B"/>
    <w:p w14:paraId="5666E8A4" w14:textId="77777777" w:rsidR="00C9229B" w:rsidRDefault="00C9229B" w:rsidP="00C9229B">
      <w:r>
        <w:rPr>
          <w:sz w:val="20"/>
          <w:szCs w:val="20"/>
        </w:rPr>
        <w:t xml:space="preserve">There are a remarkably number of correlation coefficients equal to 1 or -1 in the heatmap; this is unusual. Could you check these?  A spearman correlation coefficient of 1 indicates a </w:t>
      </w:r>
      <w:r>
        <w:rPr>
          <w:i/>
          <w:iCs/>
          <w:sz w:val="20"/>
          <w:szCs w:val="20"/>
        </w:rPr>
        <w:t xml:space="preserve">perfect </w:t>
      </w:r>
      <w:r>
        <w:rPr>
          <w:sz w:val="20"/>
          <w:szCs w:val="20"/>
        </w:rPr>
        <w:t>correlation, which is highly unusual.</w:t>
      </w:r>
    </w:p>
  </w:comment>
  <w:comment w:id="14" w:author="George Wells" w:date="2026-04-07T11:10:00Z" w:initials="GW">
    <w:p w14:paraId="084B35E2" w14:textId="77777777" w:rsidR="00C9229B" w:rsidRDefault="00C9229B" w:rsidP="00C9229B">
      <w:r>
        <w:rPr>
          <w:rStyle w:val="CommentReference"/>
        </w:rPr>
        <w:annotationRef/>
      </w:r>
      <w:r>
        <w:rPr>
          <w:sz w:val="20"/>
          <w:szCs w:val="20"/>
        </w:rPr>
        <w:t xml:space="preserve">Check font size; it's too small in legend and x-axis. From an aesthetic pespective, I think font size of acorelation coefficient in  cells should be smaller than row labels.  </w:t>
      </w:r>
    </w:p>
  </w:comment>
  <w:comment w:id="15" w:author="George Wells" w:date="2026-04-07T11:11:00Z" w:initials="GW">
    <w:p w14:paraId="371E5A15" w14:textId="77777777" w:rsidR="00C9229B" w:rsidRDefault="00C9229B" w:rsidP="00C9229B">
      <w:r>
        <w:rPr>
          <w:rStyle w:val="CommentReference"/>
        </w:rPr>
        <w:annotationRef/>
      </w:r>
      <w:r>
        <w:rPr>
          <w:sz w:val="20"/>
          <w:szCs w:val="20"/>
        </w:rPr>
        <w:t>Add units to column labels</w:t>
      </w:r>
    </w:p>
  </w:comment>
  <w:comment w:id="16" w:author="George Wells" w:date="2026-04-07T11:12:00Z" w:initials="GW">
    <w:p w14:paraId="1414F1FA" w14:textId="77777777" w:rsidR="00C9229B" w:rsidRDefault="00C9229B" w:rsidP="00C9229B">
      <w:r>
        <w:rPr>
          <w:rStyle w:val="CommentReference"/>
        </w:rPr>
        <w:annotationRef/>
      </w:r>
      <w:r>
        <w:rPr>
          <w:sz w:val="20"/>
          <w:szCs w:val="20"/>
        </w:rPr>
        <w:t>Consider reordering rows by phylogeny: Methanogens first, then by phylum. Indicate phylum in vertical rectangles at left of plot, similar to my suggestion for Fig. 4</w:t>
      </w:r>
    </w:p>
  </w:comment>
  <w:comment w:id="19" w:author="George Wells" w:date="2026-04-07T11:11:00Z" w:initials="GW">
    <w:p w14:paraId="386FDB16" w14:textId="77777777" w:rsidR="00C9229B" w:rsidRDefault="00C9229B" w:rsidP="00C9229B">
      <w:r>
        <w:rPr>
          <w:rStyle w:val="CommentReference"/>
        </w:rPr>
        <w:annotationRef/>
      </w:r>
      <w:r>
        <w:rPr>
          <w:sz w:val="20"/>
          <w:szCs w:val="20"/>
        </w:rPr>
        <w:t>Difficuilt to read. I would suggestion:</w:t>
      </w:r>
    </w:p>
    <w:p w14:paraId="3634ACD1" w14:textId="77777777" w:rsidR="00C9229B" w:rsidRDefault="00C9229B" w:rsidP="00C9229B">
      <w:r>
        <w:rPr>
          <w:sz w:val="20"/>
          <w:szCs w:val="20"/>
        </w:rPr>
        <w:t>1. Add * after number for p&lt;0.05</w:t>
      </w:r>
    </w:p>
    <w:p w14:paraId="1DD68EE4" w14:textId="77777777" w:rsidR="00C9229B" w:rsidRDefault="00C9229B" w:rsidP="00C9229B">
      <w:r>
        <w:rPr>
          <w:sz w:val="20"/>
          <w:szCs w:val="20"/>
        </w:rPr>
        <w:t>2. Add ** after number for p&lt;0.01</w:t>
      </w:r>
    </w:p>
    <w:p w14:paraId="0F9B3D38" w14:textId="77777777" w:rsidR="00C9229B" w:rsidRDefault="00C9229B" w:rsidP="00C9229B">
      <w:r>
        <w:rPr>
          <w:sz w:val="20"/>
          <w:szCs w:val="20"/>
        </w:rPr>
        <w:t>3. Add *** after number for P&lt;0.001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86ACB" w15:done="0"/>
  <w15:commentEx w15:paraId="54CB5AE1" w15:done="0"/>
  <w15:commentEx w15:paraId="5765B607" w15:done="1"/>
  <w15:commentEx w15:paraId="06D78C0D" w15:done="0"/>
  <w15:commentEx w15:paraId="422933B4" w15:paraIdParent="06D78C0D" w15:done="0"/>
  <w15:commentEx w15:paraId="68491F8B" w15:done="0"/>
  <w15:commentEx w15:paraId="4AA0AFDA" w15:paraIdParent="68491F8B" w15:done="0"/>
  <w15:commentEx w15:paraId="41C21A31" w15:done="0"/>
  <w15:commentEx w15:paraId="3C0A29D0" w15:done="0"/>
  <w15:commentEx w15:paraId="5666E8A4" w15:done="0"/>
  <w15:commentEx w15:paraId="084B35E2" w15:done="0"/>
  <w15:commentEx w15:paraId="371E5A15" w15:done="0"/>
  <w15:commentEx w15:paraId="1414F1FA" w15:paraIdParent="371E5A15" w15:done="0"/>
  <w15:commentEx w15:paraId="0F9B3D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37CA7" w16cex:dateUtc="2026-04-07T15:45:00Z"/>
  <w16cex:commentExtensible w16cex:durableId="6857936D" w16cex:dateUtc="2026-04-07T15:49:00Z"/>
  <w16cex:commentExtensible w16cex:durableId="11D3EC9E" w16cex:dateUtc="2026-04-07T15:47:00Z"/>
  <w16cex:commentExtensible w16cex:durableId="1DC3F4D6" w16cex:dateUtc="2026-04-07T16:01:00Z"/>
  <w16cex:commentExtensible w16cex:durableId="3628D74B" w16cex:dateUtc="2026-04-07T16:02:00Z"/>
  <w16cex:commentExtensible w16cex:durableId="71F83351" w16cex:dateUtc="2026-04-12T01:00:00Z"/>
  <w16cex:commentExtensible w16cex:durableId="61B652A3" w16cex:dateUtc="2026-04-07T16:04:00Z"/>
  <w16cex:commentExtensible w16cex:durableId="3B9E69B7" w16cex:dateUtc="2026-04-12T14:15:00Z"/>
  <w16cex:commentExtensible w16cex:durableId="1B87D78C" w16cex:dateUtc="2026-04-07T16:07:00Z"/>
  <w16cex:commentExtensible w16cex:durableId="55D92236" w16cex:dateUtc="2026-04-07T16:10:00Z"/>
  <w16cex:commentExtensible w16cex:durableId="2B3701BF" w16cex:dateUtc="2026-04-07T16:11:00Z"/>
  <w16cex:commentExtensible w16cex:durableId="40919A7E" w16cex:dateUtc="2026-04-07T16:12:00Z"/>
  <w16cex:commentExtensible w16cex:durableId="26DAD935" w16cex:dateUtc="2026-04-07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86ACB" w16cid:durableId="6D937CA7"/>
  <w16cid:commentId w16cid:paraId="54CB5AE1" w16cid:durableId="6857936D"/>
  <w16cid:commentId w16cid:paraId="5765B607" w16cid:durableId="11D3EC9E"/>
  <w16cid:commentId w16cid:paraId="06D78C0D" w16cid:durableId="1DC3F4D6"/>
  <w16cid:commentId w16cid:paraId="422933B4" w16cid:durableId="3628D74B"/>
  <w16cid:commentId w16cid:paraId="68491F8B" w16cid:durableId="7F9B03A4"/>
  <w16cid:commentId w16cid:paraId="4AA0AFDA" w16cid:durableId="71F83351"/>
  <w16cid:commentId w16cid:paraId="41C21A31" w16cid:durableId="61B652A3"/>
  <w16cid:commentId w16cid:paraId="3C0A29D0" w16cid:durableId="3B9E69B7"/>
  <w16cid:commentId w16cid:paraId="5666E8A4" w16cid:durableId="1B87D78C"/>
  <w16cid:commentId w16cid:paraId="084B35E2" w16cid:durableId="55D92236"/>
  <w16cid:commentId w16cid:paraId="371E5A15" w16cid:durableId="2B3701BF"/>
  <w16cid:commentId w16cid:paraId="1414F1FA" w16cid:durableId="40919A7E"/>
  <w16cid:commentId w16cid:paraId="0F9B3D38" w16cid:durableId="26DAD9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e Wells">
    <w15:presenceInfo w15:providerId="AD" w15:userId="S::gfw255@ads.northwestern.edu::b2bd568d-efdc-4bae-ae4d-c3610dd3e7f2"/>
  </w15:person>
  <w15:person w15:author="Heather Nielsen">
    <w15:presenceInfo w15:providerId="AD" w15:userId="S-1-5-21-529634876-1353340958-2635679053-7118"/>
  </w15:person>
  <w15:person w15:author="Andrew Freiburger">
    <w15:presenceInfo w15:providerId="AD" w15:userId="S::hyw0849@ads.northwestern.edu::8ea98f6e-72c9-4c75-8fd0-2c7c4b500772"/>
  </w15:person>
  <w15:person w15:author="Raskin, Lutgarde">
    <w15:presenceInfo w15:providerId="AD" w15:userId="S::lutgarde.raskin@yale.edu::a2b88cdb-e91f-4f3d-8521-4854edb578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DC6"/>
    <w:rsid w:val="00011B18"/>
    <w:rsid w:val="000E5D73"/>
    <w:rsid w:val="000F354C"/>
    <w:rsid w:val="00101D44"/>
    <w:rsid w:val="00184D54"/>
    <w:rsid w:val="001E2F04"/>
    <w:rsid w:val="0022458F"/>
    <w:rsid w:val="002452B4"/>
    <w:rsid w:val="002B71B6"/>
    <w:rsid w:val="003422B2"/>
    <w:rsid w:val="0045101F"/>
    <w:rsid w:val="00470E41"/>
    <w:rsid w:val="0048307C"/>
    <w:rsid w:val="005934E8"/>
    <w:rsid w:val="005C011C"/>
    <w:rsid w:val="005F2D89"/>
    <w:rsid w:val="0084289A"/>
    <w:rsid w:val="00A8611B"/>
    <w:rsid w:val="00B27956"/>
    <w:rsid w:val="00B94AAA"/>
    <w:rsid w:val="00BF24CC"/>
    <w:rsid w:val="00C9229B"/>
    <w:rsid w:val="00CF3C66"/>
    <w:rsid w:val="00DF7DC6"/>
    <w:rsid w:val="00E15DD0"/>
    <w:rsid w:val="00F03184"/>
    <w:rsid w:val="00FB04A4"/>
    <w:rsid w:val="00FB6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97AD"/>
  <w15:chartTrackingRefBased/>
  <w15:docId w15:val="{2B0164D4-9074-41F0-A1E1-EC3AD44B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956"/>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DF7DC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F7DC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F7DC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F7DC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F7DC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F7DC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F7DC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F7DC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F7DC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DC6"/>
    <w:rPr>
      <w:rFonts w:eastAsiaTheme="majorEastAsia" w:cstheme="majorBidi"/>
      <w:color w:val="272727" w:themeColor="text1" w:themeTint="D8"/>
    </w:rPr>
  </w:style>
  <w:style w:type="paragraph" w:styleId="Title">
    <w:name w:val="Title"/>
    <w:basedOn w:val="Normal"/>
    <w:next w:val="Normal"/>
    <w:link w:val="TitleChar"/>
    <w:uiPriority w:val="10"/>
    <w:qFormat/>
    <w:rsid w:val="00DF7DC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F7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DC6"/>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F7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DC6"/>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F7DC6"/>
    <w:rPr>
      <w:i/>
      <w:iCs/>
      <w:color w:val="404040" w:themeColor="text1" w:themeTint="BF"/>
    </w:rPr>
  </w:style>
  <w:style w:type="paragraph" w:styleId="ListParagraph">
    <w:name w:val="List Paragraph"/>
    <w:basedOn w:val="Normal"/>
    <w:uiPriority w:val="34"/>
    <w:qFormat/>
    <w:rsid w:val="00DF7DC6"/>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F7DC6"/>
    <w:rPr>
      <w:i/>
      <w:iCs/>
      <w:color w:val="2F5496" w:themeColor="accent1" w:themeShade="BF"/>
    </w:rPr>
  </w:style>
  <w:style w:type="paragraph" w:styleId="IntenseQuote">
    <w:name w:val="Intense Quote"/>
    <w:basedOn w:val="Normal"/>
    <w:next w:val="Normal"/>
    <w:link w:val="IntenseQuoteChar"/>
    <w:uiPriority w:val="30"/>
    <w:qFormat/>
    <w:rsid w:val="00DF7DC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F7DC6"/>
    <w:rPr>
      <w:i/>
      <w:iCs/>
      <w:color w:val="2F5496" w:themeColor="accent1" w:themeShade="BF"/>
    </w:rPr>
  </w:style>
  <w:style w:type="character" w:styleId="IntenseReference">
    <w:name w:val="Intense Reference"/>
    <w:basedOn w:val="DefaultParagraphFont"/>
    <w:uiPriority w:val="32"/>
    <w:qFormat/>
    <w:rsid w:val="00DF7DC6"/>
    <w:rPr>
      <w:b/>
      <w:bCs/>
      <w:smallCaps/>
      <w:color w:val="2F5496" w:themeColor="accent1" w:themeShade="BF"/>
      <w:spacing w:val="5"/>
    </w:rPr>
  </w:style>
  <w:style w:type="character" w:styleId="CommentReference">
    <w:name w:val="annotation reference"/>
    <w:basedOn w:val="DefaultParagraphFont"/>
    <w:uiPriority w:val="99"/>
    <w:semiHidden/>
    <w:unhideWhenUsed/>
    <w:rsid w:val="00B27956"/>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eastAsia="Calibri" w:hAnsi="Calibri" w:cs="Calibri"/>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1E2F04"/>
    <w:rPr>
      <w:b/>
      <w:bCs/>
    </w:rPr>
  </w:style>
  <w:style w:type="character" w:customStyle="1" w:styleId="CommentSubjectChar">
    <w:name w:val="Comment Subject Char"/>
    <w:basedOn w:val="CommentTextChar"/>
    <w:link w:val="CommentSubject"/>
    <w:uiPriority w:val="99"/>
    <w:semiHidden/>
    <w:rsid w:val="001E2F04"/>
    <w:rPr>
      <w:rFonts w:ascii="Calibri" w:eastAsia="Calibri" w:hAnsi="Calibri" w:cs="Calibri"/>
      <w:b/>
      <w:bCs/>
      <w:kern w:val="0"/>
      <w:sz w:val="20"/>
      <w:szCs w:val="20"/>
      <w:lang w:val="en"/>
      <w14:ligatures w14:val="none"/>
    </w:rPr>
  </w:style>
  <w:style w:type="paragraph" w:styleId="Revision">
    <w:name w:val="Revision"/>
    <w:hidden/>
    <w:uiPriority w:val="99"/>
    <w:semiHidden/>
    <w:rsid w:val="001E2F04"/>
    <w:pPr>
      <w:spacing w:after="0" w:line="240" w:lineRule="auto"/>
    </w:pPr>
    <w:rPr>
      <w:rFonts w:ascii="Calibri" w:eastAsia="Calibri" w:hAnsi="Calibri" w:cs="Calibri"/>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6.png"/><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2.png"/><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image" Target="media/image1.png"/><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Nielsen</dc:creator>
  <cp:keywords/>
  <dc:description/>
  <cp:lastModifiedBy>Heather Nielsen</cp:lastModifiedBy>
  <cp:revision>6</cp:revision>
  <dcterms:created xsi:type="dcterms:W3CDTF">2026-04-13T21:50:00Z</dcterms:created>
  <dcterms:modified xsi:type="dcterms:W3CDTF">2026-04-15T20:33:00Z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6955db19-366f-4e88-96c1-9fe30084908e</vt:lpwstr>
  </property>
</Properties>
</file>