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8D775" w14:textId="53C4FCE1" w:rsidR="00F476F1" w:rsidRPr="0022274F" w:rsidRDefault="00034344" w:rsidP="00C878F1">
      <w:pPr>
        <w:spacing w:after="0" w:line="360" w:lineRule="auto"/>
        <w:jc w:val="both"/>
        <w:rPr>
          <w:b/>
          <w:bCs/>
          <w:sz w:val="32"/>
          <w:szCs w:val="32"/>
          <w:lang w:val="en-US"/>
        </w:rPr>
      </w:pPr>
      <w:r w:rsidRPr="0022274F">
        <w:rPr>
          <w:b/>
          <w:bCs/>
          <w:sz w:val="32"/>
          <w:szCs w:val="32"/>
          <w:lang w:val="en-US"/>
        </w:rPr>
        <w:t>Renewable natural gas production via ex-situ biomethanation in a novel hollow-fiber membrane bioreactor</w:t>
      </w:r>
    </w:p>
    <w:p w14:paraId="668203D2" w14:textId="17BAA63E" w:rsidR="7B874FF8" w:rsidRDefault="18369641" w:rsidP="00C878F1">
      <w:pPr>
        <w:spacing w:after="0" w:line="360" w:lineRule="auto"/>
        <w:jc w:val="both"/>
        <w:rPr>
          <w:color w:val="000000" w:themeColor="text1"/>
          <w:sz w:val="24"/>
          <w:szCs w:val="24"/>
          <w:lang w:val="en-US"/>
        </w:rPr>
      </w:pPr>
      <w:r w:rsidRPr="7B874FF8">
        <w:rPr>
          <w:color w:val="000000" w:themeColor="text1"/>
          <w:sz w:val="24"/>
          <w:szCs w:val="24"/>
          <w:lang w:val="en-US"/>
        </w:rPr>
        <w:t>H</w:t>
      </w:r>
      <w:r w:rsidR="32F18694" w:rsidRPr="7B874FF8">
        <w:rPr>
          <w:color w:val="000000" w:themeColor="text1"/>
          <w:sz w:val="24"/>
          <w:szCs w:val="24"/>
          <w:lang w:val="en-US"/>
        </w:rPr>
        <w:t>eather</w:t>
      </w:r>
      <w:r w:rsidRPr="7B874FF8">
        <w:rPr>
          <w:color w:val="000000" w:themeColor="text1"/>
          <w:sz w:val="24"/>
          <w:szCs w:val="24"/>
          <w:lang w:val="en-US"/>
        </w:rPr>
        <w:t xml:space="preserve"> </w:t>
      </w:r>
      <w:r w:rsidR="002116F8" w:rsidRPr="7B874FF8">
        <w:rPr>
          <w:color w:val="000000" w:themeColor="text1"/>
          <w:sz w:val="24"/>
          <w:szCs w:val="24"/>
          <w:lang w:val="en-US"/>
        </w:rPr>
        <w:t>Nielsen</w:t>
      </w:r>
      <w:r w:rsidR="002116F8">
        <w:rPr>
          <w:color w:val="000000" w:themeColor="text1"/>
          <w:sz w:val="24"/>
          <w:szCs w:val="24"/>
          <w:vertAlign w:val="superscript"/>
          <w:lang w:val="en-US"/>
        </w:rPr>
        <w:t>1</w:t>
      </w:r>
      <w:r w:rsidRPr="7B874FF8">
        <w:rPr>
          <w:color w:val="000000" w:themeColor="text1"/>
          <w:sz w:val="24"/>
          <w:szCs w:val="24"/>
          <w:lang w:val="en-US"/>
        </w:rPr>
        <w:t>, T</w:t>
      </w:r>
      <w:r w:rsidR="41F87D09" w:rsidRPr="7B874FF8">
        <w:rPr>
          <w:color w:val="000000" w:themeColor="text1"/>
          <w:sz w:val="24"/>
          <w:szCs w:val="24"/>
          <w:lang w:val="en-US"/>
        </w:rPr>
        <w:t>homas</w:t>
      </w:r>
      <w:r w:rsidRPr="7B874FF8">
        <w:rPr>
          <w:color w:val="000000" w:themeColor="text1"/>
          <w:sz w:val="24"/>
          <w:szCs w:val="24"/>
          <w:lang w:val="en-US"/>
        </w:rPr>
        <w:t xml:space="preserve"> </w:t>
      </w:r>
      <w:r w:rsidR="002116F8" w:rsidRPr="7B874FF8">
        <w:rPr>
          <w:color w:val="000000" w:themeColor="text1"/>
          <w:sz w:val="24"/>
          <w:szCs w:val="24"/>
          <w:lang w:val="en-US"/>
        </w:rPr>
        <w:t>Lippert</w:t>
      </w:r>
      <w:r w:rsidR="002116F8">
        <w:rPr>
          <w:color w:val="000000" w:themeColor="text1"/>
          <w:sz w:val="24"/>
          <w:szCs w:val="24"/>
          <w:vertAlign w:val="superscript"/>
          <w:lang w:val="en-US"/>
        </w:rPr>
        <w:t>1</w:t>
      </w:r>
      <w:r w:rsidRPr="7B874FF8">
        <w:rPr>
          <w:color w:val="000000" w:themeColor="text1"/>
          <w:sz w:val="24"/>
          <w:szCs w:val="24"/>
          <w:lang w:val="en-US"/>
        </w:rPr>
        <w:t>, P</w:t>
      </w:r>
      <w:r w:rsidR="3C549651" w:rsidRPr="7B874FF8">
        <w:rPr>
          <w:color w:val="000000" w:themeColor="text1"/>
          <w:sz w:val="24"/>
          <w:szCs w:val="24"/>
          <w:lang w:val="en-US"/>
        </w:rPr>
        <w:t>ranava</w:t>
      </w:r>
      <w:r w:rsidRPr="7B874FF8">
        <w:rPr>
          <w:color w:val="000000" w:themeColor="text1"/>
          <w:sz w:val="24"/>
          <w:szCs w:val="24"/>
          <w:lang w:val="en-US"/>
        </w:rPr>
        <w:t xml:space="preserve"> </w:t>
      </w:r>
      <w:r w:rsidR="002116F8" w:rsidRPr="7B874FF8">
        <w:rPr>
          <w:color w:val="000000" w:themeColor="text1"/>
          <w:sz w:val="24"/>
          <w:szCs w:val="24"/>
          <w:lang w:val="en-US"/>
        </w:rPr>
        <w:t>Nannapuraju</w:t>
      </w:r>
      <w:r w:rsidR="002116F8">
        <w:rPr>
          <w:color w:val="000000" w:themeColor="text1"/>
          <w:sz w:val="24"/>
          <w:szCs w:val="24"/>
          <w:vertAlign w:val="superscript"/>
          <w:lang w:val="en-US"/>
        </w:rPr>
        <w:t>1</w:t>
      </w:r>
      <w:r w:rsidRPr="7B874FF8">
        <w:rPr>
          <w:color w:val="000000" w:themeColor="text1"/>
          <w:sz w:val="24"/>
          <w:szCs w:val="24"/>
          <w:lang w:val="en-US"/>
        </w:rPr>
        <w:t>, A</w:t>
      </w:r>
      <w:r w:rsidR="7353C8B8" w:rsidRPr="7B874FF8">
        <w:rPr>
          <w:color w:val="000000" w:themeColor="text1"/>
          <w:sz w:val="24"/>
          <w:szCs w:val="24"/>
          <w:lang w:val="en-US"/>
        </w:rPr>
        <w:t>ndrew</w:t>
      </w:r>
      <w:r w:rsidRPr="7B874FF8">
        <w:rPr>
          <w:color w:val="000000" w:themeColor="text1"/>
          <w:sz w:val="24"/>
          <w:szCs w:val="24"/>
          <w:lang w:val="en-US"/>
        </w:rPr>
        <w:t xml:space="preserve"> </w:t>
      </w:r>
      <w:r w:rsidR="002116F8" w:rsidRPr="7B874FF8">
        <w:rPr>
          <w:color w:val="000000" w:themeColor="text1"/>
          <w:sz w:val="24"/>
          <w:szCs w:val="24"/>
          <w:lang w:val="en-US"/>
        </w:rPr>
        <w:t>Freiburger</w:t>
      </w:r>
      <w:r w:rsidR="002116F8">
        <w:rPr>
          <w:color w:val="000000" w:themeColor="text1"/>
          <w:sz w:val="24"/>
          <w:szCs w:val="24"/>
          <w:vertAlign w:val="superscript"/>
          <w:lang w:val="en-US"/>
        </w:rPr>
        <w:t>2</w:t>
      </w:r>
      <w:r w:rsidRPr="7B874FF8">
        <w:rPr>
          <w:color w:val="000000" w:themeColor="text1"/>
          <w:sz w:val="24"/>
          <w:szCs w:val="24"/>
          <w:lang w:val="en-US"/>
        </w:rPr>
        <w:t xml:space="preserve">, </w:t>
      </w:r>
      <w:r w:rsidR="79A3FACC" w:rsidRPr="7B874FF8">
        <w:rPr>
          <w:color w:val="000000" w:themeColor="text1"/>
          <w:sz w:val="24"/>
          <w:szCs w:val="24"/>
          <w:lang w:val="en-US"/>
        </w:rPr>
        <w:t>Bofan W</w:t>
      </w:r>
      <w:r w:rsidR="002116F8" w:rsidRPr="7B874FF8">
        <w:rPr>
          <w:color w:val="000000" w:themeColor="text1"/>
          <w:sz w:val="24"/>
          <w:szCs w:val="24"/>
          <w:lang w:val="en-US"/>
        </w:rPr>
        <w:t>ang</w:t>
      </w:r>
      <w:r w:rsidR="002116F8">
        <w:rPr>
          <w:color w:val="000000" w:themeColor="text1"/>
          <w:sz w:val="24"/>
          <w:szCs w:val="24"/>
          <w:vertAlign w:val="superscript"/>
          <w:lang w:val="en-US"/>
        </w:rPr>
        <w:t>1</w:t>
      </w:r>
      <w:r w:rsidR="79A3FACC" w:rsidRPr="7B874FF8">
        <w:rPr>
          <w:color w:val="000000" w:themeColor="text1"/>
          <w:sz w:val="24"/>
          <w:szCs w:val="24"/>
          <w:lang w:val="en-US"/>
        </w:rPr>
        <w:t xml:space="preserve">, </w:t>
      </w:r>
      <w:r w:rsidR="007E624A">
        <w:rPr>
          <w:color w:val="000000" w:themeColor="text1"/>
          <w:sz w:val="24"/>
          <w:szCs w:val="24"/>
          <w:lang w:val="en-US"/>
        </w:rPr>
        <w:t xml:space="preserve">Daniel </w:t>
      </w:r>
      <w:r w:rsidR="002116F8">
        <w:rPr>
          <w:color w:val="000000" w:themeColor="text1"/>
          <w:sz w:val="24"/>
          <w:szCs w:val="24"/>
          <w:lang w:val="en-US"/>
        </w:rPr>
        <w:t>Morrow</w:t>
      </w:r>
      <w:r w:rsidR="002116F8">
        <w:rPr>
          <w:color w:val="000000" w:themeColor="text1"/>
          <w:sz w:val="24"/>
          <w:szCs w:val="24"/>
          <w:vertAlign w:val="superscript"/>
          <w:lang w:val="en-US"/>
        </w:rPr>
        <w:t>1</w:t>
      </w:r>
      <w:r w:rsidR="007E624A">
        <w:rPr>
          <w:color w:val="000000" w:themeColor="text1"/>
          <w:sz w:val="24"/>
          <w:szCs w:val="24"/>
          <w:lang w:val="en-US"/>
        </w:rPr>
        <w:t xml:space="preserve">, Gianna </w:t>
      </w:r>
      <w:r w:rsidR="002116F8">
        <w:rPr>
          <w:color w:val="000000" w:themeColor="text1"/>
          <w:sz w:val="24"/>
          <w:szCs w:val="24"/>
          <w:lang w:val="en-US"/>
        </w:rPr>
        <w:t>Brogley</w:t>
      </w:r>
      <w:r w:rsidR="002116F8">
        <w:rPr>
          <w:color w:val="000000" w:themeColor="text1"/>
          <w:sz w:val="24"/>
          <w:szCs w:val="24"/>
          <w:vertAlign w:val="superscript"/>
          <w:lang w:val="en-US"/>
        </w:rPr>
        <w:t>1</w:t>
      </w:r>
      <w:r w:rsidR="007E624A">
        <w:rPr>
          <w:color w:val="000000" w:themeColor="text1"/>
          <w:sz w:val="24"/>
          <w:szCs w:val="24"/>
          <w:lang w:val="en-US"/>
        </w:rPr>
        <w:t>, Rudy Amezcua-</w:t>
      </w:r>
      <w:r w:rsidR="002116F8">
        <w:rPr>
          <w:color w:val="000000" w:themeColor="text1"/>
          <w:sz w:val="24"/>
          <w:szCs w:val="24"/>
          <w:lang w:val="en-US"/>
        </w:rPr>
        <w:t>Shoeman</w:t>
      </w:r>
      <w:r w:rsidR="008C5EE2">
        <w:rPr>
          <w:color w:val="000000" w:themeColor="text1"/>
          <w:sz w:val="24"/>
          <w:szCs w:val="24"/>
          <w:vertAlign w:val="superscript"/>
          <w:lang w:val="en-US"/>
        </w:rPr>
        <w:t>2</w:t>
      </w:r>
      <w:r w:rsidR="007E624A">
        <w:rPr>
          <w:color w:val="000000" w:themeColor="text1"/>
          <w:sz w:val="24"/>
          <w:szCs w:val="24"/>
          <w:lang w:val="en-US"/>
        </w:rPr>
        <w:t xml:space="preserve">, </w:t>
      </w:r>
      <w:r w:rsidRPr="7B874FF8">
        <w:rPr>
          <w:color w:val="000000" w:themeColor="text1"/>
          <w:sz w:val="24"/>
          <w:szCs w:val="24"/>
          <w:lang w:val="en-US"/>
        </w:rPr>
        <w:t>Y</w:t>
      </w:r>
      <w:r w:rsidR="1BEA7EBB" w:rsidRPr="7B874FF8">
        <w:rPr>
          <w:color w:val="000000" w:themeColor="text1"/>
          <w:sz w:val="24"/>
          <w:szCs w:val="24"/>
          <w:lang w:val="en-US"/>
        </w:rPr>
        <w:t>upo</w:t>
      </w:r>
      <w:r w:rsidRPr="7B874FF8">
        <w:rPr>
          <w:color w:val="000000" w:themeColor="text1"/>
          <w:sz w:val="24"/>
          <w:szCs w:val="24"/>
          <w:lang w:val="en-US"/>
        </w:rPr>
        <w:t xml:space="preserve"> </w:t>
      </w:r>
      <w:r w:rsidR="002116F8" w:rsidRPr="7B874FF8">
        <w:rPr>
          <w:color w:val="000000" w:themeColor="text1"/>
          <w:sz w:val="24"/>
          <w:szCs w:val="24"/>
          <w:lang w:val="en-US"/>
        </w:rPr>
        <w:t>Lin</w:t>
      </w:r>
      <w:r w:rsidR="008C5EE2">
        <w:rPr>
          <w:color w:val="000000" w:themeColor="text1"/>
          <w:sz w:val="24"/>
          <w:szCs w:val="24"/>
          <w:vertAlign w:val="superscript"/>
          <w:lang w:val="en-US"/>
        </w:rPr>
        <w:t>3</w:t>
      </w:r>
      <w:r w:rsidRPr="7B874FF8">
        <w:rPr>
          <w:color w:val="000000" w:themeColor="text1"/>
          <w:sz w:val="24"/>
          <w:szCs w:val="24"/>
          <w:lang w:val="en-US"/>
        </w:rPr>
        <w:t>, L</w:t>
      </w:r>
      <w:r w:rsidR="285E4446" w:rsidRPr="7B874FF8">
        <w:rPr>
          <w:color w:val="000000" w:themeColor="text1"/>
          <w:sz w:val="24"/>
          <w:szCs w:val="24"/>
          <w:lang w:val="en-US"/>
        </w:rPr>
        <w:t>utgarde</w:t>
      </w:r>
      <w:r w:rsidRPr="7B874FF8">
        <w:rPr>
          <w:color w:val="000000" w:themeColor="text1"/>
          <w:sz w:val="24"/>
          <w:szCs w:val="24"/>
          <w:lang w:val="en-US"/>
        </w:rPr>
        <w:t xml:space="preserve"> </w:t>
      </w:r>
      <w:r w:rsidR="002116F8" w:rsidRPr="7B874FF8">
        <w:rPr>
          <w:color w:val="000000" w:themeColor="text1"/>
          <w:sz w:val="24"/>
          <w:szCs w:val="24"/>
          <w:lang w:val="en-US"/>
        </w:rPr>
        <w:t>Raskin</w:t>
      </w:r>
      <w:r w:rsidR="002116F8">
        <w:rPr>
          <w:color w:val="000000" w:themeColor="text1"/>
          <w:sz w:val="24"/>
          <w:szCs w:val="24"/>
          <w:vertAlign w:val="superscript"/>
          <w:lang w:val="en-US"/>
        </w:rPr>
        <w:t>3</w:t>
      </w:r>
      <w:r w:rsidRPr="7B874FF8">
        <w:rPr>
          <w:color w:val="000000" w:themeColor="text1"/>
          <w:sz w:val="24"/>
          <w:szCs w:val="24"/>
          <w:lang w:val="en-US"/>
        </w:rPr>
        <w:t xml:space="preserve">, </w:t>
      </w:r>
      <w:r w:rsidR="008C5EE2">
        <w:rPr>
          <w:color w:val="000000" w:themeColor="text1"/>
          <w:sz w:val="24"/>
          <w:szCs w:val="24"/>
          <w:lang w:val="en-US"/>
        </w:rPr>
        <w:t>Keith Tyo</w:t>
      </w:r>
      <w:r w:rsidR="008C5EE2">
        <w:rPr>
          <w:color w:val="000000" w:themeColor="text1"/>
          <w:sz w:val="24"/>
          <w:szCs w:val="24"/>
          <w:vertAlign w:val="superscript"/>
          <w:lang w:val="en-US"/>
        </w:rPr>
        <w:t>2</w:t>
      </w:r>
      <w:r w:rsidR="008C5EE2">
        <w:rPr>
          <w:color w:val="000000" w:themeColor="text1"/>
          <w:sz w:val="24"/>
          <w:szCs w:val="24"/>
          <w:lang w:val="en-US"/>
        </w:rPr>
        <w:t>,</w:t>
      </w:r>
      <w:r w:rsidR="00FF30C0">
        <w:rPr>
          <w:color w:val="000000" w:themeColor="text1"/>
          <w:sz w:val="24"/>
          <w:szCs w:val="24"/>
          <w:lang w:val="en-US"/>
        </w:rPr>
        <w:t xml:space="preserve"> Chris Henry</w:t>
      </w:r>
      <w:r w:rsidR="00FF30C0">
        <w:rPr>
          <w:color w:val="000000" w:themeColor="text1"/>
          <w:sz w:val="24"/>
          <w:szCs w:val="24"/>
          <w:vertAlign w:val="superscript"/>
          <w:lang w:val="en-US"/>
        </w:rPr>
        <w:t>3</w:t>
      </w:r>
      <w:r w:rsidR="00FF30C0">
        <w:rPr>
          <w:color w:val="000000" w:themeColor="text1"/>
          <w:sz w:val="24"/>
          <w:szCs w:val="24"/>
          <w:lang w:val="en-US"/>
        </w:rPr>
        <w:t xml:space="preserve">, </w:t>
      </w:r>
      <w:r w:rsidR="008C5EE2">
        <w:rPr>
          <w:color w:val="000000" w:themeColor="text1"/>
          <w:sz w:val="24"/>
          <w:szCs w:val="24"/>
          <w:lang w:val="en-US"/>
        </w:rPr>
        <w:t xml:space="preserve"> </w:t>
      </w:r>
      <w:r w:rsidRPr="7B874FF8">
        <w:rPr>
          <w:color w:val="000000" w:themeColor="text1"/>
          <w:sz w:val="24"/>
          <w:szCs w:val="24"/>
          <w:lang w:val="en-US"/>
        </w:rPr>
        <w:t>G</w:t>
      </w:r>
      <w:r w:rsidR="2C027621" w:rsidRPr="7B874FF8">
        <w:rPr>
          <w:color w:val="000000" w:themeColor="text1"/>
          <w:sz w:val="24"/>
          <w:szCs w:val="24"/>
          <w:lang w:val="en-US"/>
        </w:rPr>
        <w:t>eorge</w:t>
      </w:r>
      <w:r w:rsidRPr="7B874FF8">
        <w:rPr>
          <w:color w:val="000000" w:themeColor="text1"/>
          <w:sz w:val="24"/>
          <w:szCs w:val="24"/>
          <w:lang w:val="en-US"/>
        </w:rPr>
        <w:t xml:space="preserve"> </w:t>
      </w:r>
      <w:r w:rsidR="002116F8">
        <w:rPr>
          <w:color w:val="000000" w:themeColor="text1"/>
          <w:sz w:val="24"/>
          <w:szCs w:val="24"/>
          <w:lang w:val="en-US"/>
        </w:rPr>
        <w:t xml:space="preserve">F. </w:t>
      </w:r>
      <w:r w:rsidR="002116F8" w:rsidRPr="7B874FF8">
        <w:rPr>
          <w:color w:val="000000" w:themeColor="text1"/>
          <w:sz w:val="24"/>
          <w:szCs w:val="24"/>
          <w:lang w:val="en-US"/>
        </w:rPr>
        <w:t>Wells</w:t>
      </w:r>
      <w:r w:rsidR="002116F8">
        <w:rPr>
          <w:color w:val="000000" w:themeColor="text1"/>
          <w:sz w:val="24"/>
          <w:szCs w:val="24"/>
          <w:vertAlign w:val="superscript"/>
          <w:lang w:val="en-US"/>
        </w:rPr>
        <w:t>1</w:t>
      </w:r>
      <w:r w:rsidR="00446626">
        <w:rPr>
          <w:color w:val="000000" w:themeColor="text1"/>
          <w:sz w:val="24"/>
          <w:szCs w:val="24"/>
          <w:vertAlign w:val="superscript"/>
          <w:lang w:val="en-US"/>
        </w:rPr>
        <w:t>*</w:t>
      </w:r>
    </w:p>
    <w:p w14:paraId="7157CD0B" w14:textId="77777777" w:rsidR="00F62C3D" w:rsidRDefault="00F62C3D" w:rsidP="00C878F1">
      <w:pPr>
        <w:spacing w:after="0" w:line="360" w:lineRule="auto"/>
        <w:jc w:val="both"/>
        <w:rPr>
          <w:color w:val="000000" w:themeColor="text1"/>
          <w:sz w:val="24"/>
          <w:szCs w:val="24"/>
          <w:lang w:val="en-US"/>
        </w:rPr>
      </w:pPr>
    </w:p>
    <w:p w14:paraId="367E13F1" w14:textId="170336BE" w:rsidR="22E89EFB" w:rsidRDefault="002116F8" w:rsidP="00C878F1">
      <w:pPr>
        <w:spacing w:after="0" w:line="360" w:lineRule="auto"/>
        <w:jc w:val="both"/>
        <w:rPr>
          <w:sz w:val="24"/>
          <w:szCs w:val="24"/>
          <w:lang w:val="en-US"/>
        </w:rPr>
      </w:pPr>
      <w:r>
        <w:rPr>
          <w:color w:val="000000" w:themeColor="text1"/>
          <w:sz w:val="24"/>
          <w:szCs w:val="24"/>
          <w:vertAlign w:val="superscript"/>
          <w:lang w:val="en-US"/>
        </w:rPr>
        <w:t xml:space="preserve">1 </w:t>
      </w:r>
      <w:r w:rsidRPr="7B874FF8">
        <w:rPr>
          <w:color w:val="000000" w:themeColor="text1"/>
          <w:sz w:val="24"/>
          <w:szCs w:val="24"/>
          <w:lang w:val="en-US"/>
        </w:rPr>
        <w:t xml:space="preserve">Northwestern </w:t>
      </w:r>
      <w:r w:rsidR="18369641" w:rsidRPr="7B874FF8">
        <w:rPr>
          <w:color w:val="000000" w:themeColor="text1"/>
          <w:sz w:val="24"/>
          <w:szCs w:val="24"/>
          <w:lang w:val="en-US"/>
        </w:rPr>
        <w:t>University, Dep</w:t>
      </w:r>
      <w:r w:rsidR="00446626">
        <w:rPr>
          <w:color w:val="000000" w:themeColor="text1"/>
          <w:sz w:val="24"/>
          <w:szCs w:val="24"/>
          <w:lang w:val="en-US"/>
        </w:rPr>
        <w:t>artmen</w:t>
      </w:r>
      <w:r w:rsidR="18369641" w:rsidRPr="7B874FF8">
        <w:rPr>
          <w:color w:val="000000" w:themeColor="text1"/>
          <w:sz w:val="24"/>
          <w:szCs w:val="24"/>
          <w:lang w:val="en-US"/>
        </w:rPr>
        <w:t>t</w:t>
      </w:r>
      <w:r w:rsidR="00B83416">
        <w:rPr>
          <w:color w:val="000000" w:themeColor="text1"/>
          <w:sz w:val="24"/>
          <w:szCs w:val="24"/>
          <w:lang w:val="en-US"/>
        </w:rPr>
        <w:t xml:space="preserve"> </w:t>
      </w:r>
      <w:r w:rsidR="18369641" w:rsidRPr="7B874FF8">
        <w:rPr>
          <w:color w:val="000000" w:themeColor="text1"/>
          <w:sz w:val="24"/>
          <w:szCs w:val="24"/>
          <w:lang w:val="en-US"/>
        </w:rPr>
        <w:t>of Civil &amp; Environmental Engineering, Evanston, IL 60208</w:t>
      </w:r>
      <w:r w:rsidR="12E6BBFB" w:rsidRPr="7B874FF8">
        <w:rPr>
          <w:color w:val="000000" w:themeColor="text1"/>
          <w:sz w:val="24"/>
          <w:szCs w:val="24"/>
          <w:lang w:val="en-US"/>
        </w:rPr>
        <w:t>,</w:t>
      </w:r>
      <w:r w:rsidR="00446626">
        <w:rPr>
          <w:color w:val="000000" w:themeColor="text1"/>
          <w:sz w:val="24"/>
          <w:szCs w:val="24"/>
          <w:lang w:val="en-US"/>
        </w:rPr>
        <w:t xml:space="preserve"> USA</w:t>
      </w:r>
      <w:r w:rsidR="12E6BBFB" w:rsidRPr="7B874FF8">
        <w:rPr>
          <w:color w:val="000000" w:themeColor="text1"/>
          <w:sz w:val="24"/>
          <w:szCs w:val="24"/>
          <w:lang w:val="en-US"/>
        </w:rPr>
        <w:t xml:space="preserve"> </w:t>
      </w:r>
      <w:r w:rsidR="12E6BBFB" w:rsidRPr="00C94309">
        <w:rPr>
          <w:sz w:val="24"/>
          <w:szCs w:val="24"/>
          <w:lang w:val="en-US"/>
        </w:rPr>
        <w:t>heather.nielsen@northwestern.edu</w:t>
      </w:r>
      <w:r w:rsidR="12E6BBFB" w:rsidRPr="7B874FF8">
        <w:rPr>
          <w:color w:val="000000" w:themeColor="text1"/>
          <w:sz w:val="24"/>
          <w:szCs w:val="24"/>
          <w:lang w:val="en-US"/>
        </w:rPr>
        <w:t xml:space="preserve">, </w:t>
      </w:r>
      <w:r w:rsidR="12E6BBFB" w:rsidRPr="00C94309">
        <w:rPr>
          <w:sz w:val="24"/>
          <w:szCs w:val="24"/>
          <w:lang w:val="en-US"/>
        </w:rPr>
        <w:t>thomas.lippert@northwestern.edu</w:t>
      </w:r>
      <w:r w:rsidR="12E6BBFB" w:rsidRPr="7B874FF8">
        <w:rPr>
          <w:color w:val="000000" w:themeColor="text1"/>
          <w:sz w:val="24"/>
          <w:szCs w:val="24"/>
          <w:lang w:val="en-US"/>
        </w:rPr>
        <w:t>,</w:t>
      </w:r>
      <w:r w:rsidR="76A65679" w:rsidRPr="7B874FF8">
        <w:rPr>
          <w:color w:val="000000" w:themeColor="text1"/>
          <w:sz w:val="24"/>
          <w:szCs w:val="24"/>
          <w:lang w:val="en-US"/>
        </w:rPr>
        <w:t xml:space="preserve"> </w:t>
      </w:r>
      <w:hyperlink r:id="rId11" w:history="1">
        <w:r w:rsidR="008C5EE2" w:rsidRPr="0051592A">
          <w:rPr>
            <w:rStyle w:val="Hyperlink"/>
            <w:sz w:val="24"/>
            <w:szCs w:val="24"/>
            <w:lang w:val="en-US"/>
          </w:rPr>
          <w:t>george.wells@northwestern.edu</w:t>
        </w:r>
      </w:hyperlink>
    </w:p>
    <w:p w14:paraId="6E2C0E62" w14:textId="09924464" w:rsidR="008C5EE2" w:rsidRDefault="008C5EE2" w:rsidP="00C878F1">
      <w:pPr>
        <w:spacing w:after="0" w:line="360" w:lineRule="auto"/>
        <w:jc w:val="both"/>
        <w:rPr>
          <w:color w:val="000000" w:themeColor="text1"/>
          <w:sz w:val="24"/>
          <w:szCs w:val="24"/>
          <w:lang w:val="en-US"/>
        </w:rPr>
      </w:pPr>
      <w:r>
        <w:rPr>
          <w:color w:val="000000" w:themeColor="text1"/>
          <w:sz w:val="24"/>
          <w:szCs w:val="24"/>
          <w:vertAlign w:val="superscript"/>
          <w:lang w:val="en-US"/>
        </w:rPr>
        <w:t>2</w:t>
      </w:r>
      <w:r w:rsidRPr="7B874FF8">
        <w:rPr>
          <w:color w:val="000000" w:themeColor="text1"/>
          <w:sz w:val="24"/>
          <w:szCs w:val="24"/>
          <w:lang w:val="en-US"/>
        </w:rPr>
        <w:t>Northwestern University, Dep</w:t>
      </w:r>
      <w:r>
        <w:rPr>
          <w:color w:val="000000" w:themeColor="text1"/>
          <w:sz w:val="24"/>
          <w:szCs w:val="24"/>
          <w:lang w:val="en-US"/>
        </w:rPr>
        <w:t>artmen</w:t>
      </w:r>
      <w:r w:rsidRPr="7B874FF8">
        <w:rPr>
          <w:color w:val="000000" w:themeColor="text1"/>
          <w:sz w:val="24"/>
          <w:szCs w:val="24"/>
          <w:lang w:val="en-US"/>
        </w:rPr>
        <w:t>t</w:t>
      </w:r>
      <w:r>
        <w:rPr>
          <w:color w:val="000000" w:themeColor="text1"/>
          <w:sz w:val="24"/>
          <w:szCs w:val="24"/>
          <w:lang w:val="en-US"/>
        </w:rPr>
        <w:t xml:space="preserve"> </w:t>
      </w:r>
      <w:r w:rsidRPr="7B874FF8">
        <w:rPr>
          <w:color w:val="000000" w:themeColor="text1"/>
          <w:sz w:val="24"/>
          <w:szCs w:val="24"/>
          <w:lang w:val="en-US"/>
        </w:rPr>
        <w:t xml:space="preserve">of </w:t>
      </w:r>
      <w:r>
        <w:rPr>
          <w:color w:val="000000" w:themeColor="text1"/>
          <w:sz w:val="24"/>
          <w:szCs w:val="24"/>
          <w:lang w:val="en-US"/>
        </w:rPr>
        <w:t>Chemical</w:t>
      </w:r>
      <w:r w:rsidRPr="7B874FF8">
        <w:rPr>
          <w:color w:val="000000" w:themeColor="text1"/>
          <w:sz w:val="24"/>
          <w:szCs w:val="24"/>
          <w:lang w:val="en-US"/>
        </w:rPr>
        <w:t xml:space="preserve"> Engineering, Evanston, IL 60208,</w:t>
      </w:r>
      <w:r>
        <w:rPr>
          <w:color w:val="000000" w:themeColor="text1"/>
          <w:sz w:val="24"/>
          <w:szCs w:val="24"/>
          <w:lang w:val="en-US"/>
        </w:rPr>
        <w:t xml:space="preserve"> USA</w:t>
      </w:r>
      <w:r w:rsidRPr="7B874FF8">
        <w:rPr>
          <w:color w:val="000000" w:themeColor="text1"/>
          <w:sz w:val="24"/>
          <w:szCs w:val="24"/>
          <w:lang w:val="en-US"/>
        </w:rPr>
        <w:t xml:space="preserve"> </w:t>
      </w:r>
      <w:hyperlink r:id="rId12" w:history="1">
        <w:r w:rsidR="00D957EF" w:rsidRPr="0051592A">
          <w:rPr>
            <w:rStyle w:val="Hyperlink"/>
            <w:sz w:val="24"/>
            <w:szCs w:val="24"/>
            <w:lang w:val="en-US"/>
          </w:rPr>
          <w:t>andrewfreiburger2027@u.northwestern.edu</w:t>
        </w:r>
      </w:hyperlink>
      <w:r w:rsidR="00D957EF" w:rsidRPr="7B874FF8">
        <w:rPr>
          <w:color w:val="000000" w:themeColor="text1"/>
          <w:sz w:val="24"/>
          <w:szCs w:val="24"/>
          <w:lang w:val="en-US"/>
        </w:rPr>
        <w:t>,</w:t>
      </w:r>
      <w:r w:rsidR="00D957EF">
        <w:rPr>
          <w:color w:val="000000" w:themeColor="text1"/>
          <w:sz w:val="24"/>
          <w:szCs w:val="24"/>
          <w:lang w:val="en-US"/>
        </w:rPr>
        <w:t xml:space="preserve"> k-tyo@northwestern.edu</w:t>
      </w:r>
    </w:p>
    <w:p w14:paraId="7555B1E1" w14:textId="1E2FA1F5" w:rsidR="27EF329C" w:rsidRDefault="008C5EE2" w:rsidP="00C878F1">
      <w:pPr>
        <w:spacing w:after="0" w:line="360" w:lineRule="auto"/>
        <w:jc w:val="both"/>
        <w:rPr>
          <w:color w:val="000000" w:themeColor="text1"/>
          <w:sz w:val="24"/>
          <w:szCs w:val="24"/>
          <w:lang w:val="en-US"/>
        </w:rPr>
      </w:pPr>
      <w:r>
        <w:rPr>
          <w:color w:val="000000" w:themeColor="text1"/>
          <w:sz w:val="24"/>
          <w:szCs w:val="24"/>
          <w:vertAlign w:val="superscript"/>
          <w:lang w:val="en-US"/>
        </w:rPr>
        <w:t>3</w:t>
      </w:r>
      <w:r w:rsidR="002116F8" w:rsidRPr="7B874FF8">
        <w:rPr>
          <w:color w:val="000000" w:themeColor="text1"/>
          <w:sz w:val="24"/>
          <w:szCs w:val="24"/>
          <w:lang w:val="en-US"/>
        </w:rPr>
        <w:t xml:space="preserve">Argonne </w:t>
      </w:r>
      <w:r w:rsidR="18369641" w:rsidRPr="7B874FF8">
        <w:rPr>
          <w:color w:val="000000" w:themeColor="text1"/>
          <w:sz w:val="24"/>
          <w:szCs w:val="24"/>
          <w:lang w:val="en-US"/>
        </w:rPr>
        <w:t>National Laboratory, Applied Materials Division, Lemont, IL 60439</w:t>
      </w:r>
      <w:r w:rsidR="00446626">
        <w:rPr>
          <w:color w:val="000000" w:themeColor="text1"/>
          <w:sz w:val="24"/>
          <w:szCs w:val="24"/>
          <w:lang w:val="en-US"/>
        </w:rPr>
        <w:t>, USA</w:t>
      </w:r>
      <w:r w:rsidR="023FA991" w:rsidRPr="7B874FF8">
        <w:rPr>
          <w:color w:val="000000" w:themeColor="text1"/>
          <w:sz w:val="24"/>
          <w:szCs w:val="24"/>
          <w:lang w:val="en-US"/>
        </w:rPr>
        <w:t xml:space="preserve"> </w:t>
      </w:r>
      <w:r w:rsidR="00D957EF" w:rsidRPr="00C94309">
        <w:rPr>
          <w:sz w:val="24"/>
          <w:szCs w:val="24"/>
          <w:lang w:val="en-US"/>
        </w:rPr>
        <w:t>andrewfreiburger2027@u.northwestern.edu</w:t>
      </w:r>
    </w:p>
    <w:p w14:paraId="0298B573" w14:textId="34E448E0" w:rsidR="5257921A" w:rsidRDefault="008C5EE2" w:rsidP="00C878F1">
      <w:pPr>
        <w:spacing w:after="0" w:line="360" w:lineRule="auto"/>
        <w:jc w:val="both"/>
        <w:rPr>
          <w:color w:val="000000" w:themeColor="text1"/>
          <w:sz w:val="24"/>
          <w:szCs w:val="24"/>
          <w:lang w:val="en-US"/>
        </w:rPr>
      </w:pPr>
      <w:r>
        <w:rPr>
          <w:color w:val="000000" w:themeColor="text1"/>
          <w:sz w:val="24"/>
          <w:szCs w:val="24"/>
          <w:vertAlign w:val="superscript"/>
          <w:lang w:val="en-US"/>
        </w:rPr>
        <w:t>4</w:t>
      </w:r>
      <w:r w:rsidR="002116F8">
        <w:rPr>
          <w:color w:val="000000" w:themeColor="text1"/>
          <w:sz w:val="24"/>
          <w:szCs w:val="24"/>
          <w:vertAlign w:val="superscript"/>
          <w:lang w:val="en-US"/>
        </w:rPr>
        <w:t xml:space="preserve"> </w:t>
      </w:r>
      <w:r w:rsidR="002116F8" w:rsidRPr="7B874FF8">
        <w:rPr>
          <w:color w:val="000000" w:themeColor="text1"/>
          <w:sz w:val="24"/>
          <w:szCs w:val="24"/>
          <w:lang w:val="en-US"/>
        </w:rPr>
        <w:t xml:space="preserve">Yale </w:t>
      </w:r>
      <w:r w:rsidR="5F1C54A3" w:rsidRPr="7B874FF8">
        <w:rPr>
          <w:color w:val="000000" w:themeColor="text1"/>
          <w:sz w:val="24"/>
          <w:szCs w:val="24"/>
          <w:lang w:val="en-US"/>
        </w:rPr>
        <w:t>University,</w:t>
      </w:r>
      <w:r w:rsidR="5C6941A4" w:rsidRPr="7B874FF8">
        <w:rPr>
          <w:color w:val="000000" w:themeColor="text1"/>
          <w:sz w:val="24"/>
          <w:szCs w:val="24"/>
          <w:lang w:val="en-US"/>
        </w:rPr>
        <w:t xml:space="preserve"> Department of Chemical &amp; Environmental Engineering, New Haven, </w:t>
      </w:r>
      <w:r w:rsidR="00446626" w:rsidRPr="00446626">
        <w:rPr>
          <w:color w:val="000000" w:themeColor="text1"/>
          <w:sz w:val="24"/>
          <w:szCs w:val="24"/>
          <w:lang w:val="en-US"/>
        </w:rPr>
        <w:t>CT 06511</w:t>
      </w:r>
      <w:r w:rsidR="00446626">
        <w:rPr>
          <w:color w:val="000000" w:themeColor="text1"/>
          <w:sz w:val="24"/>
          <w:szCs w:val="24"/>
          <w:lang w:val="en-US"/>
        </w:rPr>
        <w:t xml:space="preserve">, </w:t>
      </w:r>
      <w:r w:rsidR="5C6941A4" w:rsidRPr="7B874FF8">
        <w:rPr>
          <w:color w:val="000000" w:themeColor="text1"/>
          <w:sz w:val="24"/>
          <w:szCs w:val="24"/>
          <w:lang w:val="en-US"/>
        </w:rPr>
        <w:t>USA</w:t>
      </w:r>
      <w:r w:rsidR="63C8EAF6" w:rsidRPr="7B874FF8">
        <w:rPr>
          <w:color w:val="000000" w:themeColor="text1"/>
          <w:sz w:val="24"/>
          <w:szCs w:val="24"/>
          <w:lang w:val="en-US"/>
        </w:rPr>
        <w:t xml:space="preserve"> lutgarde.raskin@yale.edu</w:t>
      </w:r>
    </w:p>
    <w:p w14:paraId="7D47740F" w14:textId="385BFD4A" w:rsidR="18369641" w:rsidDel="002116F8" w:rsidRDefault="18369641" w:rsidP="00C878F1">
      <w:pPr>
        <w:spacing w:after="0" w:line="360" w:lineRule="auto"/>
        <w:jc w:val="both"/>
        <w:rPr>
          <w:del w:id="0" w:author="George Wells" w:date="2026-03-05T16:08:00Z" w16du:dateUtc="2026-03-05T22:08:00Z"/>
          <w:sz w:val="24"/>
          <w:szCs w:val="24"/>
        </w:rPr>
      </w:pPr>
      <w:r w:rsidRPr="7B874FF8">
        <w:rPr>
          <w:color w:val="000000" w:themeColor="text1"/>
          <w:sz w:val="24"/>
          <w:szCs w:val="24"/>
        </w:rPr>
        <w:t xml:space="preserve">*Corresponding author: </w:t>
      </w:r>
      <w:hyperlink r:id="rId13" w:history="1">
        <w:r w:rsidR="002116F8" w:rsidRPr="00020C3F">
          <w:rPr>
            <w:rStyle w:val="Hyperlink"/>
            <w:sz w:val="24"/>
            <w:szCs w:val="24"/>
          </w:rPr>
          <w:t>george.wells@northwestern.edu</w:t>
        </w:r>
      </w:hyperlink>
      <w:r w:rsidR="002116F8">
        <w:rPr>
          <w:sz w:val="24"/>
          <w:szCs w:val="24"/>
        </w:rPr>
        <w:t xml:space="preserve"> </w:t>
      </w:r>
    </w:p>
    <w:p w14:paraId="5B33FF0A" w14:textId="4A03B81C" w:rsidR="7B874FF8" w:rsidDel="002116F8" w:rsidRDefault="7B874FF8" w:rsidP="00C878F1">
      <w:pPr>
        <w:spacing w:after="0" w:line="360" w:lineRule="auto"/>
        <w:jc w:val="both"/>
        <w:rPr>
          <w:del w:id="1" w:author="George Wells" w:date="2026-03-05T16:11:00Z" w16du:dateUtc="2026-03-05T22:11:00Z"/>
          <w:sz w:val="24"/>
          <w:szCs w:val="24"/>
        </w:rPr>
      </w:pPr>
    </w:p>
    <w:p w14:paraId="15F88900" w14:textId="77777777" w:rsidR="002116F8" w:rsidRDefault="002116F8">
      <w:pPr>
        <w:rPr>
          <w:ins w:id="2" w:author="George Wells" w:date="2026-03-05T16:10:00Z" w16du:dateUtc="2026-03-05T22:10:00Z"/>
          <w:b/>
          <w:sz w:val="24"/>
          <w:szCs w:val="24"/>
        </w:rPr>
      </w:pPr>
      <w:ins w:id="3" w:author="George Wells" w:date="2026-03-05T16:10:00Z" w16du:dateUtc="2026-03-05T22:10:00Z">
        <w:r>
          <w:rPr>
            <w:szCs w:val="24"/>
          </w:rPr>
          <w:br w:type="page"/>
        </w:r>
      </w:ins>
    </w:p>
    <w:p w14:paraId="1139AF0A" w14:textId="73E2A55B" w:rsidR="00F476F1" w:rsidRDefault="00034344" w:rsidP="00C878F1">
      <w:pPr>
        <w:pStyle w:val="Heading1"/>
        <w:jc w:val="both"/>
        <w:rPr>
          <w:b w:val="0"/>
          <w:bCs/>
          <w:szCs w:val="24"/>
        </w:rPr>
      </w:pPr>
      <w:r>
        <w:rPr>
          <w:szCs w:val="24"/>
        </w:rPr>
        <w:lastRenderedPageBreak/>
        <w:t>Abstract</w:t>
      </w:r>
    </w:p>
    <w:p w14:paraId="44C37C65" w14:textId="680A4B5A" w:rsidR="00F476F1" w:rsidRDefault="00675109" w:rsidP="00C878F1">
      <w:pPr>
        <w:spacing w:after="0" w:line="360" w:lineRule="auto"/>
        <w:jc w:val="both"/>
        <w:rPr>
          <w:sz w:val="24"/>
          <w:szCs w:val="24"/>
          <w:lang w:val="en-US"/>
        </w:rPr>
      </w:pPr>
      <w:r>
        <w:rPr>
          <w:sz w:val="24"/>
          <w:szCs w:val="24"/>
          <w:lang w:val="en-US"/>
        </w:rPr>
        <w:t>Ex</w:t>
      </w:r>
      <w:r w:rsidR="00034344" w:rsidRPr="20337193">
        <w:rPr>
          <w:sz w:val="24"/>
          <w:szCs w:val="24"/>
          <w:lang w:val="en-US"/>
        </w:rPr>
        <w:t xml:space="preserve">-situ biomethanation </w:t>
      </w:r>
      <w:r w:rsidR="008C1C18">
        <w:rPr>
          <w:sz w:val="24"/>
          <w:szCs w:val="24"/>
          <w:lang w:val="en-US"/>
        </w:rPr>
        <w:t xml:space="preserve">processes are an emerging option </w:t>
      </w:r>
      <w:r>
        <w:rPr>
          <w:sz w:val="24"/>
          <w:szCs w:val="24"/>
          <w:lang w:val="en-US"/>
        </w:rPr>
        <w:t>for renewable natural gas (RNG) production</w:t>
      </w:r>
      <w:r w:rsidR="008C1C18">
        <w:rPr>
          <w:sz w:val="24"/>
          <w:szCs w:val="24"/>
          <w:lang w:val="en-US"/>
        </w:rPr>
        <w:t xml:space="preserve"> from hydrogen (H</w:t>
      </w:r>
      <w:r w:rsidR="008C1C18">
        <w:rPr>
          <w:sz w:val="24"/>
          <w:szCs w:val="24"/>
          <w:vertAlign w:val="subscript"/>
          <w:lang w:val="en-US"/>
        </w:rPr>
        <w:t>2</w:t>
      </w:r>
      <w:r w:rsidR="008C1C18">
        <w:rPr>
          <w:sz w:val="24"/>
          <w:szCs w:val="24"/>
          <w:lang w:val="en-US"/>
        </w:rPr>
        <w:t>) and carbon dioxide (CO</w:t>
      </w:r>
      <w:r w:rsidR="008C1C18">
        <w:rPr>
          <w:sz w:val="24"/>
          <w:szCs w:val="24"/>
          <w:vertAlign w:val="subscript"/>
          <w:lang w:val="en-US"/>
        </w:rPr>
        <w:t>2</w:t>
      </w:r>
      <w:r w:rsidR="00324BB7">
        <w:rPr>
          <w:sz w:val="24"/>
          <w:szCs w:val="24"/>
          <w:lang w:val="en-US"/>
        </w:rPr>
        <w:t>)</w:t>
      </w:r>
      <w:r w:rsidR="008C1C18">
        <w:rPr>
          <w:sz w:val="24"/>
          <w:szCs w:val="24"/>
          <w:lang w:val="en-US"/>
        </w:rPr>
        <w:t xml:space="preserve">, but suffer from limited </w:t>
      </w:r>
      <w:r w:rsidR="00324BB7">
        <w:rPr>
          <w:sz w:val="24"/>
          <w:szCs w:val="24"/>
          <w:lang w:val="en-US"/>
        </w:rPr>
        <w:t>H</w:t>
      </w:r>
      <w:r w:rsidR="00324BB7">
        <w:rPr>
          <w:sz w:val="24"/>
          <w:szCs w:val="24"/>
          <w:vertAlign w:val="subscript"/>
          <w:lang w:val="en-US"/>
        </w:rPr>
        <w:t>2</w:t>
      </w:r>
      <w:r w:rsidR="00324BB7">
        <w:rPr>
          <w:sz w:val="24"/>
          <w:szCs w:val="24"/>
          <w:lang w:val="en-US"/>
        </w:rPr>
        <w:t xml:space="preserve"> </w:t>
      </w:r>
      <w:r w:rsidR="00034344" w:rsidRPr="20337193">
        <w:rPr>
          <w:sz w:val="24"/>
          <w:szCs w:val="24"/>
          <w:lang w:val="en-US"/>
        </w:rPr>
        <w:t>mass transfer</w:t>
      </w:r>
      <w:r w:rsidR="005C31E1">
        <w:rPr>
          <w:sz w:val="24"/>
          <w:szCs w:val="24"/>
          <w:lang w:val="en-US"/>
        </w:rPr>
        <w:t xml:space="preserve">. </w:t>
      </w:r>
      <w:r w:rsidR="00C05050">
        <w:rPr>
          <w:sz w:val="24"/>
          <w:szCs w:val="24"/>
          <w:lang w:val="en-US"/>
        </w:rPr>
        <w:t>Membrane biofilm reactor</w:t>
      </w:r>
      <w:r w:rsidR="008C1C18">
        <w:rPr>
          <w:sz w:val="24"/>
          <w:szCs w:val="24"/>
          <w:lang w:val="en-US"/>
        </w:rPr>
        <w:t>s</w:t>
      </w:r>
      <w:r w:rsidR="00C05050">
        <w:rPr>
          <w:sz w:val="24"/>
          <w:szCs w:val="24"/>
          <w:lang w:val="en-US"/>
        </w:rPr>
        <w:t xml:space="preserve"> (MBfR) </w:t>
      </w:r>
      <w:r w:rsidR="008C1C18">
        <w:rPr>
          <w:sz w:val="24"/>
          <w:szCs w:val="24"/>
          <w:lang w:val="en-US"/>
        </w:rPr>
        <w:t xml:space="preserve">offer </w:t>
      </w:r>
      <w:r w:rsidR="00324BB7">
        <w:rPr>
          <w:sz w:val="24"/>
          <w:szCs w:val="24"/>
          <w:lang w:val="en-US"/>
        </w:rPr>
        <w:t>a</w:t>
      </w:r>
      <w:r w:rsidR="008C1C18">
        <w:rPr>
          <w:sz w:val="24"/>
          <w:szCs w:val="24"/>
          <w:lang w:val="en-US"/>
        </w:rPr>
        <w:t xml:space="preserve"> route to overcome H</w:t>
      </w:r>
      <w:r w:rsidR="008C1C18">
        <w:rPr>
          <w:sz w:val="24"/>
          <w:szCs w:val="24"/>
          <w:vertAlign w:val="subscript"/>
          <w:lang w:val="en-US"/>
        </w:rPr>
        <w:t>2</w:t>
      </w:r>
      <w:r w:rsidR="008C1C18">
        <w:rPr>
          <w:sz w:val="24"/>
          <w:szCs w:val="24"/>
          <w:lang w:val="en-US"/>
        </w:rPr>
        <w:t xml:space="preserve"> mass transfer limitations</w:t>
      </w:r>
      <w:r w:rsidR="00324BB7">
        <w:rPr>
          <w:sz w:val="24"/>
          <w:szCs w:val="24"/>
          <w:lang w:val="en-US"/>
        </w:rPr>
        <w:t xml:space="preserve"> through bubbleless diffusion. In</w:t>
      </w:r>
      <w:r w:rsidR="008C1C18">
        <w:rPr>
          <w:sz w:val="24"/>
          <w:szCs w:val="24"/>
          <w:lang w:val="en-US"/>
        </w:rPr>
        <w:t xml:space="preserve"> the limited prior work in this area, </w:t>
      </w:r>
      <w:r w:rsidR="00324BB7">
        <w:rPr>
          <w:sz w:val="24"/>
          <w:szCs w:val="24"/>
          <w:lang w:val="en-US"/>
        </w:rPr>
        <w:t xml:space="preserve">however, </w:t>
      </w:r>
      <w:r w:rsidR="008C1C18">
        <w:rPr>
          <w:sz w:val="24"/>
          <w:szCs w:val="24"/>
          <w:lang w:val="en-US"/>
        </w:rPr>
        <w:t>MBfRs have underperformed</w:t>
      </w:r>
      <w:r w:rsidR="00C05050">
        <w:rPr>
          <w:sz w:val="24"/>
          <w:szCs w:val="24"/>
          <w:lang w:val="en-US"/>
        </w:rPr>
        <w:t>, ostensibly due to low surface-to-volume ratios (SVR)</w:t>
      </w:r>
      <w:r w:rsidR="005C31E1">
        <w:rPr>
          <w:sz w:val="24"/>
          <w:szCs w:val="24"/>
          <w:lang w:val="en-US"/>
        </w:rPr>
        <w:t xml:space="preserve">. </w:t>
      </w:r>
      <w:r w:rsidR="00C05050">
        <w:rPr>
          <w:sz w:val="24"/>
          <w:szCs w:val="24"/>
          <w:lang w:val="en-US"/>
        </w:rPr>
        <w:t>This work</w:t>
      </w:r>
      <w:r w:rsidR="00034344" w:rsidRPr="20337193">
        <w:rPr>
          <w:sz w:val="24"/>
          <w:szCs w:val="24"/>
          <w:lang w:val="en-US"/>
        </w:rPr>
        <w:t xml:space="preserve"> tested a</w:t>
      </w:r>
      <w:r w:rsidR="00324BB7">
        <w:rPr>
          <w:sz w:val="24"/>
          <w:szCs w:val="24"/>
          <w:lang w:val="en-US"/>
        </w:rPr>
        <w:t xml:space="preserve">n </w:t>
      </w:r>
      <w:r w:rsidR="00034344" w:rsidRPr="20337193">
        <w:rPr>
          <w:sz w:val="24"/>
          <w:szCs w:val="24"/>
          <w:lang w:val="en-US"/>
        </w:rPr>
        <w:t>MBfR with a high</w:t>
      </w:r>
      <w:r w:rsidR="00F33502">
        <w:rPr>
          <w:sz w:val="24"/>
          <w:szCs w:val="24"/>
          <w:lang w:val="en-US"/>
        </w:rPr>
        <w:t>-</w:t>
      </w:r>
      <w:r w:rsidR="00034344" w:rsidRPr="20337193">
        <w:rPr>
          <w:sz w:val="24"/>
          <w:szCs w:val="24"/>
          <w:lang w:val="en-US"/>
        </w:rPr>
        <w:t>SVR (</w:t>
      </w:r>
      <w:r w:rsidR="00780106">
        <w:rPr>
          <w:sz w:val="24"/>
          <w:szCs w:val="24"/>
          <w:lang w:val="en-US"/>
        </w:rPr>
        <w:t>829</w:t>
      </w:r>
      <w:r w:rsidR="003300C6">
        <w:rPr>
          <w:sz w:val="24"/>
          <w:szCs w:val="24"/>
          <w:lang w:val="en-US"/>
        </w:rPr>
        <w:t> </w:t>
      </w:r>
      <w:r w:rsidR="00034344" w:rsidRPr="20337193">
        <w:rPr>
          <w:sz w:val="24"/>
          <w:szCs w:val="24"/>
          <w:lang w:val="en-US"/>
        </w:rPr>
        <w:t>m</w:t>
      </w:r>
      <w:r w:rsidR="00034344" w:rsidRPr="20337193">
        <w:rPr>
          <w:sz w:val="24"/>
          <w:szCs w:val="24"/>
          <w:vertAlign w:val="superscript"/>
          <w:lang w:val="en-US"/>
        </w:rPr>
        <w:t>2</w:t>
      </w:r>
      <w:r w:rsidR="00034344" w:rsidRPr="20337193">
        <w:rPr>
          <w:sz w:val="24"/>
          <w:szCs w:val="24"/>
          <w:lang w:val="en-US"/>
        </w:rPr>
        <w:t>/m</w:t>
      </w:r>
      <w:r w:rsidR="00034344" w:rsidRPr="20337193">
        <w:rPr>
          <w:sz w:val="24"/>
          <w:szCs w:val="24"/>
          <w:vertAlign w:val="superscript"/>
          <w:lang w:val="en-US"/>
        </w:rPr>
        <w:t>3</w:t>
      </w:r>
      <w:r w:rsidR="00034344" w:rsidRPr="20337193">
        <w:rPr>
          <w:sz w:val="24"/>
          <w:szCs w:val="24"/>
          <w:lang w:val="en-US"/>
        </w:rPr>
        <w:t>) under mesophilic operation for 331 days</w:t>
      </w:r>
      <w:r w:rsidR="005C31E1">
        <w:rPr>
          <w:sz w:val="24"/>
          <w:szCs w:val="24"/>
          <w:lang w:val="en-US"/>
        </w:rPr>
        <w:t xml:space="preserve">. </w:t>
      </w:r>
      <w:r w:rsidR="00034344" w:rsidRPr="20337193">
        <w:rPr>
          <w:sz w:val="24"/>
          <w:szCs w:val="24"/>
          <w:lang w:val="en-US"/>
        </w:rPr>
        <w:t xml:space="preserve">The MBfR </w:t>
      </w:r>
      <w:r w:rsidR="00813B52" w:rsidRPr="20337193">
        <w:rPr>
          <w:sz w:val="24"/>
          <w:szCs w:val="24"/>
          <w:lang w:val="en-US"/>
        </w:rPr>
        <w:t>a</w:t>
      </w:r>
      <w:r w:rsidR="00813B52">
        <w:rPr>
          <w:sz w:val="24"/>
          <w:szCs w:val="24"/>
          <w:lang w:val="en-US"/>
        </w:rPr>
        <w:t>cheived</w:t>
      </w:r>
      <w:r w:rsidR="00813B52" w:rsidRPr="20337193">
        <w:rPr>
          <w:sz w:val="24"/>
          <w:szCs w:val="24"/>
          <w:lang w:val="en-US"/>
        </w:rPr>
        <w:t xml:space="preserve"> specific </w:t>
      </w:r>
      <w:r w:rsidR="00813B52">
        <w:rPr>
          <w:sz w:val="24"/>
          <w:szCs w:val="24"/>
          <w:lang w:val="en-US"/>
        </w:rPr>
        <w:t>CH</w:t>
      </w:r>
      <w:r w:rsidR="00813B52">
        <w:rPr>
          <w:sz w:val="24"/>
          <w:szCs w:val="24"/>
          <w:vertAlign w:val="subscript"/>
          <w:lang w:val="en-US"/>
        </w:rPr>
        <w:t>4</w:t>
      </w:r>
      <w:r w:rsidR="00813B52">
        <w:rPr>
          <w:sz w:val="24"/>
          <w:szCs w:val="24"/>
          <w:lang w:val="en-US"/>
        </w:rPr>
        <w:t xml:space="preserve"> </w:t>
      </w:r>
      <w:r w:rsidR="00813B52" w:rsidRPr="20337193">
        <w:rPr>
          <w:sz w:val="24"/>
          <w:szCs w:val="24"/>
          <w:lang w:val="en-US"/>
        </w:rPr>
        <w:t xml:space="preserve">production rate of </w:t>
      </w:r>
      <w:r w:rsidR="00813B52" w:rsidRPr="615D879C">
        <w:rPr>
          <w:sz w:val="24"/>
          <w:szCs w:val="24"/>
          <w:lang w:val="en-US"/>
        </w:rPr>
        <w:t>6.18</w:t>
      </w:r>
      <w:r w:rsidR="00813B52">
        <w:rPr>
          <w:sz w:val="24"/>
          <w:szCs w:val="24"/>
          <w:lang w:val="en-US"/>
        </w:rPr>
        <w:t> </w:t>
      </w:r>
      <w:r w:rsidR="00813B52" w:rsidRPr="615D879C">
        <w:rPr>
          <w:sz w:val="24"/>
          <w:szCs w:val="24"/>
          <w:lang w:val="en-US"/>
        </w:rPr>
        <w:t>±</w:t>
      </w:r>
      <w:r w:rsidR="00813B52">
        <w:rPr>
          <w:sz w:val="24"/>
          <w:szCs w:val="24"/>
          <w:lang w:val="en-US"/>
        </w:rPr>
        <w:t> </w:t>
      </w:r>
      <w:r w:rsidR="00813B52" w:rsidRPr="615D879C">
        <w:rPr>
          <w:sz w:val="24"/>
          <w:szCs w:val="24"/>
          <w:lang w:val="en-US"/>
        </w:rPr>
        <w:t>0.11</w:t>
      </w:r>
      <w:r w:rsidR="00813B52">
        <w:rPr>
          <w:sz w:val="24"/>
          <w:szCs w:val="24"/>
          <w:lang w:val="en-US"/>
        </w:rPr>
        <w:t> </w:t>
      </w:r>
      <w:r w:rsidR="00813B52" w:rsidRPr="20337193">
        <w:rPr>
          <w:sz w:val="24"/>
          <w:szCs w:val="24"/>
          <w:lang w:val="en-US"/>
        </w:rPr>
        <w:t>m</w:t>
      </w:r>
      <w:r w:rsidR="00813B52" w:rsidRPr="20337193">
        <w:rPr>
          <w:sz w:val="24"/>
          <w:szCs w:val="24"/>
          <w:vertAlign w:val="superscript"/>
          <w:lang w:val="en-US"/>
        </w:rPr>
        <w:t>3</w:t>
      </w:r>
      <w:r w:rsidR="00813B52" w:rsidRPr="20337193">
        <w:rPr>
          <w:sz w:val="24"/>
          <w:szCs w:val="24"/>
          <w:lang w:val="en-US"/>
        </w:rPr>
        <w:t>CH</w:t>
      </w:r>
      <w:r w:rsidR="00813B52" w:rsidRPr="20337193">
        <w:rPr>
          <w:sz w:val="24"/>
          <w:szCs w:val="24"/>
          <w:vertAlign w:val="subscript"/>
          <w:lang w:val="en-US"/>
        </w:rPr>
        <w:t>4</w:t>
      </w:r>
      <w:r w:rsidR="00813B52" w:rsidRPr="20337193">
        <w:rPr>
          <w:sz w:val="24"/>
          <w:szCs w:val="24"/>
          <w:lang w:val="en-US"/>
        </w:rPr>
        <w:t>/m</w:t>
      </w:r>
      <w:r w:rsidR="00813B52" w:rsidRPr="20337193">
        <w:rPr>
          <w:sz w:val="24"/>
          <w:szCs w:val="24"/>
          <w:vertAlign w:val="superscript"/>
          <w:lang w:val="en-US"/>
        </w:rPr>
        <w:t>3</w:t>
      </w:r>
      <w:r w:rsidR="00813B52" w:rsidRPr="20337193">
        <w:rPr>
          <w:sz w:val="24"/>
          <w:szCs w:val="24"/>
          <w:lang w:val="en-US"/>
        </w:rPr>
        <w:t>d</w:t>
      </w:r>
      <w:r w:rsidR="00813B52">
        <w:rPr>
          <w:sz w:val="24"/>
          <w:szCs w:val="24"/>
          <w:lang w:val="en-US"/>
        </w:rPr>
        <w:t xml:space="preserve">, </w:t>
      </w:r>
      <w:r w:rsidR="00813B52" w:rsidRPr="20337193">
        <w:rPr>
          <w:sz w:val="24"/>
          <w:szCs w:val="24"/>
          <w:lang w:val="en-US"/>
        </w:rPr>
        <w:t>while regularly yielding gas quality &gt;98%</w:t>
      </w:r>
      <w:r w:rsidR="00813B52">
        <w:rPr>
          <w:sz w:val="24"/>
          <w:szCs w:val="24"/>
          <w:lang w:val="en-US"/>
        </w:rPr>
        <w:t> </w:t>
      </w:r>
      <w:r w:rsidR="00813B52" w:rsidRPr="20337193">
        <w:rPr>
          <w:sz w:val="24"/>
          <w:szCs w:val="24"/>
          <w:lang w:val="en-US"/>
        </w:rPr>
        <w:t>CH</w:t>
      </w:r>
      <w:r w:rsidR="00813B52" w:rsidRPr="20337193">
        <w:rPr>
          <w:sz w:val="24"/>
          <w:szCs w:val="24"/>
          <w:vertAlign w:val="subscript"/>
          <w:lang w:val="en-US"/>
        </w:rPr>
        <w:t>4</w:t>
      </w:r>
      <w:r w:rsidR="00813B52">
        <w:rPr>
          <w:sz w:val="24"/>
          <w:szCs w:val="24"/>
          <w:lang w:val="en-US"/>
        </w:rPr>
        <w:t xml:space="preserve"> </w:t>
      </w:r>
      <w:r w:rsidR="00813B52" w:rsidRPr="008C1C18">
        <w:rPr>
          <w:sz w:val="24"/>
          <w:szCs w:val="24"/>
          <w:lang w:val="en-US"/>
        </w:rPr>
        <w:t>over 33</w:t>
      </w:r>
      <w:r w:rsidR="00813B52" w:rsidRPr="00AA7914">
        <w:rPr>
          <w:sz w:val="24"/>
          <w:szCs w:val="24"/>
          <w:lang w:val="en-US"/>
        </w:rPr>
        <w:t>1</w:t>
      </w:r>
      <w:r w:rsidR="00813B52" w:rsidRPr="008C1C18">
        <w:rPr>
          <w:sz w:val="24"/>
          <w:szCs w:val="24"/>
          <w:lang w:val="en-US"/>
        </w:rPr>
        <w:t xml:space="preserve"> days of operation</w:t>
      </w:r>
      <w:r w:rsidR="00813B52">
        <w:rPr>
          <w:sz w:val="24"/>
          <w:szCs w:val="24"/>
          <w:lang w:val="en-US"/>
        </w:rPr>
        <w:t>.</w:t>
      </w:r>
      <w:r w:rsidR="00034344" w:rsidRPr="20337193">
        <w:rPr>
          <w:sz w:val="24"/>
          <w:szCs w:val="24"/>
          <w:lang w:val="en-US"/>
        </w:rPr>
        <w:t xml:space="preserve"> </w:t>
      </w:r>
      <w:r w:rsidR="00C05050">
        <w:rPr>
          <w:sz w:val="24"/>
          <w:szCs w:val="24"/>
          <w:lang w:val="en-US"/>
        </w:rPr>
        <w:t>Conversely, this system had</w:t>
      </w:r>
      <w:r w:rsidR="000C6868">
        <w:rPr>
          <w:sz w:val="24"/>
          <w:szCs w:val="24"/>
          <w:lang w:val="en-US"/>
        </w:rPr>
        <w:t xml:space="preserve"> a </w:t>
      </w:r>
      <w:r w:rsidR="00813B52">
        <w:rPr>
          <w:sz w:val="24"/>
          <w:szCs w:val="24"/>
          <w:lang w:val="en-US"/>
        </w:rPr>
        <w:t xml:space="preserve">relatively </w:t>
      </w:r>
      <w:r w:rsidR="000C6868">
        <w:rPr>
          <w:sz w:val="24"/>
          <w:szCs w:val="24"/>
          <w:lang w:val="en-US"/>
        </w:rPr>
        <w:t>low</w:t>
      </w:r>
      <w:r w:rsidR="00C05050">
        <w:rPr>
          <w:sz w:val="24"/>
          <w:szCs w:val="24"/>
          <w:lang w:val="en-US"/>
        </w:rPr>
        <w:t xml:space="preserve"> membrane-normalized production rate (7.5</w:t>
      </w:r>
      <w:r w:rsidR="003300C6">
        <w:rPr>
          <w:sz w:val="24"/>
          <w:szCs w:val="24"/>
          <w:lang w:val="en-US"/>
        </w:rPr>
        <w:t> </w:t>
      </w:r>
      <w:r w:rsidR="00C05050">
        <w:rPr>
          <w:sz w:val="24"/>
          <w:szCs w:val="24"/>
          <w:lang w:val="en-US"/>
        </w:rPr>
        <w:t>m</w:t>
      </w:r>
      <w:r w:rsidR="00C05050">
        <w:rPr>
          <w:sz w:val="24"/>
          <w:szCs w:val="24"/>
          <w:vertAlign w:val="superscript"/>
          <w:lang w:val="en-US"/>
        </w:rPr>
        <w:t>3</w:t>
      </w:r>
      <w:r w:rsidR="00C05050">
        <w:rPr>
          <w:sz w:val="24"/>
          <w:szCs w:val="24"/>
          <w:lang w:val="en-US"/>
        </w:rPr>
        <w:t>CH</w:t>
      </w:r>
      <w:r w:rsidR="00C05050">
        <w:rPr>
          <w:sz w:val="24"/>
          <w:szCs w:val="24"/>
          <w:vertAlign w:val="subscript"/>
          <w:lang w:val="en-US"/>
        </w:rPr>
        <w:t>4</w:t>
      </w:r>
      <w:r w:rsidR="00C05050">
        <w:rPr>
          <w:sz w:val="24"/>
          <w:szCs w:val="24"/>
          <w:lang w:val="en-US"/>
        </w:rPr>
        <w:t>/m</w:t>
      </w:r>
      <w:r w:rsidR="00C05050">
        <w:rPr>
          <w:sz w:val="24"/>
          <w:szCs w:val="24"/>
          <w:vertAlign w:val="superscript"/>
          <w:lang w:val="en-US"/>
        </w:rPr>
        <w:t>2</w:t>
      </w:r>
      <w:r w:rsidR="00C05050">
        <w:rPr>
          <w:sz w:val="24"/>
          <w:szCs w:val="24"/>
          <w:lang w:val="en-US"/>
        </w:rPr>
        <w:t>d)</w:t>
      </w:r>
      <w:r w:rsidR="00324BB7">
        <w:rPr>
          <w:sz w:val="24"/>
          <w:szCs w:val="24"/>
          <w:lang w:val="en-US"/>
        </w:rPr>
        <w:t>, likely due to the spatial arrangement of the membranes</w:t>
      </w:r>
      <w:r w:rsidR="00813B52">
        <w:rPr>
          <w:sz w:val="24"/>
          <w:szCs w:val="24"/>
          <w:lang w:val="en-US"/>
        </w:rPr>
        <w:t>.</w:t>
      </w:r>
      <w:r w:rsidR="000C6868">
        <w:rPr>
          <w:sz w:val="24"/>
          <w:szCs w:val="24"/>
          <w:lang w:val="en-US"/>
        </w:rPr>
        <w:t xml:space="preserve"> </w:t>
      </w:r>
      <w:r w:rsidR="00216368" w:rsidRPr="20337193">
        <w:rPr>
          <w:sz w:val="24"/>
          <w:szCs w:val="24"/>
          <w:lang w:val="en-US"/>
        </w:rPr>
        <w:t xml:space="preserve">Microbial community analyses via </w:t>
      </w:r>
      <w:r w:rsidR="00034344" w:rsidRPr="20337193">
        <w:rPr>
          <w:sz w:val="24"/>
          <w:szCs w:val="24"/>
          <w:lang w:val="en-US"/>
        </w:rPr>
        <w:t xml:space="preserve">16S rRNA </w:t>
      </w:r>
      <w:r w:rsidR="00216368" w:rsidRPr="20337193">
        <w:rPr>
          <w:sz w:val="24"/>
          <w:szCs w:val="24"/>
          <w:lang w:val="en-US"/>
        </w:rPr>
        <w:t xml:space="preserve">gene sequencing </w:t>
      </w:r>
      <w:r w:rsidR="00034344" w:rsidRPr="20337193">
        <w:rPr>
          <w:sz w:val="24"/>
          <w:szCs w:val="24"/>
          <w:lang w:val="en-US"/>
        </w:rPr>
        <w:t xml:space="preserve">demonstrated the </w:t>
      </w:r>
      <w:r w:rsidR="000C6868">
        <w:rPr>
          <w:sz w:val="24"/>
          <w:szCs w:val="24"/>
          <w:lang w:val="en-US"/>
        </w:rPr>
        <w:t xml:space="preserve">emergent </w:t>
      </w:r>
      <w:r w:rsidR="00034344" w:rsidRPr="20337193">
        <w:rPr>
          <w:sz w:val="24"/>
          <w:szCs w:val="24"/>
          <w:lang w:val="en-US"/>
        </w:rPr>
        <w:t xml:space="preserve">biofilm was </w:t>
      </w:r>
      <w:r w:rsidR="000C6868">
        <w:rPr>
          <w:sz w:val="24"/>
          <w:szCs w:val="24"/>
          <w:lang w:val="en-US"/>
        </w:rPr>
        <w:t>dominated by three amplicon sequence variants (ASVs)</w:t>
      </w:r>
      <w:r w:rsidR="00030F5A">
        <w:rPr>
          <w:sz w:val="24"/>
          <w:szCs w:val="24"/>
          <w:lang w:val="en-US"/>
        </w:rPr>
        <w:t xml:space="preserve"> in the family Methanobacteriaceae (8</w:t>
      </w:r>
      <w:r w:rsidR="00F30C1E">
        <w:rPr>
          <w:sz w:val="24"/>
          <w:szCs w:val="24"/>
          <w:lang w:val="en-US"/>
        </w:rPr>
        <w:t>0.</w:t>
      </w:r>
      <w:r w:rsidR="00030F5A">
        <w:rPr>
          <w:sz w:val="24"/>
          <w:szCs w:val="24"/>
          <w:lang w:val="en-US"/>
        </w:rPr>
        <w:t xml:space="preserve">2% summed relative abundance). </w:t>
      </w:r>
      <w:r w:rsidR="00813B52">
        <w:rPr>
          <w:sz w:val="24"/>
          <w:szCs w:val="24"/>
          <w:lang w:val="en-US"/>
        </w:rPr>
        <w:t>One</w:t>
      </w:r>
      <w:r w:rsidR="00030F5A">
        <w:rPr>
          <w:sz w:val="24"/>
          <w:szCs w:val="24"/>
          <w:lang w:val="en-US"/>
        </w:rPr>
        <w:t xml:space="preserve"> of the three</w:t>
      </w:r>
      <w:r w:rsidR="00813B52">
        <w:rPr>
          <w:sz w:val="24"/>
          <w:szCs w:val="24"/>
          <w:lang w:val="en-US"/>
        </w:rPr>
        <w:t xml:space="preserve">, classified only at the genus level </w:t>
      </w:r>
      <w:r w:rsidR="00813B52" w:rsidRPr="00813B52">
        <w:rPr>
          <w:i/>
          <w:iCs/>
          <w:sz w:val="24"/>
          <w:szCs w:val="24"/>
          <w:lang w:val="en-US"/>
        </w:rPr>
        <w:t>Methanobacterium</w:t>
      </w:r>
      <w:r w:rsidR="00813B52">
        <w:rPr>
          <w:sz w:val="24"/>
          <w:szCs w:val="24"/>
          <w:lang w:val="en-US"/>
        </w:rPr>
        <w:t>,</w:t>
      </w:r>
      <w:r w:rsidR="00030F5A">
        <w:rPr>
          <w:sz w:val="24"/>
          <w:szCs w:val="24"/>
          <w:lang w:val="en-US"/>
        </w:rPr>
        <w:t xml:space="preserve"> exhibited interspecific competition</w:t>
      </w:r>
      <w:r w:rsidR="00813B52">
        <w:rPr>
          <w:sz w:val="24"/>
          <w:szCs w:val="24"/>
          <w:lang w:val="en-US"/>
        </w:rPr>
        <w:t xml:space="preserve"> with the other two</w:t>
      </w:r>
      <w:r w:rsidR="00201C86">
        <w:rPr>
          <w:sz w:val="24"/>
          <w:szCs w:val="24"/>
          <w:lang w:val="en-US"/>
        </w:rPr>
        <w:t xml:space="preserve"> and was most abundant ASV under stable substrate loadings</w:t>
      </w:r>
      <w:r w:rsidR="00813B52">
        <w:rPr>
          <w:sz w:val="24"/>
          <w:szCs w:val="24"/>
          <w:lang w:val="en-US"/>
        </w:rPr>
        <w:t>.</w:t>
      </w:r>
      <w:r w:rsidR="00030F5A">
        <w:rPr>
          <w:sz w:val="24"/>
          <w:szCs w:val="24"/>
          <w:lang w:val="en-US"/>
        </w:rPr>
        <w:t xml:space="preserve"> </w:t>
      </w:r>
      <w:r w:rsidR="00030F5A" w:rsidRPr="00030F5A">
        <w:rPr>
          <w:i/>
          <w:iCs/>
          <w:sz w:val="24"/>
          <w:szCs w:val="24"/>
          <w:lang w:val="en-US"/>
        </w:rPr>
        <w:t>Methanobacterium midas_s_9526</w:t>
      </w:r>
      <w:r w:rsidR="00324BB7">
        <w:rPr>
          <w:sz w:val="24"/>
          <w:szCs w:val="24"/>
          <w:lang w:val="en-US"/>
        </w:rPr>
        <w:t xml:space="preserve">, however, </w:t>
      </w:r>
      <w:r w:rsidR="00201C86">
        <w:rPr>
          <w:sz w:val="24"/>
          <w:szCs w:val="24"/>
          <w:lang w:val="en-US"/>
        </w:rPr>
        <w:t>exhibited a strong, statistically significant correlation with increased H</w:t>
      </w:r>
      <w:r w:rsidR="00201C86" w:rsidRPr="00201C86">
        <w:rPr>
          <w:sz w:val="24"/>
          <w:szCs w:val="24"/>
          <w:vertAlign w:val="subscript"/>
          <w:lang w:val="en-US"/>
        </w:rPr>
        <w:t>2</w:t>
      </w:r>
      <w:r w:rsidR="00324BB7">
        <w:rPr>
          <w:sz w:val="24"/>
          <w:szCs w:val="24"/>
          <w:lang w:val="en-US"/>
        </w:rPr>
        <w:t xml:space="preserve"> loadings and was the most abundant ASV by day 300</w:t>
      </w:r>
      <w:r w:rsidR="00201C86">
        <w:rPr>
          <w:sz w:val="24"/>
          <w:szCs w:val="24"/>
          <w:lang w:val="en-US"/>
        </w:rPr>
        <w:t xml:space="preserve">. </w:t>
      </w:r>
      <w:r w:rsidR="00201C86">
        <w:rPr>
          <w:sz w:val="24"/>
          <w:szCs w:val="24"/>
        </w:rPr>
        <w:t xml:space="preserve">Flanking community members appear to be unique to each methanogenic ASV, suggesting specificity in relationships between different methanogens and their flanking communities. </w:t>
      </w:r>
      <w:r w:rsidR="008C1C18">
        <w:rPr>
          <w:sz w:val="24"/>
          <w:szCs w:val="24"/>
          <w:lang w:val="en-US"/>
        </w:rPr>
        <w:t>Overall, t</w:t>
      </w:r>
      <w:r w:rsidR="00034344" w:rsidRPr="20337193">
        <w:rPr>
          <w:sz w:val="24"/>
          <w:szCs w:val="24"/>
          <w:lang w:val="en-US"/>
        </w:rPr>
        <w:t xml:space="preserve">hese results </w:t>
      </w:r>
      <w:r w:rsidR="008C1C18">
        <w:rPr>
          <w:sz w:val="24"/>
          <w:szCs w:val="24"/>
          <w:lang w:val="en-US"/>
        </w:rPr>
        <w:t xml:space="preserve">demonstrate that high-SVR MBfRs can support robust high-rate, high quality RNG production and reveal new design considerations required to fully leverage membrane-based gas delivery. </w:t>
      </w:r>
    </w:p>
    <w:p w14:paraId="1A88145F" w14:textId="77777777" w:rsidR="00F476F1" w:rsidRDefault="00034344" w:rsidP="00C878F1">
      <w:pPr>
        <w:pStyle w:val="Heading1"/>
        <w:spacing w:after="0" w:line="360" w:lineRule="auto"/>
        <w:jc w:val="both"/>
        <w:rPr>
          <w:szCs w:val="24"/>
        </w:rPr>
      </w:pPr>
      <w:bookmarkStart w:id="4" w:name="_l9oke61w0q4m" w:colFirst="0" w:colLast="0"/>
      <w:bookmarkEnd w:id="4"/>
      <w:r>
        <w:rPr>
          <w:szCs w:val="24"/>
        </w:rPr>
        <w:t>Structured Abstract</w:t>
      </w:r>
    </w:p>
    <w:p w14:paraId="45637005" w14:textId="702562CE" w:rsidR="00F476F1" w:rsidRDefault="006417E1" w:rsidP="00C878F1">
      <w:pPr>
        <w:spacing w:after="0" w:line="360" w:lineRule="auto"/>
        <w:jc w:val="both"/>
        <w:rPr>
          <w:sz w:val="24"/>
          <w:szCs w:val="24"/>
        </w:rPr>
      </w:pPr>
      <w:r>
        <w:rPr>
          <w:sz w:val="24"/>
          <w:szCs w:val="24"/>
        </w:rPr>
        <w:t>To be filled later.</w:t>
      </w:r>
    </w:p>
    <w:p w14:paraId="12CD4623" w14:textId="77777777" w:rsidR="00F476F1" w:rsidRDefault="00034344" w:rsidP="00C878F1">
      <w:pPr>
        <w:pStyle w:val="Heading1"/>
        <w:jc w:val="both"/>
        <w:rPr>
          <w:szCs w:val="24"/>
        </w:rPr>
      </w:pPr>
      <w:bookmarkStart w:id="5" w:name="_eudaihf9lp03" w:colFirst="0" w:colLast="0"/>
      <w:bookmarkEnd w:id="5"/>
      <w:r>
        <w:rPr>
          <w:szCs w:val="24"/>
        </w:rPr>
        <w:t>Keywords (&lt;7)</w:t>
      </w:r>
    </w:p>
    <w:p w14:paraId="680869C7" w14:textId="261A2D79" w:rsidR="00F476F1" w:rsidRDefault="00034344" w:rsidP="00C878F1">
      <w:pPr>
        <w:spacing w:after="0" w:line="360" w:lineRule="auto"/>
        <w:jc w:val="both"/>
        <w:rPr>
          <w:sz w:val="24"/>
          <w:szCs w:val="24"/>
          <w:lang w:val="en-US"/>
        </w:rPr>
      </w:pPr>
      <w:r w:rsidRPr="445CD04A">
        <w:rPr>
          <w:color w:val="1F1F1F"/>
          <w:sz w:val="24"/>
          <w:szCs w:val="24"/>
          <w:lang w:val="en-US"/>
        </w:rPr>
        <w:t xml:space="preserve">Ex-situ biomethanation, biomethane, renewable natural gas, membrane biofilm reactor, </w:t>
      </w:r>
      <w:r w:rsidR="00821145" w:rsidRPr="445CD04A">
        <w:rPr>
          <w:sz w:val="24"/>
          <w:szCs w:val="24"/>
          <w:lang w:val="en-US"/>
        </w:rPr>
        <w:t>hollow fiber membranes,</w:t>
      </w:r>
      <w:r w:rsidR="00821145" w:rsidRPr="445CD04A">
        <w:rPr>
          <w:color w:val="1F1F1F"/>
          <w:sz w:val="24"/>
          <w:szCs w:val="24"/>
          <w:lang w:val="en-US"/>
        </w:rPr>
        <w:t xml:space="preserve"> </w:t>
      </w:r>
      <w:r w:rsidRPr="445CD04A">
        <w:rPr>
          <w:color w:val="1F1F1F"/>
          <w:sz w:val="24"/>
          <w:szCs w:val="24"/>
          <w:lang w:val="en-US"/>
        </w:rPr>
        <w:t>metabolic modeling</w:t>
      </w:r>
      <w:r w:rsidRPr="445CD04A">
        <w:rPr>
          <w:sz w:val="24"/>
          <w:szCs w:val="24"/>
          <w:lang w:val="en-US"/>
        </w:rPr>
        <w:t>, microbiome</w:t>
      </w:r>
    </w:p>
    <w:p w14:paraId="0F20B7DE" w14:textId="28301D7D" w:rsidR="0022274F" w:rsidRPr="0022274F" w:rsidRDefault="00034344" w:rsidP="0022274F">
      <w:pPr>
        <w:pStyle w:val="Heading1"/>
        <w:spacing w:after="0" w:line="360" w:lineRule="auto"/>
        <w:jc w:val="both"/>
        <w:rPr>
          <w:szCs w:val="24"/>
        </w:rPr>
      </w:pPr>
      <w:bookmarkStart w:id="6" w:name="_f6q1bu7nfp9z" w:colFirst="0" w:colLast="0"/>
      <w:bookmarkEnd w:id="6"/>
      <w:r>
        <w:rPr>
          <w:szCs w:val="24"/>
        </w:rPr>
        <w:lastRenderedPageBreak/>
        <w:t>Highlights</w:t>
      </w:r>
    </w:p>
    <w:p w14:paraId="56089ED8" w14:textId="1CD6D5A1" w:rsidR="0022274F" w:rsidRPr="00780106" w:rsidRDefault="00F33502" w:rsidP="0022274F">
      <w:pPr>
        <w:pStyle w:val="ListParagraph"/>
        <w:numPr>
          <w:ilvl w:val="0"/>
          <w:numId w:val="21"/>
        </w:numPr>
      </w:pPr>
      <w:r>
        <w:rPr>
          <w:sz w:val="24"/>
          <w:szCs w:val="24"/>
          <w:lang w:val="en-US"/>
        </w:rPr>
        <w:t>331</w:t>
      </w:r>
      <w:r w:rsidR="00631B4A">
        <w:rPr>
          <w:sz w:val="24"/>
          <w:szCs w:val="24"/>
          <w:lang w:val="en-US"/>
        </w:rPr>
        <w:t>-</w:t>
      </w:r>
      <w:r>
        <w:rPr>
          <w:sz w:val="24"/>
          <w:szCs w:val="24"/>
          <w:lang w:val="en-US"/>
        </w:rPr>
        <w:t>day test of a novel, high</w:t>
      </w:r>
      <w:r w:rsidR="0022274F">
        <w:rPr>
          <w:sz w:val="24"/>
          <w:szCs w:val="24"/>
          <w:lang w:val="en-US"/>
        </w:rPr>
        <w:t>-SVR</w:t>
      </w:r>
      <w:r w:rsidR="0022274F" w:rsidRPr="0F28D7EB">
        <w:rPr>
          <w:sz w:val="24"/>
          <w:szCs w:val="24"/>
          <w:lang w:val="en-US"/>
        </w:rPr>
        <w:t xml:space="preserve"> </w:t>
      </w:r>
      <w:r w:rsidRPr="20337193">
        <w:rPr>
          <w:sz w:val="24"/>
          <w:szCs w:val="24"/>
          <w:lang w:val="en-US"/>
        </w:rPr>
        <w:t>(</w:t>
      </w:r>
      <w:r>
        <w:rPr>
          <w:sz w:val="24"/>
          <w:szCs w:val="24"/>
          <w:lang w:val="en-US"/>
        </w:rPr>
        <w:t>829 </w:t>
      </w:r>
      <w:r w:rsidRPr="20337193">
        <w:rPr>
          <w:sz w:val="24"/>
          <w:szCs w:val="24"/>
          <w:lang w:val="en-US"/>
        </w:rPr>
        <w:t>m</w:t>
      </w:r>
      <w:r w:rsidRPr="20337193">
        <w:rPr>
          <w:sz w:val="24"/>
          <w:szCs w:val="24"/>
          <w:vertAlign w:val="superscript"/>
          <w:lang w:val="en-US"/>
        </w:rPr>
        <w:t>2</w:t>
      </w:r>
      <w:r w:rsidRPr="20337193">
        <w:rPr>
          <w:sz w:val="24"/>
          <w:szCs w:val="24"/>
          <w:lang w:val="en-US"/>
        </w:rPr>
        <w:t>/m</w:t>
      </w:r>
      <w:r w:rsidRPr="20337193">
        <w:rPr>
          <w:sz w:val="24"/>
          <w:szCs w:val="24"/>
          <w:vertAlign w:val="superscript"/>
          <w:lang w:val="en-US"/>
        </w:rPr>
        <w:t>3</w:t>
      </w:r>
      <w:r w:rsidRPr="20337193">
        <w:rPr>
          <w:sz w:val="24"/>
          <w:szCs w:val="24"/>
          <w:lang w:val="en-US"/>
        </w:rPr>
        <w:t xml:space="preserve">) </w:t>
      </w:r>
      <w:r w:rsidR="0022274F" w:rsidRPr="0F28D7EB">
        <w:rPr>
          <w:sz w:val="24"/>
          <w:szCs w:val="24"/>
          <w:lang w:val="en-US"/>
        </w:rPr>
        <w:t>MBfR for</w:t>
      </w:r>
      <w:r w:rsidR="00780106">
        <w:rPr>
          <w:sz w:val="24"/>
          <w:szCs w:val="24"/>
          <w:lang w:val="en-US"/>
        </w:rPr>
        <w:t xml:space="preserve"> ex-situ biomethanation</w:t>
      </w:r>
    </w:p>
    <w:p w14:paraId="5F5249FD" w14:textId="6C770937" w:rsidR="00780106" w:rsidRPr="0022274F" w:rsidRDefault="00F33502" w:rsidP="00780106">
      <w:pPr>
        <w:pStyle w:val="ListParagraph"/>
        <w:numPr>
          <w:ilvl w:val="0"/>
          <w:numId w:val="21"/>
        </w:numPr>
      </w:pPr>
      <w:r>
        <w:rPr>
          <w:sz w:val="24"/>
          <w:szCs w:val="24"/>
          <w:lang w:val="en-US"/>
        </w:rPr>
        <w:t>Maximum</w:t>
      </w:r>
      <w:r w:rsidR="00780106">
        <w:rPr>
          <w:sz w:val="24"/>
          <w:szCs w:val="24"/>
          <w:lang w:val="en-US"/>
        </w:rPr>
        <w:t xml:space="preserve"> specific CH</w:t>
      </w:r>
      <w:r w:rsidR="00780106" w:rsidRPr="00780106">
        <w:rPr>
          <w:sz w:val="24"/>
          <w:szCs w:val="24"/>
          <w:vertAlign w:val="subscript"/>
          <w:lang w:val="en-US"/>
        </w:rPr>
        <w:t>4</w:t>
      </w:r>
      <w:r w:rsidR="00780106">
        <w:rPr>
          <w:sz w:val="24"/>
          <w:szCs w:val="24"/>
          <w:lang w:val="en-US"/>
        </w:rPr>
        <w:t xml:space="preserve"> production rate</w:t>
      </w:r>
      <w:r w:rsidR="00631B4A">
        <w:rPr>
          <w:sz w:val="24"/>
          <w:szCs w:val="24"/>
          <w:lang w:val="en-US"/>
        </w:rPr>
        <w:t>,</w:t>
      </w:r>
      <w:r w:rsidR="00780106" w:rsidRPr="20337193">
        <w:rPr>
          <w:sz w:val="24"/>
          <w:szCs w:val="24"/>
          <w:lang w:val="en-US"/>
        </w:rPr>
        <w:t xml:space="preserve"> </w:t>
      </w:r>
      <w:r w:rsidR="00780106" w:rsidRPr="615D879C">
        <w:rPr>
          <w:sz w:val="24"/>
          <w:szCs w:val="24"/>
          <w:lang w:val="en-US"/>
        </w:rPr>
        <w:t>6.18</w:t>
      </w:r>
      <w:r w:rsidR="00FB489F">
        <w:rPr>
          <w:sz w:val="24"/>
          <w:szCs w:val="24"/>
          <w:lang w:val="en-US"/>
        </w:rPr>
        <w:t> </w:t>
      </w:r>
      <w:r w:rsidR="00780106" w:rsidRPr="615D879C">
        <w:rPr>
          <w:sz w:val="24"/>
          <w:szCs w:val="24"/>
          <w:lang w:val="en-US"/>
        </w:rPr>
        <w:t>±</w:t>
      </w:r>
      <w:r w:rsidR="00FB489F">
        <w:rPr>
          <w:sz w:val="24"/>
          <w:szCs w:val="24"/>
          <w:lang w:val="en-US"/>
        </w:rPr>
        <w:t> </w:t>
      </w:r>
      <w:r w:rsidR="00780106" w:rsidRPr="615D879C">
        <w:rPr>
          <w:sz w:val="24"/>
          <w:szCs w:val="24"/>
          <w:lang w:val="en-US"/>
        </w:rPr>
        <w:t>0.11</w:t>
      </w:r>
      <w:r w:rsidR="00FB489F">
        <w:rPr>
          <w:sz w:val="24"/>
          <w:szCs w:val="24"/>
          <w:lang w:val="en-US"/>
        </w:rPr>
        <w:t> </w:t>
      </w:r>
      <w:r w:rsidR="00780106" w:rsidRPr="20337193">
        <w:rPr>
          <w:sz w:val="24"/>
          <w:szCs w:val="24"/>
          <w:lang w:val="en-US"/>
        </w:rPr>
        <w:t>m</w:t>
      </w:r>
      <w:r w:rsidR="00780106" w:rsidRPr="20337193">
        <w:rPr>
          <w:sz w:val="24"/>
          <w:szCs w:val="24"/>
          <w:vertAlign w:val="superscript"/>
          <w:lang w:val="en-US"/>
        </w:rPr>
        <w:t>3</w:t>
      </w:r>
      <w:r w:rsidR="00780106" w:rsidRPr="20337193">
        <w:rPr>
          <w:sz w:val="24"/>
          <w:szCs w:val="24"/>
          <w:lang w:val="en-US"/>
        </w:rPr>
        <w:t>CH</w:t>
      </w:r>
      <w:r w:rsidR="00780106" w:rsidRPr="20337193">
        <w:rPr>
          <w:sz w:val="24"/>
          <w:szCs w:val="24"/>
          <w:vertAlign w:val="subscript"/>
          <w:lang w:val="en-US"/>
        </w:rPr>
        <w:t>4</w:t>
      </w:r>
      <w:r w:rsidR="00780106" w:rsidRPr="20337193">
        <w:rPr>
          <w:sz w:val="24"/>
          <w:szCs w:val="24"/>
          <w:lang w:val="en-US"/>
        </w:rPr>
        <w:t>/m</w:t>
      </w:r>
      <w:r w:rsidR="00780106" w:rsidRPr="20337193">
        <w:rPr>
          <w:sz w:val="24"/>
          <w:szCs w:val="24"/>
          <w:vertAlign w:val="superscript"/>
          <w:lang w:val="en-US"/>
        </w:rPr>
        <w:t>3</w:t>
      </w:r>
      <w:r w:rsidR="00780106" w:rsidRPr="20337193">
        <w:rPr>
          <w:sz w:val="24"/>
          <w:szCs w:val="24"/>
          <w:lang w:val="en-US"/>
        </w:rPr>
        <w:t>d</w:t>
      </w:r>
    </w:p>
    <w:p w14:paraId="4D10A267" w14:textId="5DC087E0" w:rsidR="00780106" w:rsidRPr="00780106" w:rsidRDefault="007E1F4C" w:rsidP="0022274F">
      <w:pPr>
        <w:pStyle w:val="ListParagraph"/>
        <w:numPr>
          <w:ilvl w:val="0"/>
          <w:numId w:val="21"/>
        </w:numPr>
      </w:pPr>
      <w:r>
        <w:rPr>
          <w:sz w:val="24"/>
          <w:szCs w:val="24"/>
          <w:lang w:val="en-US"/>
        </w:rPr>
        <w:t>High</w:t>
      </w:r>
      <w:r w:rsidR="00780106">
        <w:rPr>
          <w:sz w:val="24"/>
          <w:szCs w:val="24"/>
          <w:lang w:val="en-US"/>
        </w:rPr>
        <w:t xml:space="preserve"> quality RNG </w:t>
      </w:r>
      <w:r w:rsidR="00F33502">
        <w:rPr>
          <w:sz w:val="24"/>
          <w:szCs w:val="24"/>
          <w:lang w:val="en-US"/>
        </w:rPr>
        <w:t xml:space="preserve">production, </w:t>
      </w:r>
      <w:r w:rsidR="00780106" w:rsidRPr="615D879C">
        <w:rPr>
          <w:sz w:val="24"/>
          <w:szCs w:val="24"/>
          <w:lang w:val="en-US"/>
        </w:rPr>
        <w:t>95.7</w:t>
      </w:r>
      <w:r w:rsidR="00FB489F">
        <w:rPr>
          <w:sz w:val="24"/>
          <w:szCs w:val="24"/>
          <w:lang w:val="en-US"/>
        </w:rPr>
        <w:t> </w:t>
      </w:r>
      <w:r w:rsidR="00780106" w:rsidRPr="615D879C">
        <w:rPr>
          <w:sz w:val="24"/>
          <w:szCs w:val="24"/>
          <w:lang w:val="en-US"/>
        </w:rPr>
        <w:t>±</w:t>
      </w:r>
      <w:r w:rsidR="00FB489F">
        <w:rPr>
          <w:sz w:val="24"/>
          <w:szCs w:val="24"/>
          <w:lang w:val="en-US"/>
        </w:rPr>
        <w:t> </w:t>
      </w:r>
      <w:r w:rsidR="00780106" w:rsidRPr="615D879C">
        <w:rPr>
          <w:sz w:val="24"/>
          <w:szCs w:val="24"/>
          <w:lang w:val="en-US"/>
        </w:rPr>
        <w:t>1.7%</w:t>
      </w:r>
      <w:r w:rsidR="00FB489F">
        <w:rPr>
          <w:sz w:val="24"/>
          <w:szCs w:val="24"/>
          <w:lang w:val="en-US"/>
        </w:rPr>
        <w:t> </w:t>
      </w:r>
      <w:r w:rsidR="00780106" w:rsidRPr="615D879C">
        <w:rPr>
          <w:sz w:val="24"/>
          <w:szCs w:val="24"/>
          <w:lang w:val="en-US"/>
        </w:rPr>
        <w:t>CH</w:t>
      </w:r>
      <w:r w:rsidR="00780106" w:rsidRPr="615D879C">
        <w:rPr>
          <w:sz w:val="24"/>
          <w:szCs w:val="24"/>
          <w:vertAlign w:val="subscript"/>
          <w:lang w:val="en-US"/>
        </w:rPr>
        <w:t>4</w:t>
      </w:r>
      <w:r w:rsidR="00780106" w:rsidRPr="615D879C">
        <w:rPr>
          <w:sz w:val="24"/>
          <w:szCs w:val="24"/>
          <w:lang w:val="en-US"/>
        </w:rPr>
        <w:t>, 1.0</w:t>
      </w:r>
      <w:r w:rsidR="00FB489F">
        <w:rPr>
          <w:sz w:val="24"/>
          <w:szCs w:val="24"/>
          <w:lang w:val="en-US"/>
        </w:rPr>
        <w:t> </w:t>
      </w:r>
      <w:r w:rsidR="00780106" w:rsidRPr="615D879C">
        <w:rPr>
          <w:sz w:val="24"/>
          <w:szCs w:val="24"/>
          <w:lang w:val="en-US"/>
        </w:rPr>
        <w:t>±</w:t>
      </w:r>
      <w:r w:rsidR="00FB489F">
        <w:rPr>
          <w:sz w:val="24"/>
          <w:szCs w:val="24"/>
          <w:lang w:val="en-US"/>
        </w:rPr>
        <w:t> </w:t>
      </w:r>
      <w:r w:rsidR="00780106" w:rsidRPr="615D879C">
        <w:rPr>
          <w:sz w:val="24"/>
          <w:szCs w:val="24"/>
          <w:lang w:val="en-US"/>
        </w:rPr>
        <w:t>0.4%</w:t>
      </w:r>
      <w:r w:rsidR="00FB489F">
        <w:rPr>
          <w:sz w:val="24"/>
          <w:szCs w:val="24"/>
          <w:lang w:val="en-US"/>
        </w:rPr>
        <w:t> </w:t>
      </w:r>
      <w:r w:rsidR="00780106" w:rsidRPr="615D879C">
        <w:rPr>
          <w:sz w:val="24"/>
          <w:szCs w:val="24"/>
          <w:lang w:val="en-US"/>
        </w:rPr>
        <w:t>CO</w:t>
      </w:r>
      <w:r w:rsidR="00780106" w:rsidRPr="615D879C">
        <w:rPr>
          <w:sz w:val="24"/>
          <w:szCs w:val="24"/>
          <w:vertAlign w:val="subscript"/>
          <w:lang w:val="en-US"/>
        </w:rPr>
        <w:t>2</w:t>
      </w:r>
      <w:r w:rsidR="00780106" w:rsidRPr="615D879C">
        <w:rPr>
          <w:sz w:val="24"/>
          <w:szCs w:val="24"/>
          <w:lang w:val="en-US"/>
        </w:rPr>
        <w:t>, and 3.2</w:t>
      </w:r>
      <w:r w:rsidR="00FB489F">
        <w:rPr>
          <w:sz w:val="24"/>
          <w:szCs w:val="24"/>
          <w:lang w:val="en-US"/>
        </w:rPr>
        <w:t> </w:t>
      </w:r>
      <w:r w:rsidR="00780106" w:rsidRPr="615D879C">
        <w:rPr>
          <w:sz w:val="24"/>
          <w:szCs w:val="24"/>
          <w:lang w:val="en-US"/>
        </w:rPr>
        <w:t>±</w:t>
      </w:r>
      <w:r w:rsidR="00FB489F">
        <w:rPr>
          <w:sz w:val="24"/>
          <w:szCs w:val="24"/>
          <w:lang w:val="en-US"/>
        </w:rPr>
        <w:t> </w:t>
      </w:r>
      <w:r w:rsidR="00780106" w:rsidRPr="615D879C">
        <w:rPr>
          <w:sz w:val="24"/>
          <w:szCs w:val="24"/>
          <w:lang w:val="en-US"/>
        </w:rPr>
        <w:t>1.6%</w:t>
      </w:r>
      <w:r w:rsidR="00FB489F">
        <w:rPr>
          <w:sz w:val="24"/>
          <w:szCs w:val="24"/>
          <w:lang w:val="en-US"/>
        </w:rPr>
        <w:t> </w:t>
      </w:r>
      <w:r w:rsidR="00780106" w:rsidRPr="00780106">
        <w:rPr>
          <w:sz w:val="24"/>
          <w:szCs w:val="24"/>
          <w:lang w:val="en-US"/>
        </w:rPr>
        <w:t>H</w:t>
      </w:r>
      <w:r w:rsidR="00780106" w:rsidRPr="00780106">
        <w:rPr>
          <w:sz w:val="24"/>
          <w:szCs w:val="24"/>
          <w:vertAlign w:val="subscript"/>
          <w:lang w:val="en-US"/>
        </w:rPr>
        <w:t>2</w:t>
      </w:r>
      <w:r w:rsidR="00780106">
        <w:rPr>
          <w:sz w:val="24"/>
          <w:szCs w:val="24"/>
          <w:lang w:val="en-US"/>
        </w:rPr>
        <w:t xml:space="preserve"> </w:t>
      </w:r>
    </w:p>
    <w:p w14:paraId="4EAA1D4A" w14:textId="6EFEE250" w:rsidR="0022274F" w:rsidRPr="00780106" w:rsidRDefault="00780106" w:rsidP="0022274F">
      <w:pPr>
        <w:pStyle w:val="ListParagraph"/>
        <w:numPr>
          <w:ilvl w:val="0"/>
          <w:numId w:val="21"/>
        </w:numPr>
      </w:pPr>
      <w:r>
        <w:rPr>
          <w:sz w:val="24"/>
          <w:szCs w:val="24"/>
          <w:lang w:val="en-US"/>
        </w:rPr>
        <w:t xml:space="preserve">Substrate </w:t>
      </w:r>
      <w:r w:rsidR="0022274F" w:rsidRPr="0F28D7EB">
        <w:rPr>
          <w:sz w:val="24"/>
          <w:szCs w:val="24"/>
          <w:lang w:val="en-US"/>
        </w:rPr>
        <w:t xml:space="preserve">conversion efficiencies </w:t>
      </w:r>
      <w:r>
        <w:rPr>
          <w:sz w:val="24"/>
          <w:szCs w:val="24"/>
          <w:lang w:val="en-US"/>
        </w:rPr>
        <w:t>were up to</w:t>
      </w:r>
      <w:r w:rsidR="0022274F" w:rsidRPr="0F28D7EB">
        <w:rPr>
          <w:sz w:val="24"/>
          <w:szCs w:val="24"/>
          <w:lang w:val="en-US"/>
        </w:rPr>
        <w:t xml:space="preserve"> 88.8</w:t>
      </w:r>
      <w:r w:rsidR="00FB489F">
        <w:rPr>
          <w:sz w:val="24"/>
          <w:szCs w:val="24"/>
          <w:lang w:val="en-US"/>
        </w:rPr>
        <w:t> </w:t>
      </w:r>
      <w:r w:rsidR="0022274F" w:rsidRPr="0F28D7EB">
        <w:rPr>
          <w:sz w:val="24"/>
          <w:szCs w:val="24"/>
          <w:lang w:val="en-US"/>
        </w:rPr>
        <w:t>±</w:t>
      </w:r>
      <w:r w:rsidR="00FB489F">
        <w:rPr>
          <w:sz w:val="24"/>
          <w:szCs w:val="24"/>
          <w:lang w:val="en-US"/>
        </w:rPr>
        <w:t> </w:t>
      </w:r>
      <w:r w:rsidR="0022274F" w:rsidRPr="0F28D7EB">
        <w:rPr>
          <w:sz w:val="24"/>
          <w:szCs w:val="24"/>
          <w:lang w:val="en-US"/>
        </w:rPr>
        <w:t>2.6% for H</w:t>
      </w:r>
      <w:r w:rsidR="0022274F" w:rsidRPr="0F28D7EB">
        <w:rPr>
          <w:sz w:val="24"/>
          <w:szCs w:val="24"/>
          <w:vertAlign w:val="subscript"/>
          <w:lang w:val="en-US"/>
        </w:rPr>
        <w:t>2</w:t>
      </w:r>
      <w:r w:rsidR="0022274F" w:rsidRPr="0F28D7EB">
        <w:rPr>
          <w:sz w:val="24"/>
          <w:szCs w:val="24"/>
          <w:lang w:val="en-US"/>
        </w:rPr>
        <w:t xml:space="preserve"> and 88.0</w:t>
      </w:r>
      <w:r w:rsidR="00FB489F">
        <w:rPr>
          <w:sz w:val="24"/>
          <w:szCs w:val="24"/>
          <w:lang w:val="en-US"/>
        </w:rPr>
        <w:t> </w:t>
      </w:r>
      <w:r w:rsidR="0022274F" w:rsidRPr="0F28D7EB">
        <w:rPr>
          <w:sz w:val="24"/>
          <w:szCs w:val="24"/>
          <w:lang w:val="en-US"/>
        </w:rPr>
        <w:t>±</w:t>
      </w:r>
      <w:r w:rsidR="00FB489F">
        <w:rPr>
          <w:sz w:val="24"/>
          <w:szCs w:val="24"/>
          <w:lang w:val="en-US"/>
        </w:rPr>
        <w:t> </w:t>
      </w:r>
      <w:r w:rsidR="0022274F" w:rsidRPr="0F28D7EB">
        <w:rPr>
          <w:sz w:val="24"/>
          <w:szCs w:val="24"/>
          <w:lang w:val="en-US"/>
        </w:rPr>
        <w:t>2.3% for CO</w:t>
      </w:r>
      <w:r w:rsidR="0022274F" w:rsidRPr="0F28D7EB">
        <w:rPr>
          <w:sz w:val="24"/>
          <w:szCs w:val="24"/>
          <w:vertAlign w:val="subscript"/>
          <w:lang w:val="en-US"/>
        </w:rPr>
        <w:t>2</w:t>
      </w:r>
    </w:p>
    <w:p w14:paraId="522AAA24" w14:textId="2A8A4737" w:rsidR="00780106" w:rsidRPr="00780106" w:rsidRDefault="00780106" w:rsidP="0022274F">
      <w:pPr>
        <w:pStyle w:val="ListParagraph"/>
        <w:numPr>
          <w:ilvl w:val="0"/>
          <w:numId w:val="21"/>
        </w:numPr>
      </w:pPr>
      <w:r>
        <w:rPr>
          <w:sz w:val="24"/>
          <w:szCs w:val="24"/>
          <w:lang w:val="en-US"/>
        </w:rPr>
        <w:t>Hydrogenotrophic methanogens enriched from 11.3</w:t>
      </w:r>
      <w:r w:rsidRPr="7B874FF8">
        <w:rPr>
          <w:sz w:val="24"/>
          <w:szCs w:val="24"/>
          <w:lang w:val="en-US"/>
        </w:rPr>
        <w:t>% to 8</w:t>
      </w:r>
      <w:r>
        <w:rPr>
          <w:sz w:val="24"/>
          <w:szCs w:val="24"/>
          <w:lang w:val="en-US"/>
        </w:rPr>
        <w:t>0.2</w:t>
      </w:r>
      <w:r w:rsidRPr="7B874FF8">
        <w:rPr>
          <w:sz w:val="24"/>
          <w:szCs w:val="24"/>
          <w:lang w:val="en-US"/>
        </w:rPr>
        <w:t>%</w:t>
      </w:r>
      <w:r w:rsidR="00F33502">
        <w:rPr>
          <w:sz w:val="24"/>
          <w:szCs w:val="24"/>
          <w:lang w:val="en-US"/>
        </w:rPr>
        <w:t xml:space="preserve"> </w:t>
      </w:r>
      <w:r w:rsidR="001171F2">
        <w:rPr>
          <w:sz w:val="24"/>
          <w:szCs w:val="24"/>
          <w:lang w:val="en-US"/>
        </w:rPr>
        <w:t>relative abundance</w:t>
      </w:r>
    </w:p>
    <w:p w14:paraId="1030325B" w14:textId="77777777" w:rsidR="00F476F1" w:rsidRDefault="00034344" w:rsidP="00C878F1">
      <w:pPr>
        <w:pStyle w:val="Heading1"/>
        <w:jc w:val="both"/>
        <w:rPr>
          <w:szCs w:val="24"/>
        </w:rPr>
      </w:pPr>
      <w:bookmarkStart w:id="7" w:name="_gdz25i9sjyt9" w:colFirst="0" w:colLast="0"/>
      <w:bookmarkEnd w:id="7"/>
      <w:r>
        <w:rPr>
          <w:szCs w:val="24"/>
        </w:rPr>
        <w:t>Graphical Abstract</w:t>
      </w:r>
    </w:p>
    <w:p w14:paraId="24087E83" w14:textId="4DABB96F" w:rsidR="00F476F1" w:rsidRDefault="006417E1" w:rsidP="00C878F1">
      <w:pPr>
        <w:jc w:val="both"/>
        <w:rPr>
          <w:sz w:val="24"/>
          <w:szCs w:val="24"/>
        </w:rPr>
      </w:pPr>
      <w:r>
        <w:rPr>
          <w:sz w:val="24"/>
          <w:szCs w:val="24"/>
        </w:rPr>
        <w:t>To be filled later.</w:t>
      </w:r>
    </w:p>
    <w:p w14:paraId="74EA3CEE" w14:textId="77777777" w:rsidR="00F476F1" w:rsidRDefault="00034344" w:rsidP="00C878F1">
      <w:pPr>
        <w:pStyle w:val="Heading1"/>
        <w:jc w:val="both"/>
        <w:rPr>
          <w:szCs w:val="24"/>
        </w:rPr>
      </w:pPr>
      <w:bookmarkStart w:id="8" w:name="_7z9dhwid2un2" w:colFirst="0" w:colLast="0"/>
      <w:bookmarkEnd w:id="8"/>
      <w:r>
        <w:rPr>
          <w:szCs w:val="24"/>
        </w:rPr>
        <w:t>Glossary</w:t>
      </w:r>
    </w:p>
    <w:p w14:paraId="294A31A3" w14:textId="0ED046AE" w:rsidR="00F3169B" w:rsidRPr="00FB489F" w:rsidRDefault="00F3169B" w:rsidP="00F3169B">
      <w:pPr>
        <w:rPr>
          <w:sz w:val="24"/>
          <w:szCs w:val="24"/>
        </w:rPr>
      </w:pPr>
      <w:r w:rsidRPr="00FB489F">
        <w:rPr>
          <w:sz w:val="24"/>
          <w:szCs w:val="24"/>
        </w:rPr>
        <w:t>AD anaerobic digestion</w:t>
      </w:r>
      <w:r w:rsidR="003300C6">
        <w:rPr>
          <w:sz w:val="24"/>
          <w:szCs w:val="24"/>
        </w:rPr>
        <w:br/>
      </w:r>
      <w:r w:rsidRPr="00FB489F">
        <w:rPr>
          <w:sz w:val="24"/>
          <w:szCs w:val="24"/>
        </w:rPr>
        <w:t>ASV amplicon sequence variants</w:t>
      </w:r>
      <w:r w:rsidR="003300C6">
        <w:rPr>
          <w:sz w:val="24"/>
          <w:szCs w:val="24"/>
        </w:rPr>
        <w:br/>
      </w:r>
      <w:r w:rsidRPr="00FB489F">
        <w:rPr>
          <w:sz w:val="24"/>
          <w:szCs w:val="24"/>
          <w:lang w:val="en-US"/>
        </w:rPr>
        <w:t>C</w:t>
      </w:r>
      <w:r w:rsidRPr="00FB489F">
        <w:rPr>
          <w:sz w:val="24"/>
          <w:szCs w:val="24"/>
          <w:vertAlign w:val="subscript"/>
          <w:lang w:val="en-US"/>
        </w:rPr>
        <w:t>CH4</w:t>
      </w:r>
      <w:r w:rsidRPr="00FB489F">
        <w:rPr>
          <w:sz w:val="24"/>
          <w:szCs w:val="24"/>
        </w:rPr>
        <w:t xml:space="preserve"> concentration of CH</w:t>
      </w:r>
      <w:r w:rsidRPr="00FB489F">
        <w:rPr>
          <w:sz w:val="24"/>
          <w:szCs w:val="24"/>
          <w:vertAlign w:val="subscript"/>
        </w:rPr>
        <w:t>4</w:t>
      </w:r>
      <w:r w:rsidRPr="00FB489F">
        <w:rPr>
          <w:sz w:val="24"/>
          <w:szCs w:val="24"/>
        </w:rPr>
        <w:t xml:space="preserve"> in product gas</w:t>
      </w:r>
      <w:r w:rsidR="003300C6">
        <w:rPr>
          <w:sz w:val="24"/>
          <w:szCs w:val="24"/>
        </w:rPr>
        <w:br/>
      </w:r>
      <w:r w:rsidRPr="00FB489F">
        <w:rPr>
          <w:sz w:val="24"/>
          <w:szCs w:val="24"/>
        </w:rPr>
        <w:t>CSTR completely stirred tank reactor</w:t>
      </w:r>
      <w:r w:rsidR="003300C6">
        <w:rPr>
          <w:sz w:val="24"/>
          <w:szCs w:val="24"/>
        </w:rPr>
        <w:br/>
      </w:r>
      <w:r w:rsidRPr="00FB489F">
        <w:rPr>
          <w:sz w:val="24"/>
          <w:szCs w:val="24"/>
        </w:rPr>
        <w:t>DNA deoxyribonucleic acid</w:t>
      </w:r>
      <w:r w:rsidR="003300C6">
        <w:rPr>
          <w:sz w:val="24"/>
          <w:szCs w:val="24"/>
        </w:rPr>
        <w:br/>
      </w:r>
      <w:r w:rsidRPr="00FB489F">
        <w:rPr>
          <w:sz w:val="24"/>
          <w:szCs w:val="24"/>
        </w:rPr>
        <w:t>fs</w:t>
      </w:r>
      <w:r w:rsidRPr="00FB489F">
        <w:rPr>
          <w:sz w:val="24"/>
          <w:szCs w:val="24"/>
          <w:vertAlign w:val="superscript"/>
        </w:rPr>
        <w:t>o</w:t>
      </w:r>
      <w:r w:rsidRPr="00FB489F">
        <w:rPr>
          <w:sz w:val="24"/>
          <w:szCs w:val="24"/>
        </w:rPr>
        <w:t xml:space="preserve"> fraction of electron donor for cell synthesis</w:t>
      </w:r>
      <w:r w:rsidR="003300C6">
        <w:rPr>
          <w:sz w:val="24"/>
          <w:szCs w:val="24"/>
        </w:rPr>
        <w:br/>
      </w:r>
      <w:r w:rsidRPr="00FB489F">
        <w:rPr>
          <w:sz w:val="24"/>
          <w:szCs w:val="24"/>
        </w:rPr>
        <w:t xml:space="preserve">GC-TCD </w:t>
      </w:r>
      <w:r w:rsidR="00FB489F" w:rsidRPr="00FB489F">
        <w:rPr>
          <w:sz w:val="24"/>
          <w:szCs w:val="24"/>
        </w:rPr>
        <w:t>g</w:t>
      </w:r>
      <w:r w:rsidRPr="00FB489F">
        <w:rPr>
          <w:sz w:val="24"/>
          <w:szCs w:val="24"/>
        </w:rPr>
        <w:t>as chromatograph thermal conductivity detector</w:t>
      </w:r>
      <w:r w:rsidR="003300C6">
        <w:rPr>
          <w:sz w:val="24"/>
          <w:szCs w:val="24"/>
        </w:rPr>
        <w:br/>
      </w:r>
      <w:r w:rsidRPr="00FB489F">
        <w:rPr>
          <w:sz w:val="24"/>
          <w:szCs w:val="24"/>
        </w:rPr>
        <w:t xml:space="preserve">GC-FID </w:t>
      </w:r>
      <w:r w:rsidR="00FB489F" w:rsidRPr="00FB489F">
        <w:rPr>
          <w:sz w:val="24"/>
          <w:szCs w:val="24"/>
        </w:rPr>
        <w:t>g</w:t>
      </w:r>
      <w:r w:rsidRPr="00FB489F">
        <w:rPr>
          <w:sz w:val="24"/>
          <w:szCs w:val="24"/>
        </w:rPr>
        <w:t>as chromatograph flame ionization detector</w:t>
      </w:r>
      <w:r w:rsidR="003300C6">
        <w:rPr>
          <w:sz w:val="24"/>
          <w:szCs w:val="24"/>
        </w:rPr>
        <w:br/>
      </w:r>
      <w:r w:rsidRPr="00FB489F">
        <w:rPr>
          <w:sz w:val="24"/>
          <w:szCs w:val="24"/>
        </w:rPr>
        <w:t>GHG greenhouse gas</w:t>
      </w:r>
      <w:r w:rsidR="003300C6">
        <w:rPr>
          <w:sz w:val="24"/>
          <w:szCs w:val="24"/>
        </w:rPr>
        <w:br/>
      </w:r>
      <w:r w:rsidRPr="00FB489F">
        <w:rPr>
          <w:sz w:val="24"/>
          <w:szCs w:val="24"/>
        </w:rPr>
        <w:t>HFR hollow-fiber reactor</w:t>
      </w:r>
      <w:r w:rsidR="003300C6">
        <w:rPr>
          <w:sz w:val="24"/>
          <w:szCs w:val="24"/>
        </w:rPr>
        <w:br/>
      </w:r>
      <w:r w:rsidRPr="00FB489F">
        <w:rPr>
          <w:sz w:val="24"/>
          <w:szCs w:val="24"/>
        </w:rPr>
        <w:t>MBfR membrane biofilm reactor</w:t>
      </w:r>
      <w:r w:rsidR="003300C6">
        <w:rPr>
          <w:sz w:val="24"/>
          <w:szCs w:val="24"/>
        </w:rPr>
        <w:br/>
      </w:r>
      <w:r w:rsidRPr="00FB489F">
        <w:rPr>
          <w:sz w:val="24"/>
          <w:szCs w:val="24"/>
          <w:lang w:val="en-US"/>
        </w:rPr>
        <w:t>Q</w:t>
      </w:r>
      <w:r w:rsidRPr="00FB489F">
        <w:rPr>
          <w:sz w:val="24"/>
          <w:szCs w:val="24"/>
          <w:vertAlign w:val="subscript"/>
          <w:lang w:val="en-US"/>
        </w:rPr>
        <w:t>CO2</w:t>
      </w:r>
      <w:r w:rsidRPr="00FB489F">
        <w:rPr>
          <w:sz w:val="24"/>
          <w:szCs w:val="24"/>
          <w:lang w:val="en-US"/>
        </w:rPr>
        <w:t xml:space="preserve"> </w:t>
      </w:r>
      <w:r w:rsidR="00FB489F" w:rsidRPr="00FB489F">
        <w:rPr>
          <w:sz w:val="24"/>
          <w:szCs w:val="24"/>
          <w:lang w:val="en-US"/>
        </w:rPr>
        <w:t xml:space="preserve">volumetric </w:t>
      </w:r>
      <w:r w:rsidRPr="00FB489F">
        <w:rPr>
          <w:sz w:val="24"/>
          <w:szCs w:val="24"/>
          <w:lang w:val="en-US"/>
        </w:rPr>
        <w:t>CO</w:t>
      </w:r>
      <w:r w:rsidRPr="00FB489F">
        <w:rPr>
          <w:sz w:val="24"/>
          <w:szCs w:val="24"/>
          <w:vertAlign w:val="subscript"/>
          <w:lang w:val="en-US"/>
        </w:rPr>
        <w:t>2</w:t>
      </w:r>
      <w:r w:rsidRPr="00FB489F">
        <w:rPr>
          <w:sz w:val="24"/>
          <w:szCs w:val="24"/>
          <w:lang w:val="en-US"/>
        </w:rPr>
        <w:t xml:space="preserve"> delivery rate</w:t>
      </w:r>
      <w:r w:rsidR="003300C6">
        <w:rPr>
          <w:sz w:val="24"/>
          <w:szCs w:val="24"/>
          <w:lang w:val="en-US"/>
        </w:rPr>
        <w:br/>
      </w:r>
      <w:r w:rsidRPr="00FB489F">
        <w:rPr>
          <w:sz w:val="24"/>
          <w:szCs w:val="24"/>
        </w:rPr>
        <w:t>Q</w:t>
      </w:r>
      <w:r w:rsidRPr="00FB489F">
        <w:rPr>
          <w:sz w:val="24"/>
          <w:szCs w:val="24"/>
          <w:vertAlign w:val="subscript"/>
        </w:rPr>
        <w:t>H2</w:t>
      </w:r>
      <w:r w:rsidRPr="00FB489F">
        <w:rPr>
          <w:sz w:val="24"/>
          <w:szCs w:val="24"/>
        </w:rPr>
        <w:t xml:space="preserve"> </w:t>
      </w:r>
      <w:r w:rsidR="00FB489F" w:rsidRPr="00FB489F">
        <w:rPr>
          <w:sz w:val="24"/>
          <w:szCs w:val="24"/>
        </w:rPr>
        <w:t>volumetric</w:t>
      </w:r>
      <w:r w:rsidRPr="00FB489F">
        <w:rPr>
          <w:sz w:val="24"/>
          <w:szCs w:val="24"/>
        </w:rPr>
        <w:t xml:space="preserve"> H</w:t>
      </w:r>
      <w:r w:rsidRPr="00FB489F">
        <w:rPr>
          <w:sz w:val="24"/>
          <w:szCs w:val="24"/>
          <w:vertAlign w:val="subscript"/>
        </w:rPr>
        <w:t>2</w:t>
      </w:r>
      <w:r w:rsidRPr="00FB489F">
        <w:rPr>
          <w:sz w:val="24"/>
          <w:szCs w:val="24"/>
        </w:rPr>
        <w:t xml:space="preserve"> delivery rate</w:t>
      </w:r>
      <w:r w:rsidR="003300C6">
        <w:rPr>
          <w:sz w:val="24"/>
          <w:szCs w:val="24"/>
        </w:rPr>
        <w:br/>
      </w:r>
      <w:r w:rsidRPr="00FB489F">
        <w:rPr>
          <w:sz w:val="24"/>
          <w:szCs w:val="24"/>
        </w:rPr>
        <w:t>Q</w:t>
      </w:r>
      <w:r w:rsidRPr="00FB489F">
        <w:rPr>
          <w:sz w:val="24"/>
          <w:szCs w:val="24"/>
          <w:vertAlign w:val="subscript"/>
        </w:rPr>
        <w:t>PG</w:t>
      </w:r>
      <w:r w:rsidRPr="00FB489F">
        <w:rPr>
          <w:sz w:val="24"/>
          <w:szCs w:val="24"/>
        </w:rPr>
        <w:t xml:space="preserve"> flow rate of product gas</w:t>
      </w:r>
      <w:r w:rsidR="003300C6">
        <w:rPr>
          <w:sz w:val="24"/>
          <w:szCs w:val="24"/>
        </w:rPr>
        <w:br/>
      </w:r>
      <w:r w:rsidRPr="00FB489F">
        <w:rPr>
          <w:sz w:val="24"/>
          <w:szCs w:val="24"/>
        </w:rPr>
        <w:t>Q</w:t>
      </w:r>
      <w:r w:rsidRPr="00FB489F">
        <w:rPr>
          <w:sz w:val="24"/>
          <w:szCs w:val="24"/>
          <w:vertAlign w:val="subscript"/>
        </w:rPr>
        <w:t>e</w:t>
      </w:r>
      <w:r w:rsidRPr="00FB489F">
        <w:rPr>
          <w:sz w:val="24"/>
          <w:szCs w:val="24"/>
        </w:rPr>
        <w:t xml:space="preserve"> </w:t>
      </w:r>
      <w:r w:rsidRPr="00FB489F">
        <w:rPr>
          <w:sz w:val="24"/>
          <w:szCs w:val="24"/>
          <w:lang w:val="en-US"/>
        </w:rPr>
        <w:t>sum of average liquid volume sampled and average effluent flow rate</w:t>
      </w:r>
      <w:r w:rsidR="00FB489F" w:rsidRPr="00FB489F">
        <w:rPr>
          <w:sz w:val="24"/>
          <w:szCs w:val="24"/>
          <w:lang w:val="en-US"/>
        </w:rPr>
        <w:t xml:space="preserve"> over time</w:t>
      </w:r>
      <w:r w:rsidR="003300C6">
        <w:rPr>
          <w:sz w:val="24"/>
          <w:szCs w:val="24"/>
          <w:lang w:val="en-US"/>
        </w:rPr>
        <w:br/>
      </w:r>
      <w:r w:rsidRPr="00FB489F">
        <w:rPr>
          <w:sz w:val="24"/>
          <w:szCs w:val="24"/>
          <w:lang w:val="en-US"/>
        </w:rPr>
        <w:t>Q</w:t>
      </w:r>
      <w:r w:rsidRPr="00FB489F">
        <w:rPr>
          <w:sz w:val="24"/>
          <w:szCs w:val="24"/>
          <w:vertAlign w:val="subscript"/>
          <w:lang w:val="en-US"/>
        </w:rPr>
        <w:t>v</w:t>
      </w:r>
      <w:r w:rsidRPr="00FB489F">
        <w:rPr>
          <w:sz w:val="24"/>
          <w:szCs w:val="24"/>
          <w:lang w:val="en-US"/>
        </w:rPr>
        <w:t xml:space="preserve"> average liquid volume sampled from the reactor</w:t>
      </w:r>
      <w:r w:rsidR="00FB489F" w:rsidRPr="00FB489F">
        <w:rPr>
          <w:sz w:val="24"/>
          <w:szCs w:val="24"/>
          <w:lang w:val="en-US"/>
        </w:rPr>
        <w:t xml:space="preserve"> over time</w:t>
      </w:r>
      <w:r w:rsidR="003300C6">
        <w:rPr>
          <w:sz w:val="24"/>
          <w:szCs w:val="24"/>
          <w:lang w:val="en-US"/>
        </w:rPr>
        <w:br/>
      </w:r>
      <w:r w:rsidRPr="00FB489F">
        <w:rPr>
          <w:sz w:val="24"/>
          <w:szCs w:val="24"/>
        </w:rPr>
        <w:t>SVR surface-to-volume ratio</w:t>
      </w:r>
      <w:r w:rsidR="003300C6">
        <w:rPr>
          <w:sz w:val="24"/>
          <w:szCs w:val="24"/>
        </w:rPr>
        <w:br/>
      </w:r>
      <w:r w:rsidRPr="00FB489F">
        <w:rPr>
          <w:sz w:val="24"/>
          <w:szCs w:val="24"/>
        </w:rPr>
        <w:t>TBR trickle bed reactor</w:t>
      </w:r>
      <w:r w:rsidR="003300C6">
        <w:rPr>
          <w:sz w:val="24"/>
          <w:szCs w:val="24"/>
        </w:rPr>
        <w:br/>
      </w:r>
      <w:r w:rsidRPr="00FB489F">
        <w:rPr>
          <w:sz w:val="24"/>
          <w:szCs w:val="24"/>
        </w:rPr>
        <w:t>RNG renewable natural gas</w:t>
      </w:r>
      <w:r w:rsidR="003300C6">
        <w:rPr>
          <w:sz w:val="24"/>
          <w:szCs w:val="24"/>
        </w:rPr>
        <w:br/>
      </w:r>
      <w:r w:rsidRPr="00FB489F">
        <w:rPr>
          <w:sz w:val="24"/>
          <w:szCs w:val="24"/>
        </w:rPr>
        <w:t>NTA nitrilotriacetic acid</w:t>
      </w:r>
      <w:r w:rsidR="003300C6">
        <w:rPr>
          <w:sz w:val="24"/>
          <w:szCs w:val="24"/>
        </w:rPr>
        <w:br/>
      </w:r>
      <w:r w:rsidRPr="00FB489F">
        <w:rPr>
          <w:sz w:val="24"/>
          <w:szCs w:val="24"/>
        </w:rPr>
        <w:t>ORP oxidation reduction potential</w:t>
      </w:r>
      <w:r w:rsidR="003300C6">
        <w:rPr>
          <w:sz w:val="24"/>
          <w:szCs w:val="24"/>
        </w:rPr>
        <w:br/>
        <w:t>S</w:t>
      </w:r>
      <w:r w:rsidRPr="00FB489F">
        <w:rPr>
          <w:sz w:val="24"/>
          <w:szCs w:val="24"/>
        </w:rPr>
        <w:t>A surface area</w:t>
      </w:r>
      <w:r w:rsidR="003300C6">
        <w:rPr>
          <w:sz w:val="24"/>
          <w:szCs w:val="24"/>
        </w:rPr>
        <w:br/>
      </w:r>
      <w:r w:rsidRPr="00FB489F">
        <w:rPr>
          <w:sz w:val="24"/>
          <w:szCs w:val="24"/>
        </w:rPr>
        <w:t>SCOD soluble chemical oxygen demand</w:t>
      </w:r>
      <w:r w:rsidR="003300C6">
        <w:rPr>
          <w:sz w:val="24"/>
          <w:szCs w:val="24"/>
        </w:rPr>
        <w:br/>
      </w:r>
      <w:r w:rsidRPr="00FB489F">
        <w:rPr>
          <w:sz w:val="24"/>
          <w:szCs w:val="24"/>
        </w:rPr>
        <w:t>SRT solids retention time</w:t>
      </w:r>
      <w:r w:rsidR="003300C6">
        <w:rPr>
          <w:sz w:val="24"/>
          <w:szCs w:val="24"/>
        </w:rPr>
        <w:br/>
      </w:r>
      <w:r w:rsidRPr="00FB489F">
        <w:rPr>
          <w:sz w:val="24"/>
          <w:szCs w:val="24"/>
        </w:rPr>
        <w:t>STP standard temperature and pressure</w:t>
      </w:r>
      <w:r w:rsidR="003300C6">
        <w:rPr>
          <w:sz w:val="24"/>
          <w:szCs w:val="24"/>
        </w:rPr>
        <w:br/>
      </w:r>
      <w:r w:rsidRPr="00FB489F">
        <w:rPr>
          <w:sz w:val="24"/>
          <w:szCs w:val="24"/>
        </w:rPr>
        <w:t>TSS total suspended solids</w:t>
      </w:r>
      <w:r w:rsidR="003300C6">
        <w:rPr>
          <w:sz w:val="24"/>
          <w:szCs w:val="24"/>
        </w:rPr>
        <w:br/>
      </w:r>
      <w:r w:rsidRPr="00FB489F">
        <w:rPr>
          <w:sz w:val="24"/>
          <w:szCs w:val="24"/>
          <w:lang w:val="en-US"/>
        </w:rPr>
        <w:t>TSS</w:t>
      </w:r>
      <w:r w:rsidRPr="00FB489F">
        <w:rPr>
          <w:sz w:val="24"/>
          <w:szCs w:val="24"/>
          <w:vertAlign w:val="subscript"/>
          <w:lang w:val="en-US"/>
        </w:rPr>
        <w:t>v</w:t>
      </w:r>
      <w:r w:rsidRPr="00FB489F">
        <w:rPr>
          <w:sz w:val="24"/>
          <w:szCs w:val="24"/>
          <w:lang w:val="en-US"/>
        </w:rPr>
        <w:t xml:space="preserve"> TSS measured within the reactor vessel</w:t>
      </w:r>
      <w:r w:rsidR="003300C6">
        <w:rPr>
          <w:sz w:val="24"/>
          <w:szCs w:val="24"/>
          <w:lang w:val="en-US"/>
        </w:rPr>
        <w:br/>
      </w:r>
      <w:r w:rsidRPr="00FB489F">
        <w:rPr>
          <w:sz w:val="24"/>
          <w:szCs w:val="24"/>
          <w:lang w:val="en-US"/>
        </w:rPr>
        <w:t>TSS</w:t>
      </w:r>
      <w:r w:rsidRPr="00FB489F">
        <w:rPr>
          <w:sz w:val="24"/>
          <w:szCs w:val="24"/>
          <w:vertAlign w:val="subscript"/>
          <w:lang w:val="en-US"/>
        </w:rPr>
        <w:t>e</w:t>
      </w:r>
      <w:r w:rsidRPr="00FB489F">
        <w:rPr>
          <w:sz w:val="24"/>
          <w:szCs w:val="24"/>
          <w:lang w:val="en-US"/>
        </w:rPr>
        <w:t xml:space="preserve"> TSS measured just below the passive waste effluent</w:t>
      </w:r>
      <w:r w:rsidR="003300C6">
        <w:rPr>
          <w:sz w:val="24"/>
          <w:szCs w:val="24"/>
          <w:lang w:val="en-US"/>
        </w:rPr>
        <w:br/>
      </w:r>
      <w:r w:rsidRPr="00FB489F">
        <w:rPr>
          <w:sz w:val="24"/>
          <w:szCs w:val="24"/>
        </w:rPr>
        <w:lastRenderedPageBreak/>
        <w:t>V</w:t>
      </w:r>
      <w:r w:rsidRPr="00FB489F">
        <w:rPr>
          <w:sz w:val="24"/>
          <w:szCs w:val="24"/>
          <w:vertAlign w:val="subscript"/>
        </w:rPr>
        <w:t>l</w:t>
      </w:r>
      <w:r w:rsidRPr="00FB489F">
        <w:rPr>
          <w:sz w:val="24"/>
          <w:szCs w:val="24"/>
        </w:rPr>
        <w:t xml:space="preserve"> total liquid volume of the system</w:t>
      </w:r>
      <w:r w:rsidR="003300C6">
        <w:rPr>
          <w:sz w:val="24"/>
          <w:szCs w:val="24"/>
        </w:rPr>
        <w:br/>
      </w:r>
      <w:r w:rsidRPr="00FB489F">
        <w:rPr>
          <w:sz w:val="24"/>
          <w:szCs w:val="24"/>
        </w:rPr>
        <w:t>V</w:t>
      </w:r>
      <w:r w:rsidRPr="00FB489F">
        <w:rPr>
          <w:sz w:val="24"/>
          <w:szCs w:val="24"/>
          <w:vertAlign w:val="subscript"/>
        </w:rPr>
        <w:t>r</w:t>
      </w:r>
      <w:r w:rsidRPr="00FB489F">
        <w:rPr>
          <w:sz w:val="24"/>
          <w:szCs w:val="24"/>
        </w:rPr>
        <w:t xml:space="preserve"> reactor volume</w:t>
      </w:r>
      <w:r w:rsidR="003300C6">
        <w:rPr>
          <w:sz w:val="24"/>
          <w:szCs w:val="24"/>
        </w:rPr>
        <w:br/>
      </w:r>
      <w:r w:rsidRPr="00FB489F">
        <w:rPr>
          <w:sz w:val="24"/>
          <w:szCs w:val="24"/>
        </w:rPr>
        <w:t>VSS volatile suspended solids</w:t>
      </w:r>
      <w:r w:rsidR="003300C6">
        <w:rPr>
          <w:sz w:val="24"/>
          <w:szCs w:val="24"/>
        </w:rPr>
        <w:br/>
      </w:r>
      <w:r w:rsidRPr="00FB489F">
        <w:rPr>
          <w:sz w:val="24"/>
          <w:szCs w:val="24"/>
        </w:rPr>
        <w:t>VFA volatile fatty acids</w:t>
      </w:r>
      <w:r w:rsidR="003300C6">
        <w:rPr>
          <w:sz w:val="24"/>
          <w:szCs w:val="24"/>
        </w:rPr>
        <w:br/>
      </w:r>
      <w:r w:rsidRPr="00FB489F">
        <w:rPr>
          <w:sz w:val="24"/>
          <w:szCs w:val="24"/>
        </w:rPr>
        <w:t>UV-vis ultraviolet-visible</w:t>
      </w:r>
      <w:r w:rsidR="003300C6">
        <w:rPr>
          <w:sz w:val="24"/>
          <w:szCs w:val="24"/>
        </w:rPr>
        <w:br/>
      </w:r>
      <w:r w:rsidRPr="00FB489F">
        <w:rPr>
          <w:sz w:val="24"/>
          <w:szCs w:val="24"/>
        </w:rPr>
        <w:t>k exponential decay constant for hydrogenotrophic methanogens</w:t>
      </w:r>
      <w:r w:rsidR="003300C6">
        <w:rPr>
          <w:sz w:val="24"/>
          <w:szCs w:val="24"/>
        </w:rPr>
        <w:br/>
      </w:r>
      <w:r w:rsidRPr="00FB489F">
        <w:rPr>
          <w:sz w:val="24"/>
          <w:szCs w:val="24"/>
        </w:rPr>
        <w:t>µ exponential growth rate constant</w:t>
      </w:r>
      <w:r w:rsidR="003300C6">
        <w:rPr>
          <w:sz w:val="24"/>
          <w:szCs w:val="24"/>
        </w:rPr>
        <w:br/>
      </w:r>
      <w:r w:rsidRPr="00FB489F">
        <w:rPr>
          <w:sz w:val="24"/>
          <w:szCs w:val="24"/>
        </w:rPr>
        <w:t>ρ Spearman’s rank correlation coefficient</w:t>
      </w:r>
    </w:p>
    <w:p w14:paraId="05C662CF" w14:textId="5C201EDB" w:rsidR="005A5130" w:rsidRDefault="005A5130" w:rsidP="005F6977">
      <w:pPr>
        <w:pStyle w:val="Heading1"/>
        <w:numPr>
          <w:ilvl w:val="0"/>
          <w:numId w:val="17"/>
        </w:numPr>
        <w:rPr>
          <w:lang w:val="en-US"/>
        </w:rPr>
      </w:pPr>
      <w:r>
        <w:rPr>
          <w:lang w:val="en-US"/>
        </w:rPr>
        <w:t>Introduction</w:t>
      </w:r>
    </w:p>
    <w:p w14:paraId="314D7E88" w14:textId="39D64BB0" w:rsidR="00380A99" w:rsidRDefault="00034344" w:rsidP="00C878F1">
      <w:pPr>
        <w:spacing w:after="0" w:line="360" w:lineRule="auto"/>
        <w:jc w:val="both"/>
        <w:rPr>
          <w:sz w:val="24"/>
          <w:szCs w:val="24"/>
          <w:lang w:val="en-US"/>
        </w:rPr>
      </w:pPr>
      <w:r w:rsidRPr="00CD09D1">
        <w:rPr>
          <w:sz w:val="24"/>
          <w:szCs w:val="24"/>
          <w:lang w:val="en-US"/>
        </w:rPr>
        <w:t>Non-renewable fossil fuels such as natural gas, coal, and oil have empowered social advancements since the Industrial Revolution</w:t>
      </w:r>
      <w:r w:rsidR="00B83416" w:rsidRPr="00CD09D1">
        <w:rPr>
          <w:sz w:val="24"/>
          <w:szCs w:val="24"/>
          <w:lang w:val="en-US"/>
        </w:rPr>
        <w:t xml:space="preserve">. </w:t>
      </w:r>
      <w:r w:rsidRPr="00CD09D1">
        <w:rPr>
          <w:sz w:val="24"/>
          <w:szCs w:val="24"/>
          <w:lang w:val="en-US"/>
        </w:rPr>
        <w:t xml:space="preserve">However, </w:t>
      </w:r>
      <w:r w:rsidR="00B41BA4">
        <w:rPr>
          <w:sz w:val="24"/>
          <w:szCs w:val="24"/>
          <w:lang w:val="en-US"/>
        </w:rPr>
        <w:t xml:space="preserve">anthropogenic activities, </w:t>
      </w:r>
      <w:r w:rsidR="00902DFD">
        <w:rPr>
          <w:sz w:val="24"/>
          <w:szCs w:val="24"/>
          <w:lang w:val="en-US"/>
        </w:rPr>
        <w:t>especially</w:t>
      </w:r>
      <w:r w:rsidR="00B41BA4">
        <w:rPr>
          <w:sz w:val="24"/>
          <w:szCs w:val="24"/>
          <w:lang w:val="en-US"/>
        </w:rPr>
        <w:t xml:space="preserve"> greenhouse gas (GHG) emissions, have caused </w:t>
      </w:r>
      <w:r w:rsidRPr="00CD09D1">
        <w:rPr>
          <w:sz w:val="24"/>
          <w:szCs w:val="24"/>
          <w:lang w:val="en-US"/>
        </w:rPr>
        <w:t>the observed</w:t>
      </w:r>
      <w:r w:rsidR="00902DFD">
        <w:rPr>
          <w:sz w:val="24"/>
          <w:szCs w:val="24"/>
          <w:lang w:val="en-US"/>
        </w:rPr>
        <w:t xml:space="preserve"> 1.1˚C</w:t>
      </w:r>
      <w:r w:rsidRPr="00CD09D1">
        <w:rPr>
          <w:sz w:val="24"/>
          <w:szCs w:val="24"/>
          <w:lang w:val="en-US"/>
        </w:rPr>
        <w:t xml:space="preserve"> rise in global average temperatures from 1850 to 20</w:t>
      </w:r>
      <w:r w:rsidR="00902DFD">
        <w:rPr>
          <w:sz w:val="24"/>
          <w:szCs w:val="24"/>
          <w:lang w:val="en-US"/>
        </w:rPr>
        <w:t>20</w:t>
      </w:r>
      <w:r w:rsidRPr="003A229D">
        <w:rPr>
          <w:sz w:val="24"/>
          <w:szCs w:val="24"/>
          <w:lang w:val="en-US"/>
        </w:rPr>
        <w:t xml:space="preserve"> </w:t>
      </w:r>
      <w:r w:rsidR="002E59A7" w:rsidRPr="003A229D">
        <w:rPr>
          <w:sz w:val="24"/>
          <w:szCs w:val="24"/>
        </w:rPr>
        <w:fldChar w:fldCharType="begin"/>
      </w:r>
      <w:r w:rsidR="000B4C08">
        <w:rPr>
          <w:sz w:val="24"/>
          <w:szCs w:val="24"/>
        </w:rPr>
        <w:instrText xml:space="preserve"> ADDIN ZOTERO_ITEM CSL_CITATION {"citationID":"wP1go84L","properties":{"formattedCitation":"(\\uc0\\u8220{}IPCC_AR6_SYR_LongerReport,\\uc0\\u8221{} n.d.)","plainCitation":"(“IPCC_AR6_SYR_LongerReport,” n.d.)","dontUpdate":true,"noteIndex":0},"citationItems":[{"id":1370,"uris":["http://zotero.org/users/11473114/items/9P5QLH27"],"itemData":{"id":1370,"type":"document","title":"IPCC_AR6_SYR_LongerReport"}}],"schema":"https://github.com/citation-style-language/schema/raw/master/csl-citation.json"} </w:instrText>
      </w:r>
      <w:r w:rsidR="002E59A7" w:rsidRPr="003A229D">
        <w:rPr>
          <w:sz w:val="24"/>
          <w:szCs w:val="24"/>
        </w:rPr>
        <w:fldChar w:fldCharType="separate"/>
      </w:r>
      <w:r w:rsidR="000D2355" w:rsidRPr="000D2355">
        <w:rPr>
          <w:sz w:val="24"/>
        </w:rPr>
        <w:t>(</w:t>
      </w:r>
      <w:r w:rsidR="00546DF8">
        <w:rPr>
          <w:sz w:val="24"/>
        </w:rPr>
        <w:t>IPCC, 2023</w:t>
      </w:r>
      <w:r w:rsidR="000D2355" w:rsidRPr="000D2355">
        <w:rPr>
          <w:sz w:val="24"/>
        </w:rPr>
        <w:t>)</w:t>
      </w:r>
      <w:r w:rsidR="002E59A7" w:rsidRPr="003A229D">
        <w:rPr>
          <w:sz w:val="24"/>
          <w:szCs w:val="24"/>
        </w:rPr>
        <w:fldChar w:fldCharType="end"/>
      </w:r>
      <w:r w:rsidR="00B83416" w:rsidRPr="00CD09D1">
        <w:rPr>
          <w:sz w:val="24"/>
          <w:szCs w:val="24"/>
          <w:lang w:val="en-US"/>
        </w:rPr>
        <w:t>.</w:t>
      </w:r>
      <w:bookmarkStart w:id="9" w:name="_w0lp5hm82fhx" w:colFirst="0" w:colLast="0"/>
      <w:bookmarkEnd w:id="9"/>
      <w:r w:rsidR="00902DFD">
        <w:rPr>
          <w:sz w:val="24"/>
          <w:szCs w:val="24"/>
          <w:lang w:val="en-US"/>
        </w:rPr>
        <w:t xml:space="preserve"> </w:t>
      </w:r>
      <w:r w:rsidR="00380A99">
        <w:rPr>
          <w:sz w:val="24"/>
          <w:szCs w:val="24"/>
          <w:lang w:val="en-US"/>
        </w:rPr>
        <w:t>This has</w:t>
      </w:r>
      <w:r w:rsidR="00902DFD">
        <w:rPr>
          <w:sz w:val="24"/>
          <w:szCs w:val="24"/>
          <w:lang w:val="en-US"/>
        </w:rPr>
        <w:t xml:space="preserve"> cascading negative effects across ecologica</w:t>
      </w:r>
      <w:r w:rsidR="00380A99">
        <w:rPr>
          <w:sz w:val="24"/>
          <w:szCs w:val="24"/>
          <w:lang w:val="en-US"/>
        </w:rPr>
        <w:t>l, social, and</w:t>
      </w:r>
      <w:r w:rsidR="00902DFD">
        <w:rPr>
          <w:sz w:val="24"/>
          <w:szCs w:val="24"/>
          <w:lang w:val="en-US"/>
        </w:rPr>
        <w:t xml:space="preserve"> economic systems, prompting efforts to curb global GHG emissions through development of renewable energy </w:t>
      </w:r>
      <w:commentRangeStart w:id="10"/>
      <w:r w:rsidR="00902DFD">
        <w:rPr>
          <w:sz w:val="24"/>
          <w:szCs w:val="24"/>
          <w:lang w:val="en-US"/>
        </w:rPr>
        <w:t>alternatives to fossil fuels</w:t>
      </w:r>
      <w:commentRangeEnd w:id="10"/>
      <w:r w:rsidR="00F40D8E">
        <w:rPr>
          <w:rStyle w:val="CommentReference"/>
          <w:sz w:val="24"/>
          <w:szCs w:val="24"/>
          <w:lang w:val="en-US"/>
        </w:rPr>
        <w:commentReference w:id="10"/>
      </w:r>
      <w:r w:rsidR="00902DFD">
        <w:rPr>
          <w:sz w:val="24"/>
          <w:szCs w:val="24"/>
          <w:lang w:val="en-US"/>
        </w:rPr>
        <w:t>.</w:t>
      </w:r>
      <w:r w:rsidR="000B4C08">
        <w:rPr>
          <w:sz w:val="24"/>
          <w:szCs w:val="24"/>
          <w:lang w:val="en-US"/>
        </w:rPr>
        <w:t xml:space="preserve"> </w:t>
      </w:r>
      <w:r w:rsidR="006F61C9">
        <w:rPr>
          <w:sz w:val="24"/>
          <w:szCs w:val="24"/>
          <w:lang w:val="en-US"/>
        </w:rPr>
        <w:t>Adoption of r</w:t>
      </w:r>
      <w:r w:rsidR="00380A99">
        <w:rPr>
          <w:sz w:val="24"/>
          <w:szCs w:val="24"/>
          <w:lang w:val="en-US"/>
        </w:rPr>
        <w:t>enewable energy technologies additionally</w:t>
      </w:r>
      <w:r w:rsidR="000B4C08">
        <w:rPr>
          <w:sz w:val="24"/>
          <w:szCs w:val="24"/>
          <w:lang w:val="en-US"/>
        </w:rPr>
        <w:t xml:space="preserve"> increase energy security and independence</w:t>
      </w:r>
      <w:r w:rsidR="00774BE1">
        <w:rPr>
          <w:sz w:val="24"/>
          <w:szCs w:val="24"/>
          <w:lang w:val="en-US"/>
        </w:rPr>
        <w:t xml:space="preserve"> by diversifying options within the grid</w:t>
      </w:r>
      <w:r w:rsidR="000B4C08">
        <w:rPr>
          <w:sz w:val="24"/>
          <w:szCs w:val="24"/>
          <w:lang w:val="en-US"/>
        </w:rPr>
        <w:t xml:space="preserve">, particularly in </w:t>
      </w:r>
      <w:r w:rsidR="00380A99">
        <w:rPr>
          <w:sz w:val="24"/>
          <w:szCs w:val="24"/>
          <w:lang w:val="en-US"/>
        </w:rPr>
        <w:t>regions</w:t>
      </w:r>
      <w:r w:rsidR="000B4C08">
        <w:rPr>
          <w:sz w:val="24"/>
          <w:szCs w:val="24"/>
          <w:lang w:val="en-US"/>
        </w:rPr>
        <w:t xml:space="preserve"> where fossil fuels are not readily a</w:t>
      </w:r>
      <w:r w:rsidR="00380A99">
        <w:rPr>
          <w:sz w:val="24"/>
          <w:szCs w:val="24"/>
          <w:lang w:val="en-US"/>
        </w:rPr>
        <w:t>ccessible</w:t>
      </w:r>
      <w:r w:rsidR="000B4C08">
        <w:rPr>
          <w:sz w:val="24"/>
          <w:szCs w:val="24"/>
          <w:lang w:val="en-US"/>
        </w:rPr>
        <w:t xml:space="preserve"> </w:t>
      </w:r>
      <w:r w:rsidR="000B4C08">
        <w:rPr>
          <w:sz w:val="24"/>
          <w:szCs w:val="24"/>
          <w:lang w:val="en-US"/>
        </w:rPr>
        <w:fldChar w:fldCharType="begin"/>
      </w:r>
      <w:r w:rsidR="00380A99">
        <w:rPr>
          <w:sz w:val="24"/>
          <w:szCs w:val="24"/>
          <w:lang w:val="en-US"/>
        </w:rPr>
        <w:instrText xml:space="preserve"> ADDIN ZOTERO_ITEM CSL_CITATION {"citationID":"Htnx9TPI","properties":{"formattedCitation":"(Cox et al., 2019; Fan et al., 2024; IEA, 2025)","plainCitation":"(Cox et al., 2019; Fan et al., 2024; IEA, 2025)","noteIndex":0},"citationItems":[{"id":1374,"uris":["http://zotero.org/users/11473114/items/2V5QHSUA"],"itemData":{"id":1374,"type":"report","call-number":"NREL/TP-6A20-74617","language":"en","publisher":"National Renewable Energy Laboratory","title":"Renewable Energy to Support Energy Security","URL":"https://docs.nrel.gov/docs/fy20osti/74617.pdf","author":[{"family":"Cox","given":"Sadie"},{"family":"Beshilas","given":"Laura"},{"family":"Hotchkiss","given":"Eliza"}],"accessed":{"date-parts":[["2025",12,4]]},"issued":{"date-parts":[["2019"]]}}},{"id":1372,"uris":["http://zotero.org/users/11473114/items/TRPZ5F2F"],"itemData":{"id":1372,"type":"article-journal","abstract":"Energy security and energy mix diversification are two critical variables in the energy economics literature, and their dynamics have essential economic, social, and environmental consequences. This paper analyzed the effects of energy mix diversification on energy security risk in the 22 OECD countries from 1990 to 2018. Our findings indicate that diversifying energy portfolios acts as a hedge against energy security shocks and that diversification of the fossil energy mix is more efficient than a clean energy mix. Other results indicate that economic growth, the development of the manufacturing sector, and green technologies are pro-energy security factors. At the same time, trade openness and urbanization act as anti-energy security factors in the countries. Finally, the Granger non-causality test results indicate that energy security and energy mix diversification are interconnected. Accordingly, the policymakers must employ measures e.g. physical and technological infrastructure investments or emergency response planning, which are favorable for both variables.","container-title":"Economic Analysis and Policy","DOI":"10.1016/j.eap.2024.11.012","ISSN":"03135926","journalAbbreviation":"Economic Analysis and Policy","language":"en","page":"2071-2085","source":"DOI.org (Crossref)","title":"Energy security and energy mix diversification nexus in the OECD countries","volume":"84","author":[{"family":"Fan","given":"Yi"},{"family":"Chang","given":"Tsangyao"},{"family":"Ranjbar","given":"Omid"}],"issued":{"date-parts":[["2024",12]]}}},{"id":1391,"uris":["http://zotero.org/users/11473114/items/KZBWHQTZ"],"itemData":{"id":1391,"type":"report","collection-title":"World Energy Outlook","DOI":"10.1787/040c8cd2-en","genre":"Special Report","language":"en","publisher":"International Energy Agency (IEA)","publisher-place":"France","source":"DOI.org (Crossref)","title":"Outlook for biogas and biomethane: A global geospatial assessment","title-short":"Outlook for biogas and biomethane","URL":"https://www.oecd.org/en/publications/outlook-for-biogas-and-biomethane_040c8cd2-en.html","author":[{"literal":"IEA"}],"accessed":{"date-parts":[["2025",12,8]]},"issued":{"date-parts":[["2025",5]]}}}],"schema":"https://github.com/citation-style-language/schema/raw/master/csl-citation.json"} </w:instrText>
      </w:r>
      <w:r w:rsidR="000B4C08">
        <w:rPr>
          <w:sz w:val="24"/>
          <w:szCs w:val="24"/>
          <w:lang w:val="en-US"/>
        </w:rPr>
        <w:fldChar w:fldCharType="separate"/>
      </w:r>
      <w:r w:rsidR="00380A99" w:rsidRPr="00380A99">
        <w:rPr>
          <w:sz w:val="24"/>
        </w:rPr>
        <w:t>(Cox et al., 2019; Fan et al., 2024; IEA, 2025)</w:t>
      </w:r>
      <w:r w:rsidR="000B4C08">
        <w:rPr>
          <w:sz w:val="24"/>
          <w:szCs w:val="24"/>
          <w:lang w:val="en-US"/>
        </w:rPr>
        <w:fldChar w:fldCharType="end"/>
      </w:r>
      <w:r w:rsidR="000B4C08">
        <w:rPr>
          <w:sz w:val="24"/>
          <w:szCs w:val="24"/>
          <w:lang w:val="en-US"/>
        </w:rPr>
        <w:t>.</w:t>
      </w:r>
      <w:r w:rsidR="00902DFD">
        <w:rPr>
          <w:sz w:val="24"/>
          <w:szCs w:val="24"/>
          <w:lang w:val="en-US"/>
        </w:rPr>
        <w:t xml:space="preserve"> </w:t>
      </w:r>
    </w:p>
    <w:p w14:paraId="178A4DD4" w14:textId="77777777" w:rsidR="00380A99" w:rsidRDefault="00380A99" w:rsidP="00C878F1">
      <w:pPr>
        <w:spacing w:after="0" w:line="360" w:lineRule="auto"/>
        <w:jc w:val="both"/>
        <w:rPr>
          <w:sz w:val="24"/>
          <w:szCs w:val="24"/>
          <w:lang w:val="en-US"/>
        </w:rPr>
      </w:pPr>
    </w:p>
    <w:p w14:paraId="70CFDC39" w14:textId="354DEE8D" w:rsidR="00F476F1" w:rsidRDefault="006F61C9" w:rsidP="00C878F1">
      <w:pPr>
        <w:spacing w:after="0" w:line="360" w:lineRule="auto"/>
        <w:jc w:val="both"/>
        <w:rPr>
          <w:sz w:val="24"/>
          <w:szCs w:val="24"/>
          <w:lang w:val="en-US"/>
        </w:rPr>
      </w:pPr>
      <w:r>
        <w:rPr>
          <w:sz w:val="24"/>
          <w:szCs w:val="24"/>
          <w:lang w:val="en-US"/>
        </w:rPr>
        <w:t>Renewable natural gas (RNG)</w:t>
      </w:r>
      <w:r w:rsidRPr="00CD09D1">
        <w:rPr>
          <w:sz w:val="24"/>
          <w:szCs w:val="24"/>
          <w:lang w:val="en-US"/>
        </w:rPr>
        <w:t>, or CH</w:t>
      </w:r>
      <w:r w:rsidRPr="00CD09D1">
        <w:rPr>
          <w:sz w:val="24"/>
          <w:szCs w:val="24"/>
          <w:vertAlign w:val="subscript"/>
          <w:lang w:val="en-US"/>
        </w:rPr>
        <w:t>4</w:t>
      </w:r>
      <w:r w:rsidRPr="00CD09D1">
        <w:rPr>
          <w:sz w:val="24"/>
          <w:szCs w:val="24"/>
          <w:lang w:val="en-US"/>
        </w:rPr>
        <w:t xml:space="preserve"> derived from organic waste</w:t>
      </w:r>
      <w:r>
        <w:rPr>
          <w:sz w:val="24"/>
          <w:szCs w:val="24"/>
          <w:lang w:val="en-US"/>
        </w:rPr>
        <w:t>, presents a number of advantages for energy diversification.</w:t>
      </w:r>
      <w:r w:rsidR="00327D2E">
        <w:rPr>
          <w:sz w:val="24"/>
          <w:szCs w:val="24"/>
          <w:lang w:val="en-US"/>
        </w:rPr>
        <w:t xml:space="preserve"> The</w:t>
      </w:r>
      <w:r w:rsidR="002C5C26">
        <w:rPr>
          <w:sz w:val="24"/>
          <w:szCs w:val="24"/>
          <w:lang w:val="en-US"/>
        </w:rPr>
        <w:t xml:space="preserve"> bioprocesses producing RNG occur naturally in landfills</w:t>
      </w:r>
      <w:r w:rsidR="00327D2E">
        <w:rPr>
          <w:sz w:val="24"/>
          <w:szCs w:val="24"/>
          <w:lang w:val="en-US"/>
        </w:rPr>
        <w:t xml:space="preserve"> and other organic waste streams</w:t>
      </w:r>
      <w:r w:rsidR="00EE22A7">
        <w:rPr>
          <w:sz w:val="24"/>
          <w:szCs w:val="24"/>
          <w:lang w:val="en-US"/>
        </w:rPr>
        <w:t>,</w:t>
      </w:r>
      <w:r w:rsidR="00327D2E">
        <w:rPr>
          <w:sz w:val="24"/>
          <w:szCs w:val="24"/>
          <w:lang w:val="en-US"/>
        </w:rPr>
        <w:t xml:space="preserve"> represen</w:t>
      </w:r>
      <w:r w:rsidR="00EE22A7">
        <w:rPr>
          <w:sz w:val="24"/>
          <w:szCs w:val="24"/>
          <w:lang w:val="en-US"/>
        </w:rPr>
        <w:t>ting</w:t>
      </w:r>
      <w:r w:rsidR="00327D2E">
        <w:rPr>
          <w:sz w:val="24"/>
          <w:szCs w:val="24"/>
          <w:lang w:val="en-US"/>
        </w:rPr>
        <w:t xml:space="preserve"> 26% of CH</w:t>
      </w:r>
      <w:r w:rsidR="00327D2E" w:rsidRPr="00327D2E">
        <w:rPr>
          <w:sz w:val="24"/>
          <w:szCs w:val="24"/>
          <w:vertAlign w:val="subscript"/>
          <w:lang w:val="en-US"/>
        </w:rPr>
        <w:t>4</w:t>
      </w:r>
      <w:r w:rsidR="00327D2E">
        <w:rPr>
          <w:sz w:val="24"/>
          <w:szCs w:val="24"/>
          <w:lang w:val="en-US"/>
        </w:rPr>
        <w:t xml:space="preserve"> emissions in the United States </w:t>
      </w:r>
      <w:r w:rsidR="00327D2E">
        <w:rPr>
          <w:sz w:val="24"/>
          <w:szCs w:val="24"/>
          <w:lang w:val="en-US"/>
        </w:rPr>
        <w:fldChar w:fldCharType="begin"/>
      </w:r>
      <w:r w:rsidR="00A456DF">
        <w:rPr>
          <w:sz w:val="24"/>
          <w:szCs w:val="24"/>
          <w:lang w:val="en-US"/>
        </w:rPr>
        <w:instrText xml:space="preserve"> ADDIN ZOTERO_ITEM CSL_CITATION {"citationID":"mNiVxzh8","properties":{"formattedCitation":"(\\uc0\\u8220{}us-ghg-inventory-2024-main-text_04-18-2024 (1),\\uc0\\u8221{} n.d.)","plainCitation":"(“us-ghg-inventory-2024-main-text_04-18-2024 (1),” n.d.)","dontUpdate":true,"noteIndex":0},"citationItems":[{"id":1441,"uris":["http://zotero.org/users/11473114/items/7MFHU5XW"],"itemData":{"id":1441,"type":"document","title":"us-ghg-inventory-2024-main-text_04-18-2024 (1)"}}],"schema":"https://github.com/citation-style-language/schema/raw/master/csl-citation.json"} </w:instrText>
      </w:r>
      <w:r w:rsidR="00327D2E">
        <w:rPr>
          <w:sz w:val="24"/>
          <w:szCs w:val="24"/>
          <w:lang w:val="en-US"/>
        </w:rPr>
        <w:fldChar w:fldCharType="separate"/>
      </w:r>
      <w:r w:rsidR="00327D2E" w:rsidRPr="00327D2E">
        <w:rPr>
          <w:sz w:val="24"/>
        </w:rPr>
        <w:t>(</w:t>
      </w:r>
      <w:r w:rsidR="00327D2E">
        <w:rPr>
          <w:sz w:val="24"/>
        </w:rPr>
        <w:t>EPA, 2024</w:t>
      </w:r>
      <w:r w:rsidR="00327D2E" w:rsidRPr="00327D2E">
        <w:rPr>
          <w:sz w:val="24"/>
        </w:rPr>
        <w:t>)</w:t>
      </w:r>
      <w:r w:rsidR="00327D2E">
        <w:rPr>
          <w:sz w:val="24"/>
          <w:szCs w:val="24"/>
          <w:lang w:val="en-US"/>
        </w:rPr>
        <w:fldChar w:fldCharType="end"/>
      </w:r>
      <w:r w:rsidR="002C5C26">
        <w:rPr>
          <w:sz w:val="24"/>
          <w:szCs w:val="24"/>
          <w:lang w:val="en-US"/>
        </w:rPr>
        <w:t>. Capture and utilization of</w:t>
      </w:r>
      <w:r w:rsidR="00C6534A">
        <w:rPr>
          <w:sz w:val="24"/>
          <w:szCs w:val="24"/>
          <w:lang w:val="en-US"/>
        </w:rPr>
        <w:t xml:space="preserve"> CH</w:t>
      </w:r>
      <w:r w:rsidR="00C6534A" w:rsidRPr="00C6534A">
        <w:rPr>
          <w:sz w:val="24"/>
          <w:szCs w:val="24"/>
          <w:vertAlign w:val="subscript"/>
          <w:lang w:val="en-US"/>
        </w:rPr>
        <w:t>4</w:t>
      </w:r>
      <w:r w:rsidR="00C6534A">
        <w:rPr>
          <w:sz w:val="24"/>
          <w:szCs w:val="24"/>
          <w:lang w:val="en-US"/>
        </w:rPr>
        <w:t xml:space="preserve"> from degradation of organic waste can </w:t>
      </w:r>
      <w:r w:rsidR="002C5C26">
        <w:rPr>
          <w:sz w:val="24"/>
          <w:szCs w:val="24"/>
          <w:lang w:val="en-US"/>
        </w:rPr>
        <w:t>d</w:t>
      </w:r>
      <w:r w:rsidR="00C6534A">
        <w:rPr>
          <w:sz w:val="24"/>
          <w:szCs w:val="24"/>
          <w:lang w:val="en-US"/>
        </w:rPr>
        <w:t>ually reduce GHG emissions and replace up to 25% of current global natural gas demand</w:t>
      </w:r>
      <w:r w:rsidR="002C5C26">
        <w:rPr>
          <w:sz w:val="24"/>
          <w:szCs w:val="24"/>
          <w:lang w:val="en-US"/>
        </w:rPr>
        <w:t xml:space="preserve"> </w:t>
      </w:r>
      <w:r w:rsidR="004866CA">
        <w:rPr>
          <w:sz w:val="24"/>
          <w:szCs w:val="24"/>
          <w:lang w:val="en-US"/>
        </w:rPr>
        <w:fldChar w:fldCharType="begin"/>
      </w:r>
      <w:r w:rsidR="004866CA">
        <w:rPr>
          <w:sz w:val="24"/>
          <w:szCs w:val="24"/>
          <w:lang w:val="en-US"/>
        </w:rPr>
        <w:instrText xml:space="preserve"> ADDIN ZOTERO_ITEM CSL_CITATION {"citationID":"KEaxYG8M","properties":{"formattedCitation":"(IEA, 2025)","plainCitation":"(IEA, 2025)","noteIndex":0},"citationItems":[{"id":1391,"uris":["http://zotero.org/users/11473114/items/KZBWHQTZ"],"itemData":{"id":1391,"type":"report","collection-title":"World Energy Outlook","DOI":"10.1787/040c8cd2-en","genre":"Special Report","language":"en","publisher":"International Energy Agency (IEA)","publisher-place":"France","source":"DOI.org (Crossref)","title":"Outlook for biogas and biomethane: A global geospatial assessment","title-short":"Outlook for biogas and biomethane","URL":"https://www.oecd.org/en/publications/outlook-for-biogas-and-biomethane_040c8cd2-en.html","author":[{"literal":"IEA"}],"accessed":{"date-parts":[["2025",12,8]]},"issued":{"date-parts":[["2025",5]]}}}],"schema":"https://github.com/citation-style-language/schema/raw/master/csl-citation.json"} </w:instrText>
      </w:r>
      <w:r w:rsidR="004866CA">
        <w:rPr>
          <w:sz w:val="24"/>
          <w:szCs w:val="24"/>
          <w:lang w:val="en-US"/>
        </w:rPr>
        <w:fldChar w:fldCharType="separate"/>
      </w:r>
      <w:r w:rsidR="004866CA" w:rsidRPr="004866CA">
        <w:rPr>
          <w:sz w:val="24"/>
        </w:rPr>
        <w:t>(IEA, 2025)</w:t>
      </w:r>
      <w:r w:rsidR="004866CA">
        <w:rPr>
          <w:sz w:val="24"/>
          <w:szCs w:val="24"/>
          <w:lang w:val="en-US"/>
        </w:rPr>
        <w:fldChar w:fldCharType="end"/>
      </w:r>
      <w:r w:rsidR="005C31E1">
        <w:rPr>
          <w:sz w:val="24"/>
          <w:szCs w:val="24"/>
          <w:lang w:val="en-US"/>
        </w:rPr>
        <w:t xml:space="preserve">. </w:t>
      </w:r>
      <w:r w:rsidR="00AD3677">
        <w:rPr>
          <w:sz w:val="24"/>
          <w:szCs w:val="24"/>
          <w:lang w:val="en-US"/>
        </w:rPr>
        <w:t>Even with widespread adoption of</w:t>
      </w:r>
      <w:r w:rsidR="00AD3677" w:rsidRPr="00CD09D1">
        <w:rPr>
          <w:sz w:val="24"/>
          <w:szCs w:val="24"/>
          <w:lang w:val="en-US"/>
        </w:rPr>
        <w:t xml:space="preserve"> wind, solar, </w:t>
      </w:r>
      <w:r w:rsidR="00AD3677">
        <w:rPr>
          <w:sz w:val="24"/>
          <w:szCs w:val="24"/>
          <w:lang w:val="en-US"/>
        </w:rPr>
        <w:t>and</w:t>
      </w:r>
      <w:r w:rsidR="00AD3677" w:rsidRPr="00CD09D1">
        <w:rPr>
          <w:sz w:val="24"/>
          <w:szCs w:val="24"/>
          <w:lang w:val="en-US"/>
        </w:rPr>
        <w:t xml:space="preserve"> other renewables, natural gas will remain an important energy carrier in hard-to-decarbonize sectors such as industry and</w:t>
      </w:r>
      <w:commentRangeStart w:id="11"/>
      <w:r w:rsidR="00AD3677" w:rsidRPr="00CD09D1">
        <w:rPr>
          <w:sz w:val="24"/>
          <w:szCs w:val="24"/>
          <w:lang w:val="en-US"/>
        </w:rPr>
        <w:t xml:space="preserve"> transportation</w:t>
      </w:r>
      <w:commentRangeEnd w:id="11"/>
      <w:r w:rsidR="00F40D8E">
        <w:rPr>
          <w:rStyle w:val="CommentReference"/>
          <w:sz w:val="24"/>
          <w:szCs w:val="24"/>
          <w:lang w:val="en-US"/>
        </w:rPr>
        <w:commentReference w:id="11"/>
      </w:r>
      <w:r w:rsidR="00AD3677">
        <w:rPr>
          <w:sz w:val="24"/>
          <w:szCs w:val="24"/>
          <w:lang w:val="en-US"/>
        </w:rPr>
        <w:t xml:space="preserve">. As a compliment to intermittent solar and wind power, </w:t>
      </w:r>
      <w:r w:rsidR="00C6534A">
        <w:rPr>
          <w:sz w:val="24"/>
          <w:szCs w:val="24"/>
          <w:lang w:val="en-US"/>
        </w:rPr>
        <w:t>RNG</w:t>
      </w:r>
      <w:r w:rsidR="00EE22A7">
        <w:rPr>
          <w:sz w:val="24"/>
          <w:szCs w:val="24"/>
          <w:lang w:val="en-US"/>
        </w:rPr>
        <w:t xml:space="preserve"> can be produced via</w:t>
      </w:r>
      <w:r w:rsidR="00C6534A">
        <w:rPr>
          <w:sz w:val="24"/>
          <w:szCs w:val="24"/>
          <w:lang w:val="en-US"/>
        </w:rPr>
        <w:t xml:space="preserve"> power-to-gas </w:t>
      </w:r>
      <w:r w:rsidR="00EE22A7">
        <w:rPr>
          <w:sz w:val="24"/>
          <w:szCs w:val="24"/>
          <w:lang w:val="en-US"/>
        </w:rPr>
        <w:t>technologies through</w:t>
      </w:r>
      <w:r w:rsidR="00C6534A">
        <w:rPr>
          <w:sz w:val="24"/>
          <w:szCs w:val="24"/>
          <w:lang w:val="en-US"/>
        </w:rPr>
        <w:t xml:space="preserve"> </w:t>
      </w:r>
      <w:r w:rsidR="00EE22A7">
        <w:rPr>
          <w:sz w:val="24"/>
          <w:szCs w:val="24"/>
          <w:lang w:val="en-US"/>
        </w:rPr>
        <w:t xml:space="preserve">biological </w:t>
      </w:r>
      <w:r w:rsidR="00C6534A">
        <w:rPr>
          <w:sz w:val="24"/>
          <w:szCs w:val="24"/>
          <w:lang w:val="en-US"/>
        </w:rPr>
        <w:t>conver</w:t>
      </w:r>
      <w:r w:rsidR="00EE22A7">
        <w:rPr>
          <w:sz w:val="24"/>
          <w:szCs w:val="24"/>
          <w:lang w:val="en-US"/>
        </w:rPr>
        <w:t>sion of</w:t>
      </w:r>
      <w:r w:rsidR="00C6534A">
        <w:rPr>
          <w:sz w:val="24"/>
          <w:szCs w:val="24"/>
          <w:lang w:val="en-US"/>
        </w:rPr>
        <w:t xml:space="preserve"> waste CO</w:t>
      </w:r>
      <w:r w:rsidR="00C6534A" w:rsidRPr="00C6534A">
        <w:rPr>
          <w:sz w:val="24"/>
          <w:szCs w:val="24"/>
          <w:vertAlign w:val="subscript"/>
          <w:lang w:val="en-US"/>
        </w:rPr>
        <w:t>2</w:t>
      </w:r>
      <w:r w:rsidR="00C6534A">
        <w:rPr>
          <w:sz w:val="24"/>
          <w:szCs w:val="24"/>
          <w:lang w:val="en-US"/>
        </w:rPr>
        <w:t xml:space="preserve"> </w:t>
      </w:r>
      <w:r w:rsidR="00EE22A7">
        <w:rPr>
          <w:sz w:val="24"/>
          <w:szCs w:val="24"/>
          <w:lang w:val="en-US"/>
        </w:rPr>
        <w:t>and electrolytically produced green hydrogen (H</w:t>
      </w:r>
      <w:r w:rsidR="00EE22A7" w:rsidRPr="00EE22A7">
        <w:rPr>
          <w:sz w:val="24"/>
          <w:szCs w:val="24"/>
          <w:vertAlign w:val="subscript"/>
          <w:lang w:val="en-US"/>
        </w:rPr>
        <w:t>2</w:t>
      </w:r>
      <w:r w:rsidR="00EE22A7">
        <w:rPr>
          <w:sz w:val="24"/>
          <w:szCs w:val="24"/>
          <w:lang w:val="en-US"/>
        </w:rPr>
        <w:t>) to CH</w:t>
      </w:r>
      <w:r w:rsidR="00EE22A7">
        <w:rPr>
          <w:sz w:val="24"/>
          <w:szCs w:val="24"/>
          <w:vertAlign w:val="subscript"/>
          <w:lang w:val="en-US"/>
        </w:rPr>
        <w:t>4</w:t>
      </w:r>
      <w:r w:rsidR="00EE22A7">
        <w:rPr>
          <w:sz w:val="24"/>
          <w:szCs w:val="24"/>
          <w:lang w:val="en-US"/>
        </w:rPr>
        <w:t>, further intercepting</w:t>
      </w:r>
      <w:r w:rsidR="00774BE1">
        <w:rPr>
          <w:sz w:val="24"/>
          <w:szCs w:val="24"/>
          <w:lang w:val="en-US"/>
        </w:rPr>
        <w:t xml:space="preserve"> and offsetting</w:t>
      </w:r>
      <w:r w:rsidR="00EE22A7">
        <w:rPr>
          <w:sz w:val="24"/>
          <w:szCs w:val="24"/>
          <w:lang w:val="en-US"/>
        </w:rPr>
        <w:t xml:space="preserve"> GHG emissions and providing </w:t>
      </w:r>
      <w:r w:rsidR="00AD485F">
        <w:rPr>
          <w:sz w:val="24"/>
          <w:szCs w:val="24"/>
          <w:lang w:val="en-US"/>
        </w:rPr>
        <w:t xml:space="preserve">energy </w:t>
      </w:r>
      <w:r w:rsidR="00EE22A7">
        <w:rPr>
          <w:sz w:val="24"/>
          <w:szCs w:val="24"/>
          <w:lang w:val="en-US"/>
        </w:rPr>
        <w:t xml:space="preserve">storage </w:t>
      </w:r>
      <w:r w:rsidR="00EE22A7">
        <w:rPr>
          <w:sz w:val="24"/>
          <w:szCs w:val="24"/>
          <w:lang w:val="en-US"/>
        </w:rPr>
        <w:fldChar w:fldCharType="begin"/>
      </w:r>
      <w:r w:rsidR="00EE22A7">
        <w:rPr>
          <w:sz w:val="24"/>
          <w:szCs w:val="24"/>
          <w:lang w:val="en-US"/>
        </w:rPr>
        <w:instrText xml:space="preserve"> ADDIN ZOTERO_ITEM CSL_CITATION {"citationID":"OogqJRVN","properties":{"formattedCitation":"(Lippert et al., 2025)","plainCitation":"(Lippert et al., 2025)","noteIndex":0},"citationItems":[{"id":1289,"uris":["http://zotero.org/users/11473114/items/AGBWGGQB"],"itemData":{"id":1289,"type":"article-journal","abstract":"Power-to-gas approaches that convert surplus renewable electricity into green hydrogen (H2) and renewable natural gas (RNG, i.e., CH4) represent promising energy storage technologies, featuring long-term gas storability, versatility, and low carbon footprint. A new power-to-gas approach is presented that couples H2 and RNG production from biogas via neutral water electrolysis (NWE). The process leverages the inherent capability of the water electrolysis reaction to produce acids and bases from pH-neutral electrolytes, facilitating pH-mediated carbon capture and release. NWE achieved the same H2 production rates and purities as a reference alkaline water electrolysis (AWE) cell, while concurrently upgrading synthetic biogas (65 % CH4, 35 % CO2) to pipelineready RNG with maximum CH4 concentrations of &gt;99 %. NWE’s added energy consumption for CO2 removal (relative to AWE) achieved economically competitive levels as low as 1.03 kWh/kgCO2 (excluding pump energy demand), while simultaneously benefitting from chemical-free operation with no waste brine production, a compact design (same as AWE), and exclusively electrolytic pH control without the need for costly and currentlimiting bipolar membranes.","container-title":"Chemical Engineering Journal","DOI":"10.1016/j.cej.2025.166969","ISSN":"13858947","journalAbbreviation":"Chemical Engineering Journal","language":"en","page":"166969","source":"DOI.org (Crossref)","title":"Neutral water electrolysis unifies green hydrogen and renewable natural gas production from biogas","volume":"521","author":[{"family":"Lippert","given":"Thomas"},{"family":"Lin","given":"Yupo J."},{"family":"Nielsen","given":"Heather D."},{"family":"Wells","given":"George F."}],"issued":{"date-parts":[["2025",10]]}}}],"schema":"https://github.com/citation-style-language/schema/raw/master/csl-citation.json"} </w:instrText>
      </w:r>
      <w:r w:rsidR="00EE22A7">
        <w:rPr>
          <w:sz w:val="24"/>
          <w:szCs w:val="24"/>
          <w:lang w:val="en-US"/>
        </w:rPr>
        <w:fldChar w:fldCharType="separate"/>
      </w:r>
      <w:r w:rsidR="00EE22A7" w:rsidRPr="00EE22A7">
        <w:rPr>
          <w:sz w:val="24"/>
        </w:rPr>
        <w:t>(Lippert et al., 2025)</w:t>
      </w:r>
      <w:r w:rsidR="00EE22A7">
        <w:rPr>
          <w:sz w:val="24"/>
          <w:szCs w:val="24"/>
          <w:lang w:val="en-US"/>
        </w:rPr>
        <w:fldChar w:fldCharType="end"/>
      </w:r>
      <w:r w:rsidR="00EE22A7">
        <w:rPr>
          <w:sz w:val="24"/>
          <w:szCs w:val="24"/>
          <w:lang w:val="en-US"/>
        </w:rPr>
        <w:t>.</w:t>
      </w:r>
      <w:r w:rsidR="00C6534A">
        <w:rPr>
          <w:sz w:val="24"/>
          <w:szCs w:val="24"/>
          <w:lang w:val="en-US"/>
        </w:rPr>
        <w:t xml:space="preserve"> </w:t>
      </w:r>
    </w:p>
    <w:p w14:paraId="16F3188D" w14:textId="77777777" w:rsidR="006F1A84" w:rsidRPr="006F1A84" w:rsidRDefault="006F1A84" w:rsidP="00C878F1">
      <w:pPr>
        <w:spacing w:after="0" w:line="360" w:lineRule="auto"/>
        <w:jc w:val="both"/>
        <w:rPr>
          <w:sz w:val="24"/>
          <w:szCs w:val="24"/>
          <w:lang w:val="en-US"/>
        </w:rPr>
      </w:pPr>
    </w:p>
    <w:p w14:paraId="6AC03FBE" w14:textId="535E6A73" w:rsidR="003B3A23" w:rsidRDefault="00034344" w:rsidP="00C878F1">
      <w:pPr>
        <w:spacing w:after="0" w:line="360" w:lineRule="auto"/>
        <w:jc w:val="both"/>
        <w:rPr>
          <w:sz w:val="24"/>
          <w:szCs w:val="24"/>
          <w:lang w:val="en-US"/>
        </w:rPr>
      </w:pPr>
      <w:r w:rsidRPr="445CD04A">
        <w:rPr>
          <w:sz w:val="24"/>
          <w:szCs w:val="24"/>
          <w:lang w:val="en-US"/>
        </w:rPr>
        <w:lastRenderedPageBreak/>
        <w:t>The most common process for RNG production is anaerobic digestion (AD), which yields biogas (≈60% CH</w:t>
      </w:r>
      <w:r w:rsidRPr="445CD04A">
        <w:rPr>
          <w:sz w:val="24"/>
          <w:szCs w:val="24"/>
          <w:vertAlign w:val="subscript"/>
          <w:lang w:val="en-US"/>
        </w:rPr>
        <w:t>4</w:t>
      </w:r>
      <w:r w:rsidRPr="445CD04A">
        <w:rPr>
          <w:sz w:val="24"/>
          <w:szCs w:val="24"/>
          <w:lang w:val="en-US"/>
        </w:rPr>
        <w:t>, ≈40% CO</w:t>
      </w:r>
      <w:r w:rsidRPr="445CD04A">
        <w:rPr>
          <w:sz w:val="24"/>
          <w:szCs w:val="24"/>
          <w:vertAlign w:val="subscript"/>
          <w:lang w:val="en-US"/>
        </w:rPr>
        <w:t>2</w:t>
      </w:r>
      <w:r w:rsidRPr="445CD04A">
        <w:rPr>
          <w:sz w:val="24"/>
          <w:szCs w:val="24"/>
          <w:lang w:val="en-US"/>
        </w:rPr>
        <w:t>)</w:t>
      </w:r>
      <w:r w:rsidR="005C31E1">
        <w:rPr>
          <w:sz w:val="24"/>
          <w:szCs w:val="24"/>
          <w:lang w:val="en-US"/>
        </w:rPr>
        <w:t xml:space="preserve">. </w:t>
      </w:r>
      <w:r w:rsidR="00A4640E">
        <w:rPr>
          <w:sz w:val="24"/>
          <w:szCs w:val="24"/>
          <w:lang w:val="en-US"/>
        </w:rPr>
        <w:t>Biogas</w:t>
      </w:r>
      <w:r w:rsidRPr="445CD04A">
        <w:rPr>
          <w:sz w:val="24"/>
          <w:szCs w:val="24"/>
          <w:lang w:val="en-US"/>
        </w:rPr>
        <w:t xml:space="preserve"> contains too much CO</w:t>
      </w:r>
      <w:r w:rsidRPr="445CD04A">
        <w:rPr>
          <w:sz w:val="24"/>
          <w:szCs w:val="24"/>
          <w:vertAlign w:val="subscript"/>
          <w:lang w:val="en-US"/>
        </w:rPr>
        <w:t>2</w:t>
      </w:r>
      <w:r w:rsidRPr="445CD04A">
        <w:rPr>
          <w:sz w:val="24"/>
          <w:szCs w:val="24"/>
          <w:lang w:val="en-US"/>
        </w:rPr>
        <w:t xml:space="preserve"> to be used </w:t>
      </w:r>
      <w:r w:rsidR="00D046F0">
        <w:rPr>
          <w:sz w:val="24"/>
          <w:szCs w:val="24"/>
          <w:lang w:val="en-US"/>
        </w:rPr>
        <w:t xml:space="preserve">directly </w:t>
      </w:r>
      <w:r w:rsidRPr="445CD04A">
        <w:rPr>
          <w:sz w:val="24"/>
          <w:szCs w:val="24"/>
          <w:lang w:val="en-US"/>
        </w:rPr>
        <w:t xml:space="preserve">as a drop-in fuel </w:t>
      </w:r>
      <w:r w:rsidR="00F23FFA" w:rsidRPr="445CD04A">
        <w:rPr>
          <w:sz w:val="24"/>
          <w:szCs w:val="24"/>
          <w:lang w:val="en-US"/>
        </w:rPr>
        <w:t>and</w:t>
      </w:r>
      <w:r w:rsidRPr="445CD04A">
        <w:rPr>
          <w:sz w:val="24"/>
          <w:szCs w:val="24"/>
          <w:lang w:val="en-US"/>
        </w:rPr>
        <w:t xml:space="preserve"> must undergo upgrading process</w:t>
      </w:r>
      <w:r w:rsidR="00F23FFA" w:rsidRPr="445CD04A">
        <w:rPr>
          <w:sz w:val="24"/>
          <w:szCs w:val="24"/>
          <w:lang w:val="en-US"/>
        </w:rPr>
        <w:t>es</w:t>
      </w:r>
      <w:r w:rsidRPr="445CD04A">
        <w:rPr>
          <w:sz w:val="24"/>
          <w:szCs w:val="24"/>
          <w:lang w:val="en-US"/>
        </w:rPr>
        <w:t xml:space="preserve"> to remove</w:t>
      </w:r>
      <w:r w:rsidR="00F23FFA" w:rsidRPr="445CD04A">
        <w:rPr>
          <w:sz w:val="24"/>
          <w:szCs w:val="24"/>
          <w:lang w:val="en-US"/>
        </w:rPr>
        <w:t xml:space="preserve"> CO</w:t>
      </w:r>
      <w:r w:rsidR="00F23FFA" w:rsidRPr="445CD04A">
        <w:rPr>
          <w:sz w:val="24"/>
          <w:szCs w:val="24"/>
          <w:vertAlign w:val="subscript"/>
          <w:lang w:val="en-US"/>
        </w:rPr>
        <w:t>2</w:t>
      </w:r>
      <w:r w:rsidRPr="445CD04A">
        <w:rPr>
          <w:sz w:val="24"/>
          <w:szCs w:val="24"/>
          <w:lang w:val="en-US"/>
        </w:rPr>
        <w:t xml:space="preserve"> or </w:t>
      </w:r>
      <w:r w:rsidR="006F1A84">
        <w:rPr>
          <w:sz w:val="24"/>
          <w:szCs w:val="24"/>
          <w:lang w:val="en-US"/>
        </w:rPr>
        <w:t>convert</w:t>
      </w:r>
      <w:r w:rsidRPr="445CD04A">
        <w:rPr>
          <w:sz w:val="24"/>
          <w:szCs w:val="24"/>
          <w:lang w:val="en-US"/>
        </w:rPr>
        <w:t xml:space="preserve"> </w:t>
      </w:r>
      <w:r w:rsidR="00F23FFA" w:rsidRPr="445CD04A">
        <w:rPr>
          <w:sz w:val="24"/>
          <w:szCs w:val="24"/>
          <w:lang w:val="en-US"/>
        </w:rPr>
        <w:t>it to</w:t>
      </w:r>
      <w:r w:rsidRPr="445CD04A">
        <w:rPr>
          <w:sz w:val="24"/>
          <w:szCs w:val="24"/>
          <w:lang w:val="en-US"/>
        </w:rPr>
        <w:t xml:space="preserve"> CH</w:t>
      </w:r>
      <w:r w:rsidRPr="445CD04A">
        <w:rPr>
          <w:sz w:val="24"/>
          <w:szCs w:val="24"/>
          <w:vertAlign w:val="subscript"/>
          <w:lang w:val="en-US"/>
        </w:rPr>
        <w:t>4</w:t>
      </w:r>
      <w:r w:rsidR="005C31E1">
        <w:rPr>
          <w:sz w:val="24"/>
          <w:szCs w:val="24"/>
          <w:lang w:val="en-US"/>
        </w:rPr>
        <w:t xml:space="preserve">. </w:t>
      </w:r>
      <w:r w:rsidR="007B2505">
        <w:rPr>
          <w:sz w:val="24"/>
          <w:szCs w:val="24"/>
          <w:lang w:val="en-US"/>
        </w:rPr>
        <w:t>Biogas upgrading can be accomplished via biological, chemical, physical, or a combination of processes</w:t>
      </w:r>
      <w:r w:rsidR="0058668D">
        <w:rPr>
          <w:sz w:val="24"/>
          <w:szCs w:val="24"/>
          <w:lang w:val="en-US"/>
        </w:rPr>
        <w:t xml:space="preserve"> (i.e. pressure swing adsorption, water scrubbing) to remove CO</w:t>
      </w:r>
      <w:r w:rsidR="0058668D" w:rsidRPr="0058668D">
        <w:rPr>
          <w:sz w:val="24"/>
          <w:szCs w:val="24"/>
          <w:vertAlign w:val="subscript"/>
          <w:lang w:val="en-US"/>
        </w:rPr>
        <w:t>2</w:t>
      </w:r>
      <w:r w:rsidR="0058668D">
        <w:rPr>
          <w:sz w:val="24"/>
          <w:szCs w:val="24"/>
          <w:lang w:val="en-US"/>
        </w:rPr>
        <w:t xml:space="preserve"> and other contaminants </w:t>
      </w:r>
      <w:r w:rsidR="0058668D">
        <w:rPr>
          <w:sz w:val="24"/>
          <w:szCs w:val="24"/>
          <w:lang w:val="en-US"/>
        </w:rPr>
        <w:fldChar w:fldCharType="begin"/>
      </w:r>
      <w:r w:rsidR="0058668D">
        <w:rPr>
          <w:sz w:val="24"/>
          <w:szCs w:val="24"/>
          <w:lang w:val="en-US"/>
        </w:rPr>
        <w:instrText xml:space="preserve"> ADDIN ZOTERO_ITEM CSL_CITATION {"citationID":"WC2QTkA5","properties":{"formattedCitation":"(Aghel et al., 2022)","plainCitation":"(Aghel et al., 2022)","noteIndex":0},"citationItems":[{"id":1287,"uris":["http://zotero.org/users/11473114/items/UCRMTHFE"],"itemData":{"id":1287,"type":"article-journal","abstract":"S Carbon dioxide (CO2) and methane (CH4) constitute biogas that is formed from landfill and anaerobic digestion processes. Furthermore, raw biogas consists of minor quantities of hydrogen sulfide (H2S), hydrogen (H2), ammonia (NH3), carbon monoxide (CO), nitrogen (N2), and oxygen (O2). As a renewable energy, biogas can be obtained and upgraded to produce biomethane for injection into the natural gas grid or applied as fuel in-vehicle, for on-site heat, and for steam/electricity generation in the industry. Different technologies are thus applied for the removal of such components, converting biogas to biomethane. Bottom ash (BA) upgrading and alkaline with regeneration (AwR) are two other novel technologies that mineralize carbon not only to remove CO2 but also store it from biogas using waste from municipal solid waste incinerators containing calcium. This research re­ views the most widespread technologies and recent studies on the removal of CO2, as well as studies several parameters, merits, and demerits of these methods.","container-title":"Biomass and Bioenergy","DOI":"10.1016/j.biombioe.2022.106422","ISSN":"09619534","journalAbbreviation":"Biomass and Bioenergy","language":"en","page":"106422","source":"DOI.org (Crossref)","title":"A review of recent progress in biogas upgrading: With emphasis on carbon capture","title-short":"A review of recent progress in biogas upgrading","volume":"160","author":[{"family":"Aghel","given":"Babak"},{"family":"Behaein","given":"Sara"},{"family":"Wongwises","given":"Somchai"},{"family":"Shadloo","given":"Mostafa Safdari"}],"issued":{"date-parts":[["2022",5]]}}}],"schema":"https://github.com/citation-style-language/schema/raw/master/csl-citation.json"} </w:instrText>
      </w:r>
      <w:r w:rsidR="0058668D">
        <w:rPr>
          <w:sz w:val="24"/>
          <w:szCs w:val="24"/>
          <w:lang w:val="en-US"/>
        </w:rPr>
        <w:fldChar w:fldCharType="separate"/>
      </w:r>
      <w:r w:rsidR="0058668D" w:rsidRPr="0058668D">
        <w:rPr>
          <w:sz w:val="24"/>
        </w:rPr>
        <w:t>(Aghel et al., 2022)</w:t>
      </w:r>
      <w:r w:rsidR="0058668D">
        <w:rPr>
          <w:sz w:val="24"/>
          <w:szCs w:val="24"/>
          <w:lang w:val="en-US"/>
        </w:rPr>
        <w:fldChar w:fldCharType="end"/>
      </w:r>
      <w:r w:rsidR="007B2505">
        <w:rPr>
          <w:sz w:val="24"/>
          <w:szCs w:val="24"/>
          <w:lang w:val="en-US"/>
        </w:rPr>
        <w:t xml:space="preserve">. </w:t>
      </w:r>
      <w:r w:rsidRPr="445CD04A">
        <w:rPr>
          <w:sz w:val="24"/>
          <w:szCs w:val="24"/>
          <w:lang w:val="en-US"/>
        </w:rPr>
        <w:t>Biomethanation</w:t>
      </w:r>
      <w:r w:rsidR="00D607AD">
        <w:rPr>
          <w:sz w:val="24"/>
          <w:szCs w:val="24"/>
          <w:lang w:val="en-US"/>
        </w:rPr>
        <w:t>, as a biological upgrading</w:t>
      </w:r>
      <w:r w:rsidRPr="445CD04A">
        <w:rPr>
          <w:sz w:val="24"/>
          <w:szCs w:val="24"/>
          <w:lang w:val="en-US"/>
        </w:rPr>
        <w:t xml:space="preserve"> technolog</w:t>
      </w:r>
      <w:r w:rsidR="00D607AD">
        <w:rPr>
          <w:sz w:val="24"/>
          <w:szCs w:val="24"/>
          <w:lang w:val="en-US"/>
        </w:rPr>
        <w:t>y,</w:t>
      </w:r>
      <w:r w:rsidRPr="445CD04A">
        <w:rPr>
          <w:sz w:val="24"/>
          <w:szCs w:val="24"/>
          <w:lang w:val="en-US"/>
        </w:rPr>
        <w:t xml:space="preserve"> harness</w:t>
      </w:r>
      <w:r w:rsidR="00D607AD">
        <w:rPr>
          <w:sz w:val="24"/>
          <w:szCs w:val="24"/>
          <w:lang w:val="en-US"/>
        </w:rPr>
        <w:t>es</w:t>
      </w:r>
      <w:r w:rsidRPr="445CD04A">
        <w:rPr>
          <w:sz w:val="24"/>
          <w:szCs w:val="24"/>
          <w:lang w:val="en-US"/>
        </w:rPr>
        <w:t xml:space="preserve"> the metabolism of methanogenic archaea to </w:t>
      </w:r>
      <w:r w:rsidR="006F1A84">
        <w:rPr>
          <w:sz w:val="24"/>
          <w:szCs w:val="24"/>
          <w:lang w:val="en-US"/>
        </w:rPr>
        <w:t>convert</w:t>
      </w:r>
      <w:r w:rsidRPr="445CD04A">
        <w:rPr>
          <w:sz w:val="24"/>
          <w:szCs w:val="24"/>
          <w:lang w:val="en-US"/>
        </w:rPr>
        <w:t xml:space="preserve"> waste </w:t>
      </w:r>
      <w:r w:rsidR="00A304C3">
        <w:rPr>
          <w:sz w:val="24"/>
          <w:szCs w:val="24"/>
          <w:lang w:val="en-US"/>
        </w:rPr>
        <w:t>CO</w:t>
      </w:r>
      <w:r w:rsidR="00A304C3" w:rsidRPr="00A304C3">
        <w:rPr>
          <w:sz w:val="24"/>
          <w:szCs w:val="24"/>
          <w:vertAlign w:val="subscript"/>
          <w:lang w:val="en-US"/>
        </w:rPr>
        <w:t>2</w:t>
      </w:r>
      <w:r w:rsidRPr="445CD04A">
        <w:rPr>
          <w:sz w:val="24"/>
          <w:szCs w:val="24"/>
          <w:lang w:val="en-US"/>
        </w:rPr>
        <w:t xml:space="preserve"> </w:t>
      </w:r>
      <w:r w:rsidR="00796150">
        <w:rPr>
          <w:sz w:val="24"/>
          <w:szCs w:val="24"/>
          <w:lang w:val="en-US"/>
        </w:rPr>
        <w:t>and H</w:t>
      </w:r>
      <w:r w:rsidR="00796150" w:rsidRPr="007B2505">
        <w:rPr>
          <w:sz w:val="24"/>
          <w:szCs w:val="24"/>
          <w:vertAlign w:val="subscript"/>
          <w:lang w:val="en-US"/>
        </w:rPr>
        <w:t>2</w:t>
      </w:r>
      <w:r w:rsidR="00796150">
        <w:rPr>
          <w:sz w:val="24"/>
          <w:szCs w:val="24"/>
          <w:lang w:val="en-US"/>
        </w:rPr>
        <w:t xml:space="preserve"> </w:t>
      </w:r>
      <w:r w:rsidRPr="445CD04A">
        <w:rPr>
          <w:sz w:val="24"/>
          <w:szCs w:val="24"/>
          <w:lang w:val="en-US"/>
        </w:rPr>
        <w:t>into CH</w:t>
      </w:r>
      <w:r w:rsidRPr="445CD04A">
        <w:rPr>
          <w:sz w:val="24"/>
          <w:szCs w:val="24"/>
          <w:vertAlign w:val="subscript"/>
          <w:lang w:val="en-US"/>
        </w:rPr>
        <w:t>4</w:t>
      </w:r>
      <w:r w:rsidR="0058668D">
        <w:rPr>
          <w:sz w:val="24"/>
          <w:szCs w:val="24"/>
          <w:lang w:val="en-US"/>
        </w:rPr>
        <w:t>, instead of simply removing the CO</w:t>
      </w:r>
      <w:r w:rsidR="0058668D" w:rsidRPr="00A304C3">
        <w:rPr>
          <w:sz w:val="24"/>
          <w:szCs w:val="24"/>
          <w:vertAlign w:val="subscript"/>
          <w:lang w:val="en-US"/>
        </w:rPr>
        <w:t>2</w:t>
      </w:r>
      <w:r w:rsidR="0058668D">
        <w:rPr>
          <w:sz w:val="24"/>
          <w:szCs w:val="24"/>
          <w:lang w:val="en-US"/>
        </w:rPr>
        <w:t>.</w:t>
      </w:r>
      <w:r w:rsidR="00B83416">
        <w:rPr>
          <w:sz w:val="24"/>
          <w:szCs w:val="24"/>
          <w:lang w:val="en-US"/>
        </w:rPr>
        <w:t xml:space="preserve"> </w:t>
      </w:r>
      <w:r w:rsidRPr="445CD04A">
        <w:rPr>
          <w:sz w:val="24"/>
          <w:szCs w:val="24"/>
          <w:lang w:val="en-US"/>
        </w:rPr>
        <w:t>This can be done by either supplementing an anaerobic digester with H</w:t>
      </w:r>
      <w:r w:rsidRPr="445CD04A">
        <w:rPr>
          <w:sz w:val="24"/>
          <w:szCs w:val="24"/>
          <w:vertAlign w:val="subscript"/>
          <w:lang w:val="en-US"/>
        </w:rPr>
        <w:t>2</w:t>
      </w:r>
      <w:r w:rsidRPr="445CD04A">
        <w:rPr>
          <w:sz w:val="24"/>
          <w:szCs w:val="24"/>
          <w:lang w:val="en-US"/>
        </w:rPr>
        <w:t xml:space="preserve"> (</w:t>
      </w:r>
      <w:r w:rsidR="002E59A7" w:rsidRPr="002E59A7">
        <w:rPr>
          <w:i/>
          <w:iCs/>
          <w:sz w:val="24"/>
          <w:szCs w:val="24"/>
          <w:lang w:val="en-US"/>
        </w:rPr>
        <w:t>i.e.</w:t>
      </w:r>
      <w:r w:rsidR="00BB63CA">
        <w:rPr>
          <w:i/>
          <w:iCs/>
          <w:sz w:val="24"/>
          <w:szCs w:val="24"/>
          <w:lang w:val="en-US"/>
        </w:rPr>
        <w:t>,</w:t>
      </w:r>
      <w:r w:rsidR="002E59A7">
        <w:rPr>
          <w:sz w:val="24"/>
          <w:szCs w:val="24"/>
          <w:lang w:val="en-US"/>
        </w:rPr>
        <w:t xml:space="preserve"> </w:t>
      </w:r>
      <w:r w:rsidRPr="445CD04A">
        <w:rPr>
          <w:sz w:val="24"/>
          <w:szCs w:val="24"/>
          <w:lang w:val="en-US"/>
        </w:rPr>
        <w:t>in-situ) or by feeding biogas and H</w:t>
      </w:r>
      <w:r w:rsidRPr="445CD04A">
        <w:rPr>
          <w:sz w:val="24"/>
          <w:szCs w:val="24"/>
          <w:vertAlign w:val="subscript"/>
          <w:lang w:val="en-US"/>
        </w:rPr>
        <w:t>2</w:t>
      </w:r>
      <w:r w:rsidRPr="445CD04A">
        <w:rPr>
          <w:sz w:val="24"/>
          <w:szCs w:val="24"/>
          <w:lang w:val="en-US"/>
        </w:rPr>
        <w:t xml:space="preserve"> in a separate reactor (</w:t>
      </w:r>
      <w:r w:rsidR="002E59A7" w:rsidRPr="002E59A7">
        <w:rPr>
          <w:i/>
          <w:iCs/>
          <w:sz w:val="24"/>
          <w:szCs w:val="24"/>
          <w:lang w:val="en-US"/>
        </w:rPr>
        <w:t>i.e.</w:t>
      </w:r>
      <w:r w:rsidR="00BB63CA">
        <w:rPr>
          <w:i/>
          <w:iCs/>
          <w:sz w:val="24"/>
          <w:szCs w:val="24"/>
          <w:lang w:val="en-US"/>
        </w:rPr>
        <w:t>,</w:t>
      </w:r>
      <w:r w:rsidR="002E59A7">
        <w:rPr>
          <w:sz w:val="24"/>
          <w:szCs w:val="24"/>
          <w:lang w:val="en-US"/>
        </w:rPr>
        <w:t xml:space="preserve"> </w:t>
      </w:r>
      <w:r w:rsidRPr="445CD04A">
        <w:rPr>
          <w:sz w:val="24"/>
          <w:szCs w:val="24"/>
          <w:lang w:val="en-US"/>
        </w:rPr>
        <w:t>ex-situ)</w:t>
      </w:r>
      <w:r w:rsidR="002E59A7">
        <w:rPr>
          <w:sz w:val="24"/>
          <w:szCs w:val="24"/>
          <w:lang w:val="en-US"/>
        </w:rPr>
        <w:t xml:space="preserve"> </w:t>
      </w:r>
      <w:r w:rsidR="002E59A7">
        <w:rPr>
          <w:sz w:val="24"/>
          <w:szCs w:val="24"/>
          <w:lang w:val="en-US"/>
        </w:rPr>
        <w:fldChar w:fldCharType="begin"/>
      </w:r>
      <w:r w:rsidR="002E59A7">
        <w:rPr>
          <w:sz w:val="24"/>
          <w:szCs w:val="24"/>
          <w:lang w:val="en-US"/>
        </w:rPr>
        <w:instrText xml:space="preserve"> ADDIN ZOTERO_ITEM CSL_CITATION {"citationID":"M6a3xQXw","properties":{"formattedCitation":"(Adnan et al., 2019)","plainCitation":"(Adnan et al., 2019)","noteIndex":0},"citationItems":[{"id":8,"uris":["http://zotero.org/users/11473114/items/3FGCCEVJ"],"itemData":{"id":8,"type":"article-journal","abstract":"The environmental impacts and high long-term costs of poor waste disposal have pushed the industry to realize the potential of turning this problem into an economic and sustainable initiative. Anaerobic digestion and the production of biogas can provide an eﬃcient means of meeting several objectives concerning energy, environmental, and waste management policy. Biogas contains methane (60%) and carbon dioxide (40%) as its principal constituent. Excluding methane, other gasses contained in biogas are considered as contaminants. Removal of these impurities, especially carbon dioxide, will increase the biogas quality for further use. Integrating biological processes into the bio-reﬁnery that eﬀectively consume carbon dioxide will become increasingly important. Such process integration could signiﬁcantly improve the sustainability of the overall bio-reﬁnery process. The biogas upgrading by utilization of carbon dioxide rather than removal of it is a suitable strategy in this direction. The present work is a critical review that summarizes state-of-the-art technologies for biogas upgrading with particular attention to the emerging biological methanation processes. It also discusses the future perspectives for overcoming the challenges associated with upgradation. While biogas oﬀers a good substitution for fossil fuels, it still not a perfect solution for global greenhouse gas emissions and further research still needs to be conducted.","container-title":"Bioengineering","DOI":"10.3390/bioengineering6040092","ISSN":"2306-5354","issue":"4","journalAbbreviation":"Bioengineering","language":"en","page":"92","source":"DOI.org (Crossref)","title":"Technologies for Biogas Upgrading to Biomethane: A Review","title-short":"Technologies for Biogas Upgrading to Biomethane","volume":"6","author":[{"literal":"Adnan"},{"literal":"Ong"},{"literal":"Nomanbhay"},{"literal":"Chew"},{"literal":"Show"}],"issued":{"date-parts":[["2019",10,2]]}}}],"schema":"https://github.com/citation-style-language/schema/raw/master/csl-citation.json"} </w:instrText>
      </w:r>
      <w:r w:rsidR="002E59A7">
        <w:rPr>
          <w:sz w:val="24"/>
          <w:szCs w:val="24"/>
          <w:lang w:val="en-US"/>
        </w:rPr>
        <w:fldChar w:fldCharType="separate"/>
      </w:r>
      <w:r w:rsidR="002E59A7" w:rsidRPr="002E59A7">
        <w:rPr>
          <w:sz w:val="24"/>
        </w:rPr>
        <w:t>(Adnan et al., 2019)</w:t>
      </w:r>
      <w:r w:rsidR="002E59A7">
        <w:rPr>
          <w:sz w:val="24"/>
          <w:szCs w:val="24"/>
          <w:lang w:val="en-US"/>
        </w:rPr>
        <w:fldChar w:fldCharType="end"/>
      </w:r>
      <w:r w:rsidR="005C31E1">
        <w:rPr>
          <w:sz w:val="24"/>
          <w:szCs w:val="24"/>
          <w:lang w:val="en-US"/>
        </w:rPr>
        <w:t xml:space="preserve">. </w:t>
      </w:r>
      <w:r w:rsidR="009870FD" w:rsidRPr="445CD04A">
        <w:rPr>
          <w:sz w:val="24"/>
          <w:szCs w:val="24"/>
          <w:lang w:val="en-US"/>
        </w:rPr>
        <w:t>The H</w:t>
      </w:r>
      <w:r w:rsidR="009870FD" w:rsidRPr="445CD04A">
        <w:rPr>
          <w:sz w:val="24"/>
          <w:szCs w:val="24"/>
          <w:vertAlign w:val="subscript"/>
          <w:lang w:val="en-US"/>
        </w:rPr>
        <w:t>2</w:t>
      </w:r>
      <w:r w:rsidR="009870FD" w:rsidRPr="445CD04A">
        <w:rPr>
          <w:sz w:val="24"/>
          <w:szCs w:val="24"/>
          <w:lang w:val="en-US"/>
        </w:rPr>
        <w:t xml:space="preserve"> </w:t>
      </w:r>
      <w:r w:rsidR="009870FD">
        <w:rPr>
          <w:sz w:val="24"/>
          <w:szCs w:val="24"/>
          <w:lang w:val="en-US"/>
        </w:rPr>
        <w:t>for this reaction</w:t>
      </w:r>
      <w:r w:rsidR="009870FD" w:rsidRPr="445CD04A">
        <w:rPr>
          <w:sz w:val="24"/>
          <w:szCs w:val="24"/>
          <w:lang w:val="en-US"/>
        </w:rPr>
        <w:t xml:space="preserve"> is typically sourced from water electrolysis, ideally green H</w:t>
      </w:r>
      <w:r w:rsidR="009870FD" w:rsidRPr="445CD04A">
        <w:rPr>
          <w:sz w:val="24"/>
          <w:szCs w:val="24"/>
          <w:vertAlign w:val="subscript"/>
          <w:lang w:val="en-US"/>
        </w:rPr>
        <w:t>2</w:t>
      </w:r>
      <w:r w:rsidR="009870FD" w:rsidRPr="445CD04A">
        <w:rPr>
          <w:sz w:val="24"/>
          <w:szCs w:val="24"/>
          <w:lang w:val="en-US"/>
        </w:rPr>
        <w:t xml:space="preserve"> from solar or wind power</w:t>
      </w:r>
      <w:r w:rsidR="009870FD">
        <w:rPr>
          <w:sz w:val="24"/>
          <w:szCs w:val="24"/>
          <w:lang w:val="en-US"/>
        </w:rPr>
        <w:t xml:space="preserve"> to reduce the carbon footprint </w:t>
      </w:r>
      <w:r w:rsidR="009870FD">
        <w:rPr>
          <w:sz w:val="24"/>
          <w:szCs w:val="24"/>
          <w:lang w:val="en-US"/>
        </w:rPr>
        <w:fldChar w:fldCharType="begin"/>
      </w:r>
      <w:r w:rsidR="009870FD">
        <w:rPr>
          <w:sz w:val="24"/>
          <w:szCs w:val="24"/>
          <w:lang w:val="en-US"/>
        </w:rPr>
        <w:instrText xml:space="preserve"> ADDIN ZOTERO_ITEM CSL_CITATION {"citationID":"UDGPKtIP","properties":{"formattedCitation":"(Lippert et al., 2025)","plainCitation":"(Lippert et al., 2025)","noteIndex":0},"citationItems":[{"id":1289,"uris":["http://zotero.org/users/11473114/items/AGBWGGQB"],"itemData":{"id":1289,"type":"article-journal","abstract":"Power-to-gas approaches that convert surplus renewable electricity into green hydrogen (H2) and renewable natural gas (RNG, i.e., CH4) represent promising energy storage technologies, featuring long-term gas storability, versatility, and low carbon footprint. A new power-to-gas approach is presented that couples H2 and RNG production from biogas via neutral water electrolysis (NWE). The process leverages the inherent capability of the water electrolysis reaction to produce acids and bases from pH-neutral electrolytes, facilitating pH-mediated carbon capture and release. NWE achieved the same H2 production rates and purities as a reference alkaline water electrolysis (AWE) cell, while concurrently upgrading synthetic biogas (65 % CH4, 35 % CO2) to pipelineready RNG with maximum CH4 concentrations of &gt;99 %. NWE’s added energy consumption for CO2 removal (relative to AWE) achieved economically competitive levels as low as 1.03 kWh/kgCO2 (excluding pump energy demand), while simultaneously benefitting from chemical-free operation with no waste brine production, a compact design (same as AWE), and exclusively electrolytic pH control without the need for costly and currentlimiting bipolar membranes.","container-title":"Chemical Engineering Journal","DOI":"10.1016/j.cej.2025.166969","ISSN":"13858947","journalAbbreviation":"Chemical Engineering Journal","language":"en","page":"166969","source":"DOI.org (Crossref)","title":"Neutral water electrolysis unifies green hydrogen and renewable natural gas production from biogas","volume":"521","author":[{"family":"Lippert","given":"Thomas"},{"family":"Lin","given":"Yupo J."},{"family":"Nielsen","given":"Heather D."},{"family":"Wells","given":"George F."}],"issued":{"date-parts":[["2025",10]]}}}],"schema":"https://github.com/citation-style-language/schema/raw/master/csl-citation.json"} </w:instrText>
      </w:r>
      <w:r w:rsidR="009870FD">
        <w:rPr>
          <w:sz w:val="24"/>
          <w:szCs w:val="24"/>
          <w:lang w:val="en-US"/>
        </w:rPr>
        <w:fldChar w:fldCharType="separate"/>
      </w:r>
      <w:r w:rsidR="009870FD" w:rsidRPr="004866CA">
        <w:rPr>
          <w:sz w:val="24"/>
        </w:rPr>
        <w:t>(Lippert et al., 2025)</w:t>
      </w:r>
      <w:r w:rsidR="009870FD">
        <w:rPr>
          <w:sz w:val="24"/>
          <w:szCs w:val="24"/>
          <w:lang w:val="en-US"/>
        </w:rPr>
        <w:fldChar w:fldCharType="end"/>
      </w:r>
      <w:r w:rsidR="005C31E1">
        <w:rPr>
          <w:sz w:val="24"/>
          <w:szCs w:val="24"/>
          <w:lang w:val="en-US"/>
        </w:rPr>
        <w:t xml:space="preserve">. </w:t>
      </w:r>
      <w:r w:rsidR="009A034C" w:rsidRPr="445CD04A">
        <w:rPr>
          <w:sz w:val="24"/>
          <w:szCs w:val="24"/>
          <w:lang w:val="en-US"/>
        </w:rPr>
        <w:t>Ex-situ biomethanation systems favor hydrogenotrophic methanogens, whose metabolism follows the methanogenesis reaction</w:t>
      </w:r>
      <w:r w:rsidR="003B3A23">
        <w:rPr>
          <w:sz w:val="24"/>
          <w:szCs w:val="24"/>
          <w:lang w:val="en-US"/>
        </w:rPr>
        <w:t>:</w:t>
      </w:r>
    </w:p>
    <w:p w14:paraId="64307BDC" w14:textId="77777777" w:rsidR="00382814" w:rsidRDefault="00382814" w:rsidP="00C878F1">
      <w:pPr>
        <w:spacing w:after="0" w:line="360" w:lineRule="auto"/>
        <w:jc w:val="both"/>
        <w:rPr>
          <w:sz w:val="24"/>
          <w:szCs w:val="24"/>
          <w:lang w:val="en-US"/>
        </w:rPr>
      </w:pPr>
    </w:p>
    <w:p w14:paraId="1AB997BC" w14:textId="192CAB01" w:rsidR="003B3A23" w:rsidRPr="003B3A23" w:rsidRDefault="00000000" w:rsidP="00C878F1">
      <w:pPr>
        <w:spacing w:after="0" w:line="360" w:lineRule="auto"/>
        <w:jc w:val="both"/>
        <w:rPr>
          <w:sz w:val="24"/>
          <w:szCs w:val="24"/>
          <w:lang w:val="en-US"/>
        </w:rPr>
      </w:pPr>
      <m:oMathPara>
        <m:oMath>
          <m:eqArr>
            <m:eqArrPr>
              <m:maxDist m:val="1"/>
              <m:ctrlPr>
                <w:rPr>
                  <w:rFonts w:ascii="Cambria Math" w:hAnsi="Cambria Math"/>
                  <w:i/>
                  <w:sz w:val="24"/>
                  <w:szCs w:val="24"/>
                  <w:lang w:val="en-US"/>
                </w:rPr>
              </m:ctrlPr>
            </m:eqArrPr>
            <m:e>
              <m:sSub>
                <m:sSubPr>
                  <m:ctrlPr>
                    <w:rPr>
                      <w:rFonts w:ascii="Cambria Math" w:hAnsi="Cambria Math"/>
                      <w:i/>
                      <w:sz w:val="24"/>
                      <w:szCs w:val="24"/>
                      <w:lang w:val="en-US"/>
                    </w:rPr>
                  </m:ctrlPr>
                </m:sSubPr>
                <m:e>
                  <m:r>
                    <w:rPr>
                      <w:rFonts w:ascii="Cambria Math" w:hAnsi="Cambria Math"/>
                      <w:sz w:val="24"/>
                      <w:szCs w:val="24"/>
                      <w:lang w:val="en-US"/>
                    </w:rPr>
                    <m:t>4H</m:t>
                  </m:r>
                </m:e>
                <m:sub>
                  <m:r>
                    <w:rPr>
                      <w:rFonts w:ascii="Cambria Math" w:hAnsi="Cambria Math"/>
                      <w:sz w:val="24"/>
                      <w:szCs w:val="24"/>
                      <w:lang w:val="en-US"/>
                    </w:rPr>
                    <m:t>2</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CO</m:t>
                  </m:r>
                </m:e>
                <m:sub>
                  <m:r>
                    <w:rPr>
                      <w:rFonts w:ascii="Cambria Math" w:hAnsi="Cambria Math"/>
                      <w:sz w:val="24"/>
                      <w:szCs w:val="24"/>
                      <w:lang w:val="en-US"/>
                    </w:rPr>
                    <m:t>2</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CH</m:t>
                  </m:r>
                </m:e>
                <m:sub>
                  <m:r>
                    <w:rPr>
                      <w:rFonts w:ascii="Cambria Math" w:hAnsi="Cambria Math"/>
                      <w:sz w:val="24"/>
                      <w:szCs w:val="24"/>
                      <w:lang w:val="en-US"/>
                    </w:rPr>
                    <m:t>4</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2H</m:t>
                  </m:r>
                </m:e>
                <m:sub>
                  <m:r>
                    <w:rPr>
                      <w:rFonts w:ascii="Cambria Math" w:hAnsi="Cambria Math"/>
                      <w:sz w:val="24"/>
                      <w:szCs w:val="24"/>
                      <w:lang w:val="en-US"/>
                    </w:rPr>
                    <m:t>2</m:t>
                  </m:r>
                </m:sub>
              </m:sSub>
              <m:r>
                <w:rPr>
                  <w:rFonts w:ascii="Cambria Math" w:hAnsi="Cambria Math"/>
                  <w:sz w:val="24"/>
                  <w:szCs w:val="24"/>
                  <w:lang w:val="en-US"/>
                </w:rPr>
                <m:t>O #</m:t>
              </m:r>
              <m:d>
                <m:dPr>
                  <m:ctrlPr>
                    <w:rPr>
                      <w:rFonts w:ascii="Cambria Math" w:hAnsi="Cambria Math"/>
                      <w:i/>
                      <w:sz w:val="24"/>
                      <w:szCs w:val="24"/>
                      <w:lang w:val="en-US"/>
                    </w:rPr>
                  </m:ctrlPr>
                </m:dPr>
                <m:e>
                  <m:r>
                    <w:rPr>
                      <w:rFonts w:ascii="Cambria Math" w:hAnsi="Cambria Math"/>
                      <w:sz w:val="24"/>
                      <w:szCs w:val="24"/>
                      <w:lang w:val="en-US"/>
                    </w:rPr>
                    <m:t>1</m:t>
                  </m:r>
                </m:e>
              </m:d>
            </m:e>
          </m:eqArr>
        </m:oMath>
      </m:oMathPara>
    </w:p>
    <w:p w14:paraId="2B34753E" w14:textId="77777777" w:rsidR="00A304C3" w:rsidRDefault="00A304C3" w:rsidP="00C878F1">
      <w:pPr>
        <w:spacing w:after="0" w:line="360" w:lineRule="auto"/>
        <w:jc w:val="both"/>
        <w:rPr>
          <w:sz w:val="24"/>
          <w:szCs w:val="24"/>
          <w:lang w:val="en-US"/>
        </w:rPr>
      </w:pPr>
    </w:p>
    <w:p w14:paraId="2438ADEC" w14:textId="48D38B16" w:rsidR="00EB1A84" w:rsidRDefault="00034344" w:rsidP="00C878F1">
      <w:pPr>
        <w:spacing w:after="0" w:line="360" w:lineRule="auto"/>
        <w:jc w:val="both"/>
        <w:rPr>
          <w:sz w:val="24"/>
          <w:szCs w:val="24"/>
          <w:lang w:val="en-US"/>
        </w:rPr>
      </w:pPr>
      <w:r w:rsidRPr="445CD04A">
        <w:rPr>
          <w:sz w:val="24"/>
          <w:szCs w:val="24"/>
          <w:lang w:val="en-US"/>
        </w:rPr>
        <w:t>H</w:t>
      </w:r>
      <w:r w:rsidR="00C94309" w:rsidRPr="00C94309">
        <w:rPr>
          <w:sz w:val="24"/>
          <w:szCs w:val="24"/>
          <w:vertAlign w:val="subscript"/>
          <w:lang w:val="en-US"/>
        </w:rPr>
        <w:t>2</w:t>
      </w:r>
      <w:r w:rsidRPr="445CD04A">
        <w:rPr>
          <w:sz w:val="24"/>
          <w:szCs w:val="24"/>
          <w:lang w:val="en-US"/>
        </w:rPr>
        <w:t xml:space="preserve"> mass transfer has been identifie</w:t>
      </w:r>
      <w:r w:rsidR="00C926AC">
        <w:rPr>
          <w:sz w:val="24"/>
          <w:szCs w:val="24"/>
          <w:lang w:val="en-US"/>
        </w:rPr>
        <w:t>d</w:t>
      </w:r>
      <w:r w:rsidRPr="445CD04A">
        <w:rPr>
          <w:sz w:val="24"/>
          <w:szCs w:val="24"/>
          <w:lang w:val="en-US"/>
        </w:rPr>
        <w:t xml:space="preserve"> as a major technical challenge in ex-situ biomethanation systems</w:t>
      </w:r>
      <w:r w:rsidR="006E642D">
        <w:rPr>
          <w:sz w:val="24"/>
          <w:szCs w:val="24"/>
          <w:lang w:val="en-US"/>
        </w:rPr>
        <w:t>, mainly due to its low solubility</w:t>
      </w:r>
      <w:r w:rsidR="007E624A">
        <w:rPr>
          <w:sz w:val="24"/>
          <w:szCs w:val="24"/>
          <w:lang w:val="en-US"/>
        </w:rPr>
        <w:t xml:space="preserve"> </w:t>
      </w:r>
      <w:r w:rsidR="004866CA">
        <w:rPr>
          <w:sz w:val="24"/>
          <w:szCs w:val="24"/>
          <w:lang w:val="en-US"/>
        </w:rPr>
        <w:fldChar w:fldCharType="begin"/>
      </w:r>
      <w:r w:rsidR="000A1AA2">
        <w:rPr>
          <w:sz w:val="24"/>
          <w:szCs w:val="24"/>
          <w:lang w:val="en-US"/>
        </w:rPr>
        <w:instrText xml:space="preserve"> ADDIN ZOTERO_ITEM CSL_CITATION {"citationID":"b0nKeERG","properties":{"formattedCitation":"(Feickert Fenske et al., 2023b; Rittmann, 2015)","plainCitation":"(Feickert Fenske et al., 2023b; Rittmann, 2015)","noteIndex":0},"citationItems":[{"id":886,"uris":["http://zotero.org/users/11473114/items/SAX6EQG3"],"itemData":{"id":886,"type":"article-journal","abstract":"Biological methanation of H2 and CO2 in trickle bed reactors is a promising energy conversion and storage approach that can support the energy transition towards a renewable-based system. Research in trickle bed reactor design and operation has significantly increased in recent years, but most studies were performed at laboratory scale and conditions. This review provides a comprehensive overview of the trickle bed reactor concept and current developments to support the decision-making process for future projects. In particular, the key design and operational parameters, such as trickling or nutrient provision, are presented, introducing the most recent advances. Furthermore, reactor operation, including the inoculation, long-term and dynamic operation, is described. To better assess the reactor upscaling, several parameters that enable reactor comparison are discussed. On the basis of this review, suitable operational strategies and further research needs were identified that will improve the overall trickle bed reactor performance.","container-title":"Bioresource Technology","DOI":"10.1016/j.biortech.2023.129383","ISSN":"09608524","journalAbbreviation":"Bioresource Technology","language":"en","page":"129383","source":"DOI.org (Crossref)","title":"Biological methanation in trickle bed reactors - a critical review","volume":"385","author":[{"family":"Feickert Fenske","given":"Carolina"},{"family":"Strübing","given":"Dietmar"},{"family":"Koch","given":"Konrad"}],"issued":{"date-parts":[["2023",10]]}}},{"id":1357,"uris":["http://zotero.org/users/11473114/items/96ZILAMQ"],"itemData":{"id":1357,"type":"chapter","abstract":"Microbiological biogas upgrading could become a promising technology for production of methane (CH4). This is, storage of irregular generated electricity results in a need to store electricity generated at peak times for use at non-peak times, which could be achieved in an intermediate step by electrolysis of water to molecular hydrogen (H2). Microbiological biogas upgrading can be performed by contacting carbon dioxide (CO2), H2 and hydrogenotrophic methanogenic Archaea either in situ in an anaerobic digester, or ex situ in a separate bioreactor. In situ microbiological biogas upgrading is indicated to require thorough bioprocess development, because only low volumetric CH4 production rates and low CH4 fermentation offgas content have been achieved. Higher volumetric production rates are shown for the ex situ microbiological biogas upgrading compared to in situ microbiological biogas upgrading. However, the ex situ microbiological biogas upgrading currently suffers from H2 gas liquid mass transfer limitation, which results in low volumetric CH4 productivity compared to pure H2/CO2 conversion to CH4. If waste gas utilization from biological and industrial sources can be shown without reduction in volumetric CH4 productivity, as well as if the aim of a single stage conversion to a CH4 fermentation offgas content exceeding 95 vol% can be demonstrated, ex situ microbiological biogas upgrading with pure or enrichment cultures of methanogens could become a promising future technology for almost CO2-neutral biomethane production.","container-title":"Biogas Science and Technology","DOI":"10.1007/978-3-319-21993-6_5","ISBN":"978-3-319-21992-9","language":"en","note":"collection-title: Advances in Biochemical Engineering/Biotechnology","page":"117-135","publisher":"Springer International Publishing","publisher-place":"Cham","source":"DOI.org (Crossref)","title":"A Critical Assessment of Microbiological Biogas to Biomethane Upgrading Systems","URL":"https://link.springer.com/10.1007/978-3-319-21993-6_5","volume":"151","editor":[{"family":"Guebitz","given":"Georg M."},{"family":"Bauer","given":"Alexander"},{"family":"Bochmann","given":"Guenther"},{"family":"Gronauer","given":"Andreas"},{"family":"Weiss","given":"Stefan"}],"author":[{"family":"Rittmann","given":"Simon K.-M. R."}],"accessed":{"date-parts":[["2025",11,12]]},"issued":{"date-parts":[["2015"]]}}}],"schema":"https://github.com/citation-style-language/schema/raw/master/csl-citation.json"} </w:instrText>
      </w:r>
      <w:r w:rsidR="004866CA">
        <w:rPr>
          <w:sz w:val="24"/>
          <w:szCs w:val="24"/>
          <w:lang w:val="en-US"/>
        </w:rPr>
        <w:fldChar w:fldCharType="separate"/>
      </w:r>
      <w:r w:rsidR="000A1AA2" w:rsidRPr="000A1AA2">
        <w:rPr>
          <w:sz w:val="24"/>
        </w:rPr>
        <w:t>(Feickert Fenske et al., 2023b; Rittmann, 2015)</w:t>
      </w:r>
      <w:r w:rsidR="004866CA">
        <w:rPr>
          <w:sz w:val="24"/>
          <w:szCs w:val="24"/>
          <w:lang w:val="en-US"/>
        </w:rPr>
        <w:fldChar w:fldCharType="end"/>
      </w:r>
      <w:r w:rsidR="00B83416">
        <w:rPr>
          <w:sz w:val="24"/>
          <w:szCs w:val="24"/>
          <w:lang w:val="en-US"/>
        </w:rPr>
        <w:t>.</w:t>
      </w:r>
      <w:r w:rsidR="00C926AC">
        <w:rPr>
          <w:sz w:val="24"/>
          <w:szCs w:val="24"/>
          <w:lang w:val="en-US"/>
        </w:rPr>
        <w:t xml:space="preserve"> </w:t>
      </w:r>
      <w:r w:rsidR="00A304C3" w:rsidRPr="445CD04A">
        <w:rPr>
          <w:sz w:val="24"/>
          <w:szCs w:val="24"/>
          <w:lang w:val="en-US"/>
        </w:rPr>
        <w:t>Gaseous substrates H</w:t>
      </w:r>
      <w:r w:rsidR="00A304C3" w:rsidRPr="445CD04A">
        <w:rPr>
          <w:sz w:val="24"/>
          <w:szCs w:val="24"/>
          <w:vertAlign w:val="subscript"/>
          <w:lang w:val="en-US"/>
        </w:rPr>
        <w:t>2</w:t>
      </w:r>
      <w:r w:rsidR="00A304C3" w:rsidRPr="445CD04A">
        <w:rPr>
          <w:sz w:val="24"/>
          <w:szCs w:val="24"/>
          <w:lang w:val="en-US"/>
        </w:rPr>
        <w:t xml:space="preserve"> and CO</w:t>
      </w:r>
      <w:r w:rsidR="00A304C3" w:rsidRPr="445CD04A">
        <w:rPr>
          <w:sz w:val="24"/>
          <w:szCs w:val="24"/>
          <w:vertAlign w:val="subscript"/>
          <w:lang w:val="en-US"/>
        </w:rPr>
        <w:t>2</w:t>
      </w:r>
      <w:r w:rsidR="00A304C3" w:rsidRPr="445CD04A">
        <w:rPr>
          <w:sz w:val="24"/>
          <w:szCs w:val="24"/>
          <w:lang w:val="en-US"/>
        </w:rPr>
        <w:t xml:space="preserve"> need to enter the aqueous phase for microbial transformation to CH</w:t>
      </w:r>
      <w:r w:rsidR="00A304C3" w:rsidRPr="445CD04A">
        <w:rPr>
          <w:sz w:val="24"/>
          <w:szCs w:val="24"/>
          <w:vertAlign w:val="subscript"/>
          <w:lang w:val="en-US"/>
        </w:rPr>
        <w:t>4</w:t>
      </w:r>
      <w:r w:rsidR="00A304C3" w:rsidRPr="445CD04A">
        <w:rPr>
          <w:sz w:val="24"/>
          <w:szCs w:val="24"/>
          <w:lang w:val="en-US"/>
        </w:rPr>
        <w:t xml:space="preserve"> </w:t>
      </w:r>
      <w:r w:rsidR="00A304C3" w:rsidRPr="00A4640E">
        <w:rPr>
          <w:sz w:val="24"/>
          <w:szCs w:val="24"/>
          <w:lang w:val="en-US"/>
        </w:rPr>
        <w:fldChar w:fldCharType="begin"/>
      </w:r>
      <w:r w:rsidR="00A304C3" w:rsidRPr="00A4640E">
        <w:rPr>
          <w:sz w:val="24"/>
          <w:szCs w:val="24"/>
          <w:lang w:val="en-US"/>
        </w:rPr>
        <w:instrText xml:space="preserve"> ADDIN ZOTERO_ITEM CSL_CITATION {"citationID":"NQmv29Je","properties":{"formattedCitation":"(Pauss et al., 1990; Phillips et al., 2017)","plainCitation":"(Pauss et al., 1990; Phillips et al., 2017)","noteIndex":0},"citationItems":[{"id":1397,"uris":["http://zotero.org/users/11473114/items/RE9K9ZRF"],"itemData":{"id":1397,"type":"article-journal","abstract":"Liquid-to-gas mass transfer in anaerobic processes was investigated theoretically and experimentally. By using the classical definition of\n              \n                k\n                L\n                a\n              \n              , the global volumetric mass transfer coefficient, theoretical development of mass balances in such processes demonstrates that the mass transfer of highly soluble gases is not limited in the usual conditions occurring in anaerobic fermentors (low-intensity mixing). Conversely, the limitation is important for poorly soluble gases, such as methane and hydrogen. The latter could be overconcentrated to as much as 80 times the value at thermodynamic equilibrium. Such overconcentrations bring into question the biological interpretations that have been deduced solely from gaseous measurements. Experimental results obtained in three different methanogenic reactors for a wide range of conditions of mixing and gas production confirmed the general existence of low mass transfer coefficients and consequently of large overconcentrations of dissolved methane and hydrogen (up to 12 and 70 times the equilibrium values, respectively). Hydrogen mass transfer coefficients were obtained from the direct measurements of dissolved and gaseous concentrations, while carbon dioxide coefficients were calculated from gas phase composition and calculation of related dissolved concentration. Methane transfer coefficients were based on calculations from the carbon dioxide coefficients. From mass balances performed on a gas bubble during its simulated growth and ascent to the surface of the liquid, the methane and carbon dioxide contents in the gas bubble appeared to be controlled by the bubble growth process, while the bubble ascent was largely responsible for a slight enrichment in hydrogen.","container-title":"Applied and Environmental Microbiology","DOI":"10.1128/aem.56.6.1636-1644.1990","ISSN":"0099-2240, 1098-5336","issue":"6","journalAbbreviation":"Appl Environ Microbiol","language":"en","page":"1636-1644","source":"DOI.org (Crossref)","title":"Liquid-to-Gas Mass Transfer in Anaerobic Processes: Inevitable Transfer Limitations of Methane and Hydrogen in the Biomethanation Process","title-short":"Liquid-to-Gas Mass Transfer in Anaerobic Processes","volume":"56","author":[{"family":"Pauss","given":"André"},{"family":"Andre","given":"Gérald"},{"family":"Perrier","given":"Michel"},{"family":"Guiot","given":"Serge R."}],"issued":{"date-parts":[["1990",6]]}}},{"id":1399,"uris":["http://zotero.org/users/11473114/items/2CC5VTE8"],"itemData":{"id":1399,"type":"article-journal","abstract":"Biomass and other carbonaceous materials can be gasiﬁed to produce syngas with high concentrations of CO and H2. Feedstock materials include wood, dedicated energy crops, grain wastes, manufacturing or municipal wastes, natural gas, petroleum and chemical wastes, lignin, coal and tires. Syngas fermentation converts CO and H2 to alcohols and organic acids and uses concepts applicable in fermentation of gas phase substrates. The growth of chemoautotrophic microbes produces a wide range of chemicals from the enzyme platform of native organisms. In this review paper, the Wood–Ljungdahl biochemical pathway used by chemoautotrophs is described including balanced reactions, reaction sites physically located within the cell and cell mechanisms for energy conservation that govern production. Important concepts discussed include gas solubility, mass transfer, thermodynamics of enzyme-catalyzed reactions, electrochemistry and cellular electron carriers and fermentation kinetics. Potential applications of these concepts include acid and alcohol production, hydrogen generation and conversion of methane to liquids or hydrogen.","container-title":"Fermentation","DOI":"10.3390/fermentation3020028","ISSN":"2311-5637","issue":"2","journalAbbreviation":"Fermentation","language":"en","page":"28","source":"DOI.org (Crossref)","title":"Syngas Fermentation: A Microbial Conversion Process of Gaseous Substrates to Various Products","title-short":"Syngas Fermentation","volume":"3","author":[{"family":"Phillips","given":"John"},{"family":"Huhnke","given":"Raymond"},{"family":"Atiyeh","given":"Hasan"}],"issued":{"date-parts":[["2017",6,16]]}}}],"schema":"https://github.com/citation-style-language/schema/raw/master/csl-citation.json"} </w:instrText>
      </w:r>
      <w:r w:rsidR="00A304C3" w:rsidRPr="00A4640E">
        <w:rPr>
          <w:sz w:val="24"/>
          <w:szCs w:val="24"/>
          <w:lang w:val="en-US"/>
        </w:rPr>
        <w:fldChar w:fldCharType="separate"/>
      </w:r>
      <w:r w:rsidR="00A304C3" w:rsidRPr="00A4640E">
        <w:rPr>
          <w:sz w:val="24"/>
        </w:rPr>
        <w:t>(Pauss et al., 1990; Phillips et al., 2017)</w:t>
      </w:r>
      <w:r w:rsidR="00A304C3" w:rsidRPr="00A4640E">
        <w:rPr>
          <w:sz w:val="24"/>
          <w:szCs w:val="24"/>
          <w:lang w:val="en-US"/>
        </w:rPr>
        <w:fldChar w:fldCharType="end"/>
      </w:r>
      <w:r w:rsidR="00A304C3" w:rsidRPr="00A4640E">
        <w:rPr>
          <w:sz w:val="24"/>
          <w:szCs w:val="24"/>
          <w:lang w:val="en-US"/>
        </w:rPr>
        <w:t>.</w:t>
      </w:r>
      <w:r w:rsidR="00C926AC" w:rsidRPr="00A4640E">
        <w:rPr>
          <w:sz w:val="24"/>
          <w:szCs w:val="24"/>
          <w:lang w:val="en-US"/>
        </w:rPr>
        <w:t xml:space="preserve"> </w:t>
      </w:r>
      <w:r w:rsidR="007545E3" w:rsidRPr="00A4640E">
        <w:rPr>
          <w:sz w:val="24"/>
          <w:szCs w:val="24"/>
          <w:lang w:val="en-US"/>
        </w:rPr>
        <w:t>To</w:t>
      </w:r>
      <w:r w:rsidR="00C926AC" w:rsidRPr="00A4640E">
        <w:rPr>
          <w:sz w:val="24"/>
          <w:szCs w:val="24"/>
          <w:lang w:val="en-US"/>
        </w:rPr>
        <w:t xml:space="preserve"> improve H</w:t>
      </w:r>
      <w:r w:rsidR="00C926AC" w:rsidRPr="00A4640E">
        <w:rPr>
          <w:sz w:val="24"/>
          <w:szCs w:val="24"/>
          <w:vertAlign w:val="subscript"/>
          <w:lang w:val="en-US"/>
        </w:rPr>
        <w:t>2</w:t>
      </w:r>
      <w:r w:rsidR="00C926AC" w:rsidRPr="00A4640E">
        <w:rPr>
          <w:sz w:val="24"/>
          <w:szCs w:val="24"/>
          <w:lang w:val="en-US"/>
        </w:rPr>
        <w:t xml:space="preserve"> mass transfer</w:t>
      </w:r>
      <w:r w:rsidR="006E642D" w:rsidRPr="00A4640E">
        <w:rPr>
          <w:sz w:val="24"/>
          <w:szCs w:val="24"/>
          <w:lang w:val="en-US"/>
        </w:rPr>
        <w:t>, many reactor configurations maximize the gas-liquid interface via water droplets or gas bubbles.</w:t>
      </w:r>
      <w:r w:rsidR="006E642D">
        <w:rPr>
          <w:sz w:val="24"/>
          <w:szCs w:val="24"/>
          <w:lang w:val="en-US"/>
        </w:rPr>
        <w:t xml:space="preserve"> </w:t>
      </w:r>
      <w:r w:rsidR="00C926AC">
        <w:rPr>
          <w:sz w:val="24"/>
          <w:szCs w:val="24"/>
          <w:lang w:val="en-US"/>
        </w:rPr>
        <w:t>Trickle bed reactors (</w:t>
      </w:r>
      <w:r w:rsidRPr="445CD04A">
        <w:rPr>
          <w:sz w:val="24"/>
          <w:szCs w:val="24"/>
          <w:lang w:val="en-US"/>
        </w:rPr>
        <w:t>TBRs</w:t>
      </w:r>
      <w:r w:rsidR="00C926AC">
        <w:rPr>
          <w:sz w:val="24"/>
          <w:szCs w:val="24"/>
          <w:lang w:val="en-US"/>
        </w:rPr>
        <w:t>)</w:t>
      </w:r>
      <w:r w:rsidR="009A034C">
        <w:rPr>
          <w:sz w:val="24"/>
          <w:szCs w:val="24"/>
          <w:lang w:val="en-US"/>
        </w:rPr>
        <w:t xml:space="preserve"> consist of a columnar tank </w:t>
      </w:r>
      <w:r w:rsidR="006E642D">
        <w:rPr>
          <w:sz w:val="24"/>
          <w:szCs w:val="24"/>
          <w:lang w:val="en-US"/>
        </w:rPr>
        <w:t>filled with</w:t>
      </w:r>
      <w:r w:rsidR="009A034C">
        <w:rPr>
          <w:sz w:val="24"/>
          <w:szCs w:val="24"/>
          <w:lang w:val="en-US"/>
        </w:rPr>
        <w:t xml:space="preserve"> </w:t>
      </w:r>
      <w:r w:rsidR="004F0090">
        <w:rPr>
          <w:sz w:val="24"/>
          <w:szCs w:val="24"/>
          <w:lang w:val="en-US"/>
        </w:rPr>
        <w:t xml:space="preserve">high-surface-area </w:t>
      </w:r>
      <w:r w:rsidR="009A034C">
        <w:rPr>
          <w:sz w:val="24"/>
          <w:szCs w:val="24"/>
          <w:lang w:val="en-US"/>
        </w:rPr>
        <w:t>biofilm carriers</w:t>
      </w:r>
      <w:r w:rsidR="000A1AA2">
        <w:rPr>
          <w:sz w:val="24"/>
          <w:szCs w:val="24"/>
          <w:lang w:val="en-US"/>
        </w:rPr>
        <w:t xml:space="preserve"> with a spray nozzle at the top delivering recirculating liquid</w:t>
      </w:r>
      <w:r w:rsidR="009A034C">
        <w:rPr>
          <w:sz w:val="24"/>
          <w:szCs w:val="24"/>
          <w:lang w:val="en-US"/>
        </w:rPr>
        <w:t>. Substrate gases</w:t>
      </w:r>
      <w:r w:rsidR="000A1AA2">
        <w:rPr>
          <w:sz w:val="24"/>
          <w:szCs w:val="24"/>
          <w:lang w:val="en-US"/>
        </w:rPr>
        <w:t xml:space="preserve"> are either </w:t>
      </w:r>
      <w:r w:rsidR="004F0090">
        <w:rPr>
          <w:sz w:val="24"/>
          <w:szCs w:val="24"/>
          <w:lang w:val="en-US"/>
        </w:rPr>
        <w:t xml:space="preserve">introduced </w:t>
      </w:r>
      <w:r w:rsidR="000A1AA2">
        <w:rPr>
          <w:sz w:val="24"/>
          <w:szCs w:val="24"/>
          <w:lang w:val="en-US"/>
        </w:rPr>
        <w:t xml:space="preserve">from the base of the column or fed </w:t>
      </w:r>
      <w:r w:rsidR="004F0090">
        <w:rPr>
          <w:sz w:val="24"/>
          <w:szCs w:val="24"/>
          <w:lang w:val="en-US"/>
        </w:rPr>
        <w:t>from</w:t>
      </w:r>
      <w:r w:rsidR="000A1AA2">
        <w:rPr>
          <w:sz w:val="24"/>
          <w:szCs w:val="24"/>
          <w:lang w:val="en-US"/>
        </w:rPr>
        <w:t xml:space="preserve"> the top, then</w:t>
      </w:r>
      <w:r w:rsidR="009A034C">
        <w:rPr>
          <w:sz w:val="24"/>
          <w:szCs w:val="24"/>
          <w:lang w:val="en-US"/>
        </w:rPr>
        <w:t xml:space="preserve"> diffuse into trickling liquid </w:t>
      </w:r>
      <w:r w:rsidR="000A1AA2">
        <w:rPr>
          <w:sz w:val="24"/>
          <w:szCs w:val="24"/>
          <w:lang w:val="en-US"/>
        </w:rPr>
        <w:t>for delivery to bio</w:t>
      </w:r>
      <w:r w:rsidR="00A4640E">
        <w:rPr>
          <w:sz w:val="24"/>
          <w:szCs w:val="24"/>
          <w:lang w:val="en-US"/>
        </w:rPr>
        <w:t>mass</w:t>
      </w:r>
      <w:r w:rsidR="000A1AA2">
        <w:rPr>
          <w:sz w:val="24"/>
          <w:szCs w:val="24"/>
          <w:lang w:val="en-US"/>
        </w:rPr>
        <w:t xml:space="preserve"> </w:t>
      </w:r>
      <w:r w:rsidR="004F0090">
        <w:rPr>
          <w:sz w:val="24"/>
          <w:szCs w:val="24"/>
          <w:lang w:val="en-US"/>
        </w:rPr>
        <w:t>growing</w:t>
      </w:r>
      <w:r w:rsidR="00A4640E">
        <w:rPr>
          <w:sz w:val="24"/>
          <w:szCs w:val="24"/>
          <w:lang w:val="en-US"/>
        </w:rPr>
        <w:t xml:space="preserve"> on plastic biofilm </w:t>
      </w:r>
      <w:r w:rsidR="000A1AA2">
        <w:rPr>
          <w:sz w:val="24"/>
          <w:szCs w:val="24"/>
          <w:lang w:val="en-US"/>
        </w:rPr>
        <w:t>carriers.</w:t>
      </w:r>
      <w:r w:rsidR="009A034C">
        <w:rPr>
          <w:sz w:val="24"/>
          <w:szCs w:val="24"/>
          <w:lang w:val="en-US"/>
        </w:rPr>
        <w:t xml:space="preserve"> Several</w:t>
      </w:r>
      <w:r w:rsidRPr="445CD04A">
        <w:rPr>
          <w:sz w:val="24"/>
          <w:szCs w:val="24"/>
          <w:lang w:val="en-US"/>
        </w:rPr>
        <w:t xml:space="preserve"> </w:t>
      </w:r>
      <w:r w:rsidR="006E642D">
        <w:rPr>
          <w:sz w:val="24"/>
          <w:szCs w:val="24"/>
          <w:lang w:val="en-US"/>
        </w:rPr>
        <w:t xml:space="preserve">TBR </w:t>
      </w:r>
      <w:r w:rsidRPr="445CD04A">
        <w:rPr>
          <w:sz w:val="24"/>
          <w:szCs w:val="24"/>
          <w:lang w:val="en-US"/>
        </w:rPr>
        <w:t>pilot tests</w:t>
      </w:r>
      <w:r w:rsidR="000A1AA2">
        <w:rPr>
          <w:sz w:val="24"/>
          <w:szCs w:val="24"/>
          <w:lang w:val="en-US"/>
        </w:rPr>
        <w:t xml:space="preserve"> have been completed</w:t>
      </w:r>
      <w:r w:rsidRPr="445CD04A">
        <w:rPr>
          <w:sz w:val="24"/>
          <w:szCs w:val="24"/>
          <w:lang w:val="en-US"/>
        </w:rPr>
        <w:t xml:space="preserve"> in full-scale biogas facilities, producing high quality biomethane (&gt;97%</w:t>
      </w:r>
      <w:r w:rsidR="009A034C">
        <w:rPr>
          <w:sz w:val="24"/>
          <w:szCs w:val="24"/>
          <w:lang w:val="en-US"/>
        </w:rPr>
        <w:t xml:space="preserve"> CH</w:t>
      </w:r>
      <w:r w:rsidR="009A034C" w:rsidRPr="009A034C">
        <w:rPr>
          <w:sz w:val="24"/>
          <w:szCs w:val="24"/>
          <w:vertAlign w:val="subscript"/>
          <w:lang w:val="en-US"/>
        </w:rPr>
        <w:t>4</w:t>
      </w:r>
      <w:r w:rsidRPr="445CD04A">
        <w:rPr>
          <w:sz w:val="24"/>
          <w:szCs w:val="24"/>
          <w:lang w:val="en-US"/>
        </w:rPr>
        <w:t xml:space="preserve">) at high production rates </w:t>
      </w:r>
      <w:r w:rsidR="000A1AA2">
        <w:rPr>
          <w:sz w:val="24"/>
          <w:szCs w:val="24"/>
          <w:lang w:val="en-US"/>
        </w:rPr>
        <w:fldChar w:fldCharType="begin"/>
      </w:r>
      <w:r w:rsidR="000A1AA2">
        <w:rPr>
          <w:sz w:val="24"/>
          <w:szCs w:val="24"/>
          <w:lang w:val="en-US"/>
        </w:rPr>
        <w:instrText xml:space="preserve"> ADDIN ZOTERO_ITEM CSL_CITATION {"citationID":"zmi2CA2Z","properties":{"formattedCitation":"(Feickert Fenske et al., 2023a; J\\uc0\\u248{}nson et al., 2022; Sposob et al., 2021, p. 2022)","plainCitation":"(Feickert Fenske et al., 2023a; Jønson et al., 2022; Sposob et al., 2021, p. 2022)","noteIndex":0},"citationItems":[{"id":91,"uris":["http://zotero.org/users/11473114/items/HWJ7GJQV"],"itemData":{"id":91,"type":"article-journal","abstract":"The biological methanation of H2 and CO2 in trickle bed reactors is one promising energy conversion technology for energy storage, but experiences at pilot-scale under real application conditions are still rare. Therefore, a trickle bed reactor with a reaction volume of 0.8 m3 was constructed and installed in a wastewater treatment plant to upgrade raw biogas from the local digester. The biogas H2S concentration of about 200 ppm was reduced by half, but an artificial sulfur source was required to completely satisfy the sulfur demand of the methanogens. Increasing the ammonium concentration to &gt; 400 mg/L was the most successful pH control strategy, enabling stable long-term biogas upgrading at a CH4 production of 6.1 m3/(m3RV</w:instrText>
      </w:r>
      <w:r w:rsidR="000A1AA2">
        <w:rPr>
          <w:rFonts w:ascii="Cambria Math" w:hAnsi="Cambria Math" w:cs="Cambria Math"/>
          <w:sz w:val="24"/>
          <w:szCs w:val="24"/>
          <w:lang w:val="en-US"/>
        </w:rPr>
        <w:instrText>⋅</w:instrText>
      </w:r>
      <w:r w:rsidR="000A1AA2">
        <w:rPr>
          <w:sz w:val="24"/>
          <w:szCs w:val="24"/>
          <w:lang w:val="en-US"/>
        </w:rPr>
        <w:instrText>d) with synthetic natural gas quality (CH4 &gt; 98 %). The results of this study with a reactor operation period of nearly 450 days, including two shutdowns, represents an important step towards the necessary full-scale integration.","container-title":"Bioresource Technology","DOI":"10.1016/j.biortech.2023.128868","ISSN":"09608524","journalAbbreviation":"Bioresource Technology","language":"en","page":"128868","source":"DOI.org (Crossref)","title":"Biogas upgrading in a pilot-scale trickle bed reactor – Long-term biological methanation under real application conditions","volume":"376","author":[{"family":"Feickert Fenske","given":"Carolina"},{"family":"Kirzeder","given":"Franz"},{"family":"Strübing","given":"Dietmar"},{"family":"Koch","given":"Konrad"}],"issued":{"date-parts":[["2023",5]]}}},{"id":1402,"uris":["http://zotero.org/users/11473114/items/ZC7S3V9A"],"itemData":{"id":1402,"type":"article-journal","abstract":"Research within biological methanation has been a great development using biotrickling filters (BTF), as a power-to-x solution, but research within up scaling is missing. This study investigates the commercial potential of biomethanation in BTF by operating two 1 m3 reactors which was implemented into a full-scale biogas plant. Several areas were investigated, such as enrichment and start-up, long-term steady state operation, serial operation, and intermittent feed. A methane productivity of 9.44 Nm3CH4 m-R3 day-1 with a product gas of 95.7 % CH4 was obtained for parallel operation, whereas during serial operation a methane productivity of 10.6 Nm3CH4 m-R3 day-1 at 97.4 % CH4 was achieved. The flexibility of the biomethanation was demonstrated with unintentional loss of H2 feed in periods of 12 to 72 h, where initial performance was regained within 6 to 12 h. The results from this study demonstrate the potential for commercial use of biomethanation in BTF for future Power-to-X solutions.","container-title":"Bioresource Technology","DOI":"10.1016/j.biortech.2022.128160","ISSN":"09608524","journalAbbreviation":"Bioresource Technology","language":"en","page":"128160","source":"DOI.org (Crossref)","title":"Pilot-scale study of biomethanation in biological trickle bed reactors converting impure CO2 from a Full-scale biogas plant","volume":"365","author":[{"family":"Jønson","given":"Brian Dahl"},{"family":"Tsapekos","given":"Panagiotis"},{"family":"Tahir Ashraf","given":"Muhammed"},{"family":"Jeppesen","given":"Martin"},{"family":"Ejbye Schmidt","given":"Jens"},{"family":"Bastidas-Oyanedel","given":"Juan-Rodrigo"}],"issued":{"date-parts":[["2022",12]]}}},{"id":1403,"uris":["http://zotero.org/users/11473114/items/GQTDQZAW"],"itemData":{"id":1403,"type":"article-journal","abstract":"Abstract\n            \n              Power-to-methane technology is a promising solution to facilitate the use of excess variable renewable energy for biomethane production. In this approach, hydrogen produced via electrolysis is used to upgrade raw biogas, which can be subsequently used as fuel or stored in the gas grid.\n              Ex-situ\n              biomethanation is an emerging technology that could potentially replace conventional energy-intensive biogas upgrading methods and al</w:instrText>
      </w:r>
      <w:r w:rsidR="000A1AA2" w:rsidRPr="00446626">
        <w:rPr>
          <w:sz w:val="24"/>
          <w:szCs w:val="24"/>
          <w:lang w:val="de-DE"/>
        </w:rPr>
        <w:instrText xml:space="preserve">low CO\n              2\n              utilization for biomethane production. This work provides a comprehensive overview on the current status of\n              ex-situ\n              biomethanation with particular attention to trickle bed reactor. The review includes description of\n              ex-situ\n              biomethanation and summarizes previous works on this topic. The key elements related to operational conditions, efficiency, and microbiology of\n              ex-situ\n              biomethanation using trickle bed reactor are described here. Additionally, the review highlights the technical and economic issues that have to be addressed for future development and large-scale implementation of\n              ex-situ\n              biomethanation.","container-title":"Reviews in Environmental Science and Bio/Technology","DOI":"10.1007/s11157-021-09589-7","ISSN":"1569-1705, 1572-9826","issue":"4","journalAbbreviation":"Rev Environ Sci Biotechnol","language":"en","page":"1087-1102","source":"DOI.org (Crossref)","title":"Ex-situ biological CO2 methanation using trickle bed reactor: review and recent advances","title-short":"Ex-situ biological CO2 methanation using trickle bed reactor","volume":"20","author":[{"family":"Sposob","given":"Michal"},{"family":"Wahid","given":"Radziah"},{"family":"Fischer","given":"Keno"}],"issued":{"date-parts":[["2021",12]]}},"locator":"2022"}],"schema":"https://github.com/citation-style-language/schema/raw/master/csl-citation.json"} </w:instrText>
      </w:r>
      <w:r w:rsidR="000A1AA2">
        <w:rPr>
          <w:sz w:val="24"/>
          <w:szCs w:val="24"/>
          <w:lang w:val="en-US"/>
        </w:rPr>
        <w:fldChar w:fldCharType="separate"/>
      </w:r>
      <w:r w:rsidR="000D2355" w:rsidRPr="000D2355">
        <w:rPr>
          <w:sz w:val="24"/>
        </w:rPr>
        <w:t>(Feickert Fenske et al., 2023a; Jønson et al., 2022; Sposob et al., 2021, p. 2022)</w:t>
      </w:r>
      <w:r w:rsidR="000A1AA2">
        <w:rPr>
          <w:sz w:val="24"/>
          <w:szCs w:val="24"/>
          <w:lang w:val="en-US"/>
        </w:rPr>
        <w:fldChar w:fldCharType="end"/>
      </w:r>
      <w:r w:rsidR="000A1AA2" w:rsidRPr="00446626">
        <w:rPr>
          <w:lang w:val="de-DE"/>
        </w:rPr>
        <w:t>.</w:t>
      </w:r>
      <w:r w:rsidR="00B83416" w:rsidRPr="00446626">
        <w:rPr>
          <w:sz w:val="24"/>
          <w:szCs w:val="24"/>
          <w:lang w:val="de-DE"/>
        </w:rPr>
        <w:t xml:space="preserve"> </w:t>
      </w:r>
      <w:r w:rsidRPr="445CD04A">
        <w:rPr>
          <w:sz w:val="24"/>
          <w:szCs w:val="24"/>
          <w:lang w:val="en-US"/>
        </w:rPr>
        <w:t>However, TBRs are susceptible</w:t>
      </w:r>
      <w:r w:rsidR="00F16FD2">
        <w:rPr>
          <w:sz w:val="24"/>
          <w:szCs w:val="24"/>
          <w:lang w:val="en-US"/>
        </w:rPr>
        <w:t xml:space="preserve"> to operational challenges, including</w:t>
      </w:r>
      <w:r w:rsidRPr="445CD04A">
        <w:rPr>
          <w:sz w:val="24"/>
          <w:szCs w:val="24"/>
          <w:lang w:val="en-US"/>
        </w:rPr>
        <w:t xml:space="preserve"> the formation of preferential flow paths and uneven wetting, </w:t>
      </w:r>
      <w:r w:rsidR="00F16FD2">
        <w:rPr>
          <w:sz w:val="24"/>
          <w:szCs w:val="24"/>
          <w:lang w:val="en-US"/>
        </w:rPr>
        <w:t xml:space="preserve">sometimes </w:t>
      </w:r>
      <w:r w:rsidRPr="445CD04A">
        <w:rPr>
          <w:sz w:val="24"/>
          <w:szCs w:val="24"/>
          <w:lang w:val="en-US"/>
        </w:rPr>
        <w:t xml:space="preserve">leading to poor nutrient distribution and nonhomogeneous biofilm growth throughout the column </w:t>
      </w:r>
      <w:r w:rsidR="000A1AA2">
        <w:rPr>
          <w:sz w:val="24"/>
          <w:szCs w:val="24"/>
          <w:lang w:val="en-US"/>
        </w:rPr>
        <w:fldChar w:fldCharType="begin"/>
      </w:r>
      <w:r w:rsidR="000A1AA2">
        <w:rPr>
          <w:sz w:val="24"/>
          <w:szCs w:val="24"/>
          <w:lang w:val="en-US"/>
        </w:rPr>
        <w:instrText xml:space="preserve"> ADDIN ZOTERO_ITEM CSL_CITATION {"citationID":"wC05hJTK","properties":{"formattedCitation":"(Tsapekos et al., 2021)","plainCitation":"(Tsapekos et al., 2021)","noteIndex":0},"citationItems":[{"id":248,"uris":["http://zotero.org/users/11473114/items/DUJ8WRJY"],"itemData":{"id":248,"type":"article-journal","abstract":"Biogas upgrading is an emerging technology offering unique opportunities for further exploitation of biomethane as fuel for vehicles or direct injection into the gas grid, expanding the conventional use of biogas for combined heat and electricity generation. Up to date, most of the studies exploring the potential of biological carbon di­ oxide hydrogenation was performed at laboratory scale systems, hampering the evaluation of the process under real environmental conditions. The current work demonstrates the performance of a pilot trickle bed reactor that was fed with real biogas as CO2 source under progressively increased gas provision rates. Additionally, the study is supported by a genome-centric metagenomic analysis to gain deep insights into the microbiome of the reactor. A maximum methane content of 98.5% was achieved at a gas retention time of 5 h. Stand-by periods in which no influent gas was provided in the reactor did not lead to fatal deterioration of the overall process, as the bio­ methanation efficiency was recovered after a certain period of time. Samples obtained from three different layers of the packing material, the liquid phase of the reactor and the inoculum demonstrated a distinct clustering of microbial members. The provision of the nutrient media from the top layer led to the enrichment of specific bacteria, such as Clostridiaceae DTU-pt_113, whose genome profile contains Veg-family genes, which are known to be associated with biofilm formation. Similarly, the injection of influent gases from the bottom of the reactor favoured the proliferation of hydrogenotrophic methanogens, solely belonging to family Methanobacteriaceae.","container-title":"Energy Conversion and Management","DOI":"10.1016/j.enconman.2021.114491","ISSN":"01968904","journalAbbreviation":"Energy Conversion and Management","language":"en","page":"114491","source":"DOI.org (Crossref)","title":"Pilot-scale biomethanation in a trickle bed reactor: Process performance and microbiome functional reconstruction","title-short":"Pilot-scale biomethanation in a trickle bed reactor","volume":"244","author":[{"family":"Tsapekos","given":"Panagiotis"},{"family":"Treu","given":"Laura"},{"family":"Campanaro","given":"Stefano"},{"family":"Centurion","given":"Victor B."},{"family":"Zhu","given":"Xinyu"},{"family":"Peprah","given":"Maria"},{"family":"Zhang","given":"Zengshuai"},{"family":"Kougias","given":"Panagiotis G."},{"family":"Angelidaki","given":"Irini"}],"issued":{"date-parts":[["2021",9]]}}}],"schema":"https://github.com/citation-style-language/schema/raw/master/csl-citation.json"} </w:instrText>
      </w:r>
      <w:r w:rsidR="000A1AA2">
        <w:rPr>
          <w:sz w:val="24"/>
          <w:szCs w:val="24"/>
          <w:lang w:val="en-US"/>
        </w:rPr>
        <w:fldChar w:fldCharType="separate"/>
      </w:r>
      <w:r w:rsidR="000A1AA2" w:rsidRPr="000A1AA2">
        <w:rPr>
          <w:sz w:val="24"/>
        </w:rPr>
        <w:t>(Tsapekos et al., 2021)</w:t>
      </w:r>
      <w:r w:rsidR="000A1AA2">
        <w:rPr>
          <w:sz w:val="24"/>
          <w:szCs w:val="24"/>
          <w:lang w:val="en-US"/>
        </w:rPr>
        <w:fldChar w:fldCharType="end"/>
      </w:r>
      <w:r w:rsidR="005C31E1">
        <w:rPr>
          <w:sz w:val="24"/>
          <w:szCs w:val="24"/>
          <w:lang w:val="en-US"/>
        </w:rPr>
        <w:t xml:space="preserve">. </w:t>
      </w:r>
      <w:r w:rsidRPr="445CD04A">
        <w:rPr>
          <w:sz w:val="24"/>
          <w:szCs w:val="24"/>
          <w:lang w:val="en-US"/>
        </w:rPr>
        <w:t xml:space="preserve">The low relative volume of recirculating liquid in </w:t>
      </w:r>
      <w:r w:rsidRPr="445CD04A">
        <w:rPr>
          <w:sz w:val="24"/>
          <w:szCs w:val="24"/>
          <w:lang w:val="en-US"/>
        </w:rPr>
        <w:lastRenderedPageBreak/>
        <w:t xml:space="preserve">TBRs </w:t>
      </w:r>
      <w:r w:rsidR="00F16FD2">
        <w:rPr>
          <w:sz w:val="24"/>
          <w:szCs w:val="24"/>
          <w:lang w:val="en-US"/>
        </w:rPr>
        <w:t>is furthermore prone to</w:t>
      </w:r>
      <w:r w:rsidR="00B83416">
        <w:rPr>
          <w:sz w:val="24"/>
          <w:szCs w:val="24"/>
          <w:lang w:val="en-US"/>
        </w:rPr>
        <w:t xml:space="preserve"> </w:t>
      </w:r>
      <w:r w:rsidR="00F16FD2">
        <w:rPr>
          <w:sz w:val="24"/>
          <w:szCs w:val="24"/>
          <w:lang w:val="en-US"/>
        </w:rPr>
        <w:t>d</w:t>
      </w:r>
      <w:r w:rsidRPr="445CD04A">
        <w:rPr>
          <w:sz w:val="24"/>
          <w:szCs w:val="24"/>
          <w:lang w:val="en-US"/>
        </w:rPr>
        <w:t>ilution from metabolic water production</w:t>
      </w:r>
      <w:r w:rsidR="00F16FD2">
        <w:rPr>
          <w:sz w:val="24"/>
          <w:szCs w:val="24"/>
          <w:lang w:val="en-US"/>
        </w:rPr>
        <w:t>, which</w:t>
      </w:r>
      <w:r w:rsidRPr="445CD04A">
        <w:rPr>
          <w:sz w:val="24"/>
          <w:szCs w:val="24"/>
          <w:lang w:val="en-US"/>
        </w:rPr>
        <w:t xml:space="preserve"> strongly affects buffering capacity </w:t>
      </w:r>
      <w:r w:rsidR="00F16FD2">
        <w:rPr>
          <w:sz w:val="24"/>
          <w:szCs w:val="24"/>
          <w:lang w:val="en-US"/>
        </w:rPr>
        <w:t xml:space="preserve">and </w:t>
      </w:r>
      <w:r w:rsidRPr="445CD04A">
        <w:rPr>
          <w:sz w:val="24"/>
          <w:szCs w:val="24"/>
          <w:lang w:val="en-US"/>
        </w:rPr>
        <w:t>complicat</w:t>
      </w:r>
      <w:r w:rsidR="00F16FD2">
        <w:rPr>
          <w:sz w:val="24"/>
          <w:szCs w:val="24"/>
          <w:lang w:val="en-US"/>
        </w:rPr>
        <w:t>es</w:t>
      </w:r>
      <w:r w:rsidRPr="445CD04A">
        <w:rPr>
          <w:sz w:val="24"/>
          <w:szCs w:val="24"/>
          <w:lang w:val="en-US"/>
        </w:rPr>
        <w:t xml:space="preserve"> pH control and nutrient delivery</w:t>
      </w:r>
      <w:r w:rsidR="00B83416">
        <w:rPr>
          <w:sz w:val="24"/>
          <w:szCs w:val="24"/>
          <w:lang w:val="en-US"/>
        </w:rPr>
        <w:t xml:space="preserve"> </w:t>
      </w:r>
      <w:r w:rsidR="000A1AA2">
        <w:rPr>
          <w:sz w:val="24"/>
          <w:szCs w:val="24"/>
          <w:lang w:val="en-US"/>
        </w:rPr>
        <w:fldChar w:fldCharType="begin"/>
      </w:r>
      <w:r w:rsidR="006C28B6">
        <w:rPr>
          <w:sz w:val="24"/>
          <w:szCs w:val="24"/>
          <w:lang w:val="en-US"/>
        </w:rPr>
        <w:instrText xml:space="preserve"> ADDIN ZOTERO_ITEM CSL_CITATION {"citationID":"pn6ZN4C5","properties":{"formattedCitation":"(Feickert Fenske et al., 2023a; Str\\uc0\\u252{}bing et al., 2017a)","plainCitation":"(Feickert Fenske et al., 2023a; Strübing et al., 2017a)","noteIndex":0},"citationItems":[{"id":91,"uris":["http://zotero.org/users/11473114/items/HWJ7GJQV"],"itemData":{"id":91,"type":"article-journal","abstract":"The biological methanation of H2 and CO2 in trickle bed reactors is one promising energy conversion technology for energy storage, but experiences at pilot-scale under real application conditions are still rare. Therefore, a trickle bed reactor with a reaction volume of 0.8 m3 was constructed and installed in a wastewater treatment plant to upgrade raw biogas from the local digester. The biogas H2S concentration of about 200 ppm was reduced by half, but an artificial sulfur source was required to completely satisfy the sulfur demand of the methanogens. Increasing the ammonium concentration to &gt; 400 mg/L was the most successful pH control strategy, enabling stable long-term biogas upgrading at a CH4 production of 6.1 m3/(m3RV</w:instrText>
      </w:r>
      <w:r w:rsidR="006C28B6">
        <w:rPr>
          <w:rFonts w:ascii="Cambria Math" w:hAnsi="Cambria Math" w:cs="Cambria Math"/>
          <w:sz w:val="24"/>
          <w:szCs w:val="24"/>
          <w:lang w:val="en-US"/>
        </w:rPr>
        <w:instrText>⋅</w:instrText>
      </w:r>
      <w:r w:rsidR="006C28B6">
        <w:rPr>
          <w:sz w:val="24"/>
          <w:szCs w:val="24"/>
          <w:lang w:val="en-US"/>
        </w:rPr>
        <w:instrText xml:space="preserve">d) with synthetic natural gas quality (CH4 &gt; 98 %). The results of this study with a reactor operation period of nearly 450 days, including two shutdowns, represents an important step towards the necessary full-scale integration.","container-title":"Bioresource Technology","DOI":"10.1016/j.biortech.2023.128868","ISSN":"09608524","journalAbbreviation":"Bioresource Technology","language":"en","page":"128868","source":"DOI.org (Crossref)","title":"Biogas upgrading in a pilot-scale trickle bed reactor – Long-term biological methanation under real application conditions","volume":"376","author":[{"family":"Feickert Fenske","given":"Carolina"},{"family":"Kirzeder","given":"Franz"},{"family":"Strübing","given":"Dietmar"},{"family":"Koch","given":"Konrad"}],"issued":{"date-parts":[["2023",5]]}}},{"id":23,"uris":["http://zotero.org/users/11473114/items/I24LADEL"],"itemData":{"id":23,"type":"article-journal","abstract":"In order to enhance energy eﬃciency of biological methanation of CO2 and H2, this study investigated the performance of a thermophilic (55 °C) anaerobic trickle bed reactor (ATBR) (58.1 L) at ambient pressure. With a methane production rate of up to 15.4 m3CH4/(m3trickle bed·d) at methane concentrations above 98%, the ATBR can easily compete with the performance of other mixed culture methanation reactors. Control of pH and nutrient supply turned out to be crucial for stable operation and was aﬀected signiﬁcantly by dilution due to metabolic water production, especially during demand-orientated operation. Considering practical applications, inoculation with digested sludge, containing a diverse biocenosis, showed high adaptive capacity due to intrinsic biological diversity. However, no macroscopic bioﬁlm formation was observed at thermophilic conditions even after 313 days of operation. The applied approach illustrates the high potential of thermophilic ATBRs as a very eﬃcient energy conversion and storage technology.","container-title":"Bioresource Technology","DOI":"10.1016/j.biortech.2017.08.088","ISSN":"09608524","journalAbbreviation":"Bioresource Technology","language":"en","page":"1176-1183","source":"DOI.org (Crossref)","title":"High performance biological methanation in a thermophilic anaerobic trickle bed reactor","volume":"245","author":[{"family":"Strübing","given":"Dietmar"},{"family":"Huber","given":"Bettina"},{"family":"Lebuhn","given":"Michael"},{"family":"Drewes","given":"Jörg E."},{"family":"Koch","given":"Konrad"}],"issued":{"date-parts":[["2017",12]]}}}],"schema":"https://github.com/citation-style-language/schema/raw/master/csl-citation.json"} </w:instrText>
      </w:r>
      <w:r w:rsidR="000A1AA2">
        <w:rPr>
          <w:sz w:val="24"/>
          <w:szCs w:val="24"/>
          <w:lang w:val="en-US"/>
        </w:rPr>
        <w:fldChar w:fldCharType="separate"/>
      </w:r>
      <w:r w:rsidR="006C28B6" w:rsidRPr="006C28B6">
        <w:rPr>
          <w:sz w:val="24"/>
        </w:rPr>
        <w:t>(Feickert Fenske et al., 2023a; Strübing et al., 2017a)</w:t>
      </w:r>
      <w:r w:rsidR="000A1AA2">
        <w:rPr>
          <w:sz w:val="24"/>
          <w:szCs w:val="24"/>
          <w:lang w:val="en-US"/>
        </w:rPr>
        <w:fldChar w:fldCharType="end"/>
      </w:r>
      <w:r w:rsidR="005C31E1">
        <w:rPr>
          <w:sz w:val="24"/>
          <w:szCs w:val="24"/>
          <w:lang w:val="en-US"/>
        </w:rPr>
        <w:t xml:space="preserve">. </w:t>
      </w:r>
    </w:p>
    <w:p w14:paraId="2F0534A8" w14:textId="77777777" w:rsidR="00EB1A84" w:rsidRDefault="00EB1A84" w:rsidP="00C878F1">
      <w:pPr>
        <w:spacing w:after="0" w:line="360" w:lineRule="auto"/>
        <w:jc w:val="both"/>
        <w:rPr>
          <w:sz w:val="24"/>
          <w:szCs w:val="24"/>
          <w:lang w:val="en-US"/>
        </w:rPr>
      </w:pPr>
    </w:p>
    <w:p w14:paraId="1416E604" w14:textId="47482F13" w:rsidR="00F476F1" w:rsidRDefault="00034344" w:rsidP="00C878F1">
      <w:pPr>
        <w:spacing w:after="0" w:line="360" w:lineRule="auto"/>
        <w:jc w:val="both"/>
        <w:rPr>
          <w:sz w:val="24"/>
          <w:szCs w:val="24"/>
          <w:lang w:val="en-US"/>
        </w:rPr>
      </w:pPr>
      <w:r w:rsidRPr="445CD04A">
        <w:rPr>
          <w:sz w:val="24"/>
          <w:szCs w:val="24"/>
          <w:lang w:val="en-US"/>
        </w:rPr>
        <w:t>Continuously stirred tank reactors (CSTRs)</w:t>
      </w:r>
      <w:r w:rsidR="00C926AC">
        <w:rPr>
          <w:sz w:val="24"/>
          <w:szCs w:val="24"/>
          <w:lang w:val="en-US"/>
        </w:rPr>
        <w:t xml:space="preserve"> </w:t>
      </w:r>
      <w:r w:rsidR="00090E91">
        <w:rPr>
          <w:sz w:val="24"/>
          <w:szCs w:val="24"/>
          <w:lang w:val="en-US"/>
        </w:rPr>
        <w:t xml:space="preserve">are another common reactor configuration for biomethanation and </w:t>
      </w:r>
      <w:r w:rsidR="00C926AC">
        <w:rPr>
          <w:sz w:val="24"/>
          <w:szCs w:val="24"/>
          <w:lang w:val="en-US"/>
        </w:rPr>
        <w:t xml:space="preserve">use </w:t>
      </w:r>
      <w:r w:rsidR="007A1B41">
        <w:rPr>
          <w:sz w:val="24"/>
          <w:szCs w:val="24"/>
          <w:lang w:val="en-US"/>
        </w:rPr>
        <w:t>a gas diffuser</w:t>
      </w:r>
      <w:r w:rsidR="00C926AC">
        <w:rPr>
          <w:sz w:val="24"/>
          <w:szCs w:val="24"/>
          <w:lang w:val="en-US"/>
        </w:rPr>
        <w:t xml:space="preserve"> and mechanical mixing to </w:t>
      </w:r>
      <w:r w:rsidR="00090E91">
        <w:rPr>
          <w:sz w:val="24"/>
          <w:szCs w:val="24"/>
          <w:lang w:val="en-US"/>
        </w:rPr>
        <w:t>introduce</w:t>
      </w:r>
      <w:r w:rsidR="00C926AC">
        <w:rPr>
          <w:sz w:val="24"/>
          <w:szCs w:val="24"/>
          <w:lang w:val="en-US"/>
        </w:rPr>
        <w:t xml:space="preserve"> substrate</w:t>
      </w:r>
      <w:r w:rsidR="007A1B41">
        <w:rPr>
          <w:sz w:val="24"/>
          <w:szCs w:val="24"/>
          <w:lang w:val="en-US"/>
        </w:rPr>
        <w:t xml:space="preserve"> gases</w:t>
      </w:r>
      <w:r w:rsidR="005A06DE">
        <w:rPr>
          <w:sz w:val="24"/>
          <w:szCs w:val="24"/>
          <w:lang w:val="en-US"/>
        </w:rPr>
        <w:t xml:space="preserve"> in a relatively large liquid volume</w:t>
      </w:r>
      <w:r w:rsidR="007A1B41">
        <w:rPr>
          <w:sz w:val="24"/>
          <w:szCs w:val="24"/>
          <w:lang w:val="en-US"/>
        </w:rPr>
        <w:t xml:space="preserve">. Mass transfer in CSTRs improves with increased agitation, gas recirculation, </w:t>
      </w:r>
      <w:r w:rsidR="00501E28">
        <w:rPr>
          <w:sz w:val="24"/>
          <w:szCs w:val="24"/>
          <w:lang w:val="en-US"/>
        </w:rPr>
        <w:t xml:space="preserve">high </w:t>
      </w:r>
      <w:r w:rsidR="007A1B41">
        <w:rPr>
          <w:sz w:val="24"/>
          <w:szCs w:val="24"/>
          <w:lang w:val="en-US"/>
        </w:rPr>
        <w:t xml:space="preserve">pressure, and </w:t>
      </w:r>
      <w:r w:rsidR="00501E28">
        <w:rPr>
          <w:sz w:val="24"/>
          <w:szCs w:val="24"/>
          <w:lang w:val="en-US"/>
        </w:rPr>
        <w:t xml:space="preserve">high </w:t>
      </w:r>
      <w:r w:rsidR="007A1B41">
        <w:rPr>
          <w:sz w:val="24"/>
          <w:szCs w:val="24"/>
          <w:lang w:val="en-US"/>
        </w:rPr>
        <w:t xml:space="preserve">temperature. However, </w:t>
      </w:r>
      <w:r w:rsidR="00F16FD2">
        <w:rPr>
          <w:sz w:val="24"/>
          <w:szCs w:val="24"/>
          <w:lang w:val="en-US"/>
        </w:rPr>
        <w:t xml:space="preserve">maintaining </w:t>
      </w:r>
      <w:r w:rsidR="007A1B41">
        <w:rPr>
          <w:sz w:val="24"/>
          <w:szCs w:val="24"/>
          <w:lang w:val="en-US"/>
        </w:rPr>
        <w:t xml:space="preserve">these </w:t>
      </w:r>
      <w:r w:rsidR="00F16FD2">
        <w:rPr>
          <w:sz w:val="24"/>
          <w:szCs w:val="24"/>
          <w:lang w:val="en-US"/>
        </w:rPr>
        <w:t xml:space="preserve">mass transfer-enhancing conditions can </w:t>
      </w:r>
      <w:r w:rsidR="007A1B41">
        <w:rPr>
          <w:sz w:val="24"/>
          <w:szCs w:val="24"/>
          <w:lang w:val="en-US"/>
        </w:rPr>
        <w:t xml:space="preserve">raise operational energy consumption and stress microbial cells. </w:t>
      </w:r>
      <w:r w:rsidR="00CC697F">
        <w:rPr>
          <w:sz w:val="24"/>
          <w:szCs w:val="24"/>
          <w:lang w:val="en-US"/>
        </w:rPr>
        <w:t xml:space="preserve">Literature furthermore indicates that many </w:t>
      </w:r>
      <w:r w:rsidR="007A1B41">
        <w:rPr>
          <w:sz w:val="24"/>
          <w:szCs w:val="24"/>
          <w:lang w:val="en-US"/>
        </w:rPr>
        <w:t xml:space="preserve">CSTRs generally miss </w:t>
      </w:r>
      <w:r w:rsidR="0023348A">
        <w:rPr>
          <w:sz w:val="24"/>
          <w:szCs w:val="24"/>
          <w:lang w:val="en-US"/>
        </w:rPr>
        <w:t xml:space="preserve">RNG </w:t>
      </w:r>
      <w:r w:rsidR="007A1B41">
        <w:rPr>
          <w:sz w:val="24"/>
          <w:szCs w:val="24"/>
          <w:lang w:val="en-US"/>
        </w:rPr>
        <w:t>quality targets</w:t>
      </w:r>
      <w:r w:rsidRPr="445CD04A">
        <w:rPr>
          <w:sz w:val="24"/>
          <w:szCs w:val="24"/>
          <w:lang w:val="en-US"/>
        </w:rPr>
        <w:t xml:space="preserve"> </w:t>
      </w:r>
      <w:r w:rsidR="00C926AC">
        <w:rPr>
          <w:sz w:val="24"/>
          <w:szCs w:val="24"/>
          <w:lang w:val="en-US"/>
        </w:rPr>
        <w:t>(</w:t>
      </w:r>
      <w:r w:rsidRPr="445CD04A">
        <w:rPr>
          <w:sz w:val="24"/>
          <w:szCs w:val="24"/>
          <w:lang w:val="en-US"/>
        </w:rPr>
        <w:t>&lt;90% CH</w:t>
      </w:r>
      <w:r w:rsidRPr="445CD04A">
        <w:rPr>
          <w:sz w:val="24"/>
          <w:szCs w:val="24"/>
          <w:vertAlign w:val="subscript"/>
          <w:lang w:val="en-US"/>
        </w:rPr>
        <w:t>4</w:t>
      </w:r>
      <w:r w:rsidR="00C926AC">
        <w:rPr>
          <w:sz w:val="24"/>
          <w:szCs w:val="24"/>
          <w:lang w:val="en-US"/>
        </w:rPr>
        <w:t>)</w:t>
      </w:r>
      <w:r w:rsidR="007A1B41">
        <w:rPr>
          <w:sz w:val="24"/>
          <w:szCs w:val="24"/>
          <w:lang w:val="en-US"/>
        </w:rPr>
        <w:t xml:space="preserve"> </w:t>
      </w:r>
      <w:r w:rsidR="000A1AA2">
        <w:rPr>
          <w:sz w:val="24"/>
          <w:szCs w:val="24"/>
          <w:lang w:val="en-US"/>
        </w:rPr>
        <w:fldChar w:fldCharType="begin"/>
      </w:r>
      <w:r w:rsidR="000A1AA2">
        <w:rPr>
          <w:sz w:val="24"/>
          <w:szCs w:val="24"/>
          <w:lang w:val="en-US"/>
        </w:rPr>
        <w:instrText xml:space="preserve"> ADDIN ZOTERO_ITEM CSL_CITATION {"citationID":"I95Vweep","properties":{"formattedCitation":"(Fachal-Su\\uc0\\u225{}rez et al., 2024)","plainCitation":"(Fachal-Suárez et al., 2024)","noteIndex":0},"citationItems":[{"id":1406,"uris":["http://zotero.org/users/11473114/items/7HK6UN6J"],"itemData":{"id":1406,"type":"article-journal","abstract":"Energy produced from renewable sources such as sun or wind are intermittent, depending on circumstantial factors. This fact explains why energy supply and demand do not match. In this context, the interest in biomethanation has increased as an interesting contribution to the Power-to-gas concept (P2G), transforming the extra amount of produced electricity into methane (CH4). The reaction between green hydrogen (H2) (produced by electrolysis) and CO2 (pollutant present in biogas) can be catalysed by different microorganisms to produce biomethane, that can be injected into existing natural gas grid if reaching the standards. Thus, energy storage for both hydrogen and electricity, as well as transportation problems would be solved. However, H2 diffusion to the liquid phase for its further biological conversion is the main bottleneck due to the low solubility of H2. This review includes the state-of-the-art in biological hydrogenotrophic methanation (BHM) and membrane-based technologies. Specifically, the use of hollow-fiber membrane bioreactors as a technology to overcome H2 diffusion limitations is reviewed. Furthermore, the influence of operating conditions, microbiology, H2 diffusion and H2 injection methods are critically discussed before setting the main recommendations about BHM.","container-title":"Biotechnology Advances","DOI":"10.1016/j.biotechadv.2024.108465","ISSN":"07349750","journalAbbreviation":"Biotechnology Advances","language":"en","page":"108465","source":"DOI.org (Crossref)","title":"An overview of biomethanation and the use of membrane technologies as a candidate to overcome H2 mass transfer limitations","volume":"77","author":[{"family":"Fachal-Suárez","given":"Manuel"},{"family":"Krishnan","given":"Santhana"},{"family":"Chaiprapat","given":"Sumate"},{"family":"González","given":"Daniel"},{"family":"Gabriel","given":"David"}],"issued":{"date-parts":[["2024",12]]}}}],"schema":"https://github.com/citation-style-language/schema/raw/master/csl-citation.json"} </w:instrText>
      </w:r>
      <w:r w:rsidR="000A1AA2">
        <w:rPr>
          <w:sz w:val="24"/>
          <w:szCs w:val="24"/>
          <w:lang w:val="en-US"/>
        </w:rPr>
        <w:fldChar w:fldCharType="separate"/>
      </w:r>
      <w:r w:rsidR="000A1AA2" w:rsidRPr="000A1AA2">
        <w:rPr>
          <w:sz w:val="24"/>
        </w:rPr>
        <w:t>(Fachal-Suárez et al., 2024)</w:t>
      </w:r>
      <w:r w:rsidR="000A1AA2">
        <w:rPr>
          <w:sz w:val="24"/>
          <w:szCs w:val="24"/>
          <w:lang w:val="en-US"/>
        </w:rPr>
        <w:fldChar w:fldCharType="end"/>
      </w:r>
      <w:r w:rsidR="00B83416">
        <w:rPr>
          <w:sz w:val="24"/>
          <w:szCs w:val="24"/>
          <w:lang w:val="en-US"/>
        </w:rPr>
        <w:t>.</w:t>
      </w:r>
      <w:r w:rsidR="008D3DED">
        <w:rPr>
          <w:sz w:val="24"/>
          <w:szCs w:val="24"/>
          <w:lang w:val="en-US"/>
        </w:rPr>
        <w:t xml:space="preserve"> Many other reactor configurations have been tested as well, including fixed bed reactors (FBR</w:t>
      </w:r>
      <w:r w:rsidR="0023348A">
        <w:rPr>
          <w:sz w:val="24"/>
          <w:szCs w:val="24"/>
          <w:lang w:val="en-US"/>
        </w:rPr>
        <w:t>s</w:t>
      </w:r>
      <w:r w:rsidR="008D3DED">
        <w:rPr>
          <w:sz w:val="24"/>
          <w:szCs w:val="24"/>
          <w:lang w:val="en-US"/>
        </w:rPr>
        <w:t>), bubble columns, and plug flow reactors (PFRs</w:t>
      </w:r>
      <w:r w:rsidR="00EB1A84">
        <w:rPr>
          <w:sz w:val="24"/>
          <w:szCs w:val="24"/>
          <w:lang w:val="en-US"/>
        </w:rPr>
        <w:t>)</w:t>
      </w:r>
      <w:r w:rsidR="008D3DED">
        <w:rPr>
          <w:sz w:val="24"/>
          <w:szCs w:val="24"/>
          <w:lang w:val="en-US"/>
        </w:rPr>
        <w:t>.</w:t>
      </w:r>
      <w:r w:rsidR="003A229D">
        <w:rPr>
          <w:sz w:val="24"/>
          <w:szCs w:val="24"/>
          <w:lang w:val="en-US"/>
        </w:rPr>
        <w:t xml:space="preserve"> Each of these systems, however, contend with the </w:t>
      </w:r>
      <w:r w:rsidR="00CC697F">
        <w:rPr>
          <w:sz w:val="24"/>
          <w:szCs w:val="24"/>
          <w:lang w:val="en-US"/>
        </w:rPr>
        <w:t xml:space="preserve">same </w:t>
      </w:r>
      <w:r w:rsidR="003A229D">
        <w:rPr>
          <w:sz w:val="24"/>
          <w:szCs w:val="24"/>
          <w:lang w:val="en-US"/>
        </w:rPr>
        <w:t>limitations of H</w:t>
      </w:r>
      <w:r w:rsidR="003A229D" w:rsidRPr="003A229D">
        <w:rPr>
          <w:sz w:val="24"/>
          <w:szCs w:val="24"/>
          <w:vertAlign w:val="subscript"/>
          <w:lang w:val="en-US"/>
        </w:rPr>
        <w:t>2</w:t>
      </w:r>
      <w:r w:rsidR="003A229D">
        <w:rPr>
          <w:sz w:val="24"/>
          <w:szCs w:val="24"/>
          <w:lang w:val="en-US"/>
        </w:rPr>
        <w:t xml:space="preserve"> diffusion via </w:t>
      </w:r>
      <w:r w:rsidR="0022274F">
        <w:rPr>
          <w:sz w:val="24"/>
          <w:szCs w:val="24"/>
          <w:lang w:val="en-US"/>
        </w:rPr>
        <w:t xml:space="preserve">gas </w:t>
      </w:r>
      <w:r w:rsidR="003A229D">
        <w:rPr>
          <w:sz w:val="24"/>
          <w:szCs w:val="24"/>
          <w:lang w:val="en-US"/>
        </w:rPr>
        <w:t xml:space="preserve">bubbles or </w:t>
      </w:r>
      <w:r w:rsidR="0022274F">
        <w:rPr>
          <w:sz w:val="24"/>
          <w:szCs w:val="24"/>
          <w:lang w:val="en-US"/>
        </w:rPr>
        <w:t xml:space="preserve">water </w:t>
      </w:r>
      <w:r w:rsidR="003A229D">
        <w:rPr>
          <w:sz w:val="24"/>
          <w:szCs w:val="24"/>
          <w:lang w:val="en-US"/>
        </w:rPr>
        <w:t>droplets.</w:t>
      </w:r>
    </w:p>
    <w:p w14:paraId="4D82F022" w14:textId="77777777" w:rsidR="00F476F1" w:rsidRDefault="00F476F1" w:rsidP="00C878F1">
      <w:pPr>
        <w:spacing w:after="0" w:line="360" w:lineRule="auto"/>
        <w:jc w:val="both"/>
        <w:rPr>
          <w:sz w:val="24"/>
          <w:szCs w:val="24"/>
        </w:rPr>
      </w:pPr>
    </w:p>
    <w:p w14:paraId="33432989" w14:textId="1F790768" w:rsidR="00F476F1" w:rsidRDefault="00CC697F" w:rsidP="00C878F1">
      <w:pPr>
        <w:spacing w:after="0" w:line="360" w:lineRule="auto"/>
        <w:jc w:val="both"/>
        <w:rPr>
          <w:sz w:val="24"/>
          <w:szCs w:val="24"/>
          <w:lang w:val="en-US"/>
        </w:rPr>
      </w:pPr>
      <w:r>
        <w:rPr>
          <w:sz w:val="24"/>
          <w:szCs w:val="24"/>
          <w:lang w:val="en-US"/>
        </w:rPr>
        <w:t>One opportunity to increase the m</w:t>
      </w:r>
      <w:r w:rsidR="00EB1A84" w:rsidRPr="781E27F5">
        <w:rPr>
          <w:sz w:val="24"/>
          <w:szCs w:val="24"/>
          <w:lang w:val="en-US"/>
        </w:rPr>
        <w:t>ass transfer of gases into the aqueous phase</w:t>
      </w:r>
      <w:r w:rsidR="00EB1A84">
        <w:rPr>
          <w:sz w:val="24"/>
          <w:szCs w:val="24"/>
          <w:lang w:val="en-US"/>
        </w:rPr>
        <w:t xml:space="preserve"> </w:t>
      </w:r>
      <w:r>
        <w:rPr>
          <w:sz w:val="24"/>
          <w:szCs w:val="24"/>
          <w:lang w:val="en-US"/>
        </w:rPr>
        <w:t>is the use of</w:t>
      </w:r>
      <w:r w:rsidR="00EB1A84">
        <w:rPr>
          <w:sz w:val="24"/>
          <w:szCs w:val="24"/>
          <w:lang w:val="en-US"/>
        </w:rPr>
        <w:t xml:space="preserve"> membrane technologies.</w:t>
      </w:r>
      <w:r w:rsidR="00684268">
        <w:rPr>
          <w:sz w:val="24"/>
          <w:szCs w:val="24"/>
          <w:lang w:val="en-US"/>
        </w:rPr>
        <w:t xml:space="preserve"> </w:t>
      </w:r>
      <w:r w:rsidR="00EB1A84">
        <w:rPr>
          <w:sz w:val="24"/>
          <w:szCs w:val="24"/>
          <w:lang w:val="en-US"/>
        </w:rPr>
        <w:t xml:space="preserve">Membranes provide a diffusive boundary </w:t>
      </w:r>
      <w:r>
        <w:rPr>
          <w:sz w:val="24"/>
          <w:szCs w:val="24"/>
          <w:lang w:val="en-US"/>
        </w:rPr>
        <w:t xml:space="preserve">layer </w:t>
      </w:r>
      <w:r w:rsidR="00EB1A84">
        <w:rPr>
          <w:sz w:val="24"/>
          <w:szCs w:val="24"/>
          <w:lang w:val="en-US"/>
        </w:rPr>
        <w:t xml:space="preserve">between liquid and gas that maintains concentration gradients and promotes direct, bubbleless </w:t>
      </w:r>
      <w:r w:rsidR="00EB1A84" w:rsidRPr="00A4640E">
        <w:rPr>
          <w:sz w:val="24"/>
          <w:szCs w:val="24"/>
          <w:lang w:val="en-US"/>
        </w:rPr>
        <w:t xml:space="preserve">diffusion. </w:t>
      </w:r>
      <w:r w:rsidR="00034344" w:rsidRPr="00A4640E">
        <w:rPr>
          <w:sz w:val="24"/>
          <w:szCs w:val="24"/>
          <w:lang w:val="en-US"/>
        </w:rPr>
        <w:t>Membranes can be employed for substrate delivery to suspended growth</w:t>
      </w:r>
      <w:r w:rsidR="00B24689" w:rsidRPr="00A4640E">
        <w:rPr>
          <w:sz w:val="24"/>
          <w:szCs w:val="24"/>
          <w:lang w:val="en-US"/>
        </w:rPr>
        <w:t xml:space="preserve"> microorganisms</w:t>
      </w:r>
      <w:r w:rsidR="00DE324F" w:rsidRPr="00A4640E">
        <w:rPr>
          <w:sz w:val="24"/>
          <w:szCs w:val="24"/>
          <w:lang w:val="en-US"/>
        </w:rPr>
        <w:t>, as in the case of a hollow fiber reactor (HFR)</w:t>
      </w:r>
      <w:r w:rsidR="000D2355" w:rsidRPr="00A4640E">
        <w:rPr>
          <w:sz w:val="24"/>
          <w:szCs w:val="24"/>
          <w:lang w:val="en-US"/>
        </w:rPr>
        <w:t xml:space="preserve"> </w:t>
      </w:r>
      <w:r w:rsidR="000D2355" w:rsidRPr="00A4640E">
        <w:rPr>
          <w:sz w:val="24"/>
          <w:szCs w:val="24"/>
          <w:lang w:val="en-US"/>
        </w:rPr>
        <w:fldChar w:fldCharType="begin"/>
      </w:r>
      <w:r w:rsidR="00A456DF" w:rsidRPr="00A4640E">
        <w:rPr>
          <w:sz w:val="24"/>
          <w:szCs w:val="24"/>
          <w:lang w:val="en-US"/>
        </w:rPr>
        <w:instrText xml:space="preserve"> ADDIN ZOTERO_ITEM CSL_CITATION {"citationID":"xYAfSudG","properties":{"formattedCitation":"(D\\uc0\\u237{}az et al., 2015a)","plainCitation":"(Díaz et al., 2015a)","noteIndex":0},"citationItems":[{"id":904,"uris":["http://zotero.org/users/11473114/items/QA39QDXF"],"itemData":{"id":904,"type":"article-journal","abstract":"In this study, the potential of a pilot hollow-ﬁber membrane bioreactor for the conversion of H2 and CO2 to CH4 was evaluated. The system transformed 95% of H2 and CO2 fed at a maximum loading rate of 40.2 m3H2 =m3Rd and produced 0.22 m3 of CH4 per m3 of H2 fed at thermophilic conditions. H2 mass transfer to the liquid phase was identiﬁed as the limiting step for the conversion, and kLa values of 430 hÀ1 were reached in the bioreactor by sparging gas through the membrane module. A simulation showed that the bioreactor could upgrade biogas at a rate of 25 m3=m3Rd, increasing the CH4 concentration from 60 to 95%v. This proof-of-concept study veriﬁed that gas sparging through a membrane module can efﬁciently transfer H2 from gas to liquid phase and that the conversion of H2 and CO2 to biomethane is feasible on a pilot scale at noteworthy load rates.","container-title":"Bioresource Technology","DOI":"10.1016/j.biortech.2015.02.114","ISSN":"09608524","journalAbbreviation":"Bioresource Technology","language":"en","page":"246-253","source":"DOI.org (Crossref)","title":"A feasibility study on the bioconversion of CO2 and H2 to biomethane by gas sparging through polymeric membranes","volume":"185","author":[{"family":"Díaz","given":"I."},{"family":"Pérez","given":"C."},{"family":"Alfaro","given":"N."},{"family":"Fdz-Polanco","given":"F."}],"issued":{"date-parts":[["2015",6]]}}}],"schema":"https://github.com/citation-style-language/schema/raw/master/csl-citation.json"} </w:instrText>
      </w:r>
      <w:r w:rsidR="000D2355" w:rsidRPr="00A4640E">
        <w:rPr>
          <w:sz w:val="24"/>
          <w:szCs w:val="24"/>
          <w:lang w:val="en-US"/>
        </w:rPr>
        <w:fldChar w:fldCharType="separate"/>
      </w:r>
      <w:r w:rsidR="00A456DF" w:rsidRPr="00A4640E">
        <w:rPr>
          <w:sz w:val="24"/>
        </w:rPr>
        <w:t>(Díaz et al., 2015a)</w:t>
      </w:r>
      <w:r w:rsidR="000D2355" w:rsidRPr="00A4640E">
        <w:rPr>
          <w:sz w:val="24"/>
          <w:szCs w:val="24"/>
          <w:lang w:val="en-US"/>
        </w:rPr>
        <w:fldChar w:fldCharType="end"/>
      </w:r>
      <w:r w:rsidR="00DE324F" w:rsidRPr="00A4640E">
        <w:rPr>
          <w:sz w:val="24"/>
          <w:szCs w:val="24"/>
          <w:lang w:val="en-US"/>
        </w:rPr>
        <w:t xml:space="preserve">. </w:t>
      </w:r>
      <w:r w:rsidR="000D2355" w:rsidRPr="00A4640E">
        <w:rPr>
          <w:sz w:val="24"/>
          <w:szCs w:val="24"/>
          <w:lang w:val="en-US"/>
        </w:rPr>
        <w:t>Many studies have additionally explored the advantages of fostering biofilm attachment and growth on the membrane surface, as in the case of membrane biofilm reactors</w:t>
      </w:r>
      <w:r w:rsidR="00034344" w:rsidRPr="781E27F5">
        <w:rPr>
          <w:sz w:val="24"/>
          <w:szCs w:val="24"/>
          <w:lang w:val="en-US"/>
        </w:rPr>
        <w:t xml:space="preserve"> (MBfR</w:t>
      </w:r>
      <w:r>
        <w:rPr>
          <w:sz w:val="24"/>
          <w:szCs w:val="24"/>
          <w:lang w:val="en-US"/>
        </w:rPr>
        <w:t>s</w:t>
      </w:r>
      <w:r w:rsidR="00034344" w:rsidRPr="781E27F5">
        <w:rPr>
          <w:sz w:val="24"/>
          <w:szCs w:val="24"/>
          <w:lang w:val="en-US"/>
        </w:rPr>
        <w:t>)</w:t>
      </w:r>
      <w:r w:rsidR="0004250D">
        <w:rPr>
          <w:sz w:val="24"/>
          <w:szCs w:val="24"/>
          <w:lang w:val="en-US"/>
        </w:rPr>
        <w:t xml:space="preserve"> </w:t>
      </w:r>
      <w:r w:rsidR="0004250D">
        <w:rPr>
          <w:sz w:val="24"/>
          <w:szCs w:val="24"/>
          <w:lang w:val="en-US"/>
        </w:rPr>
        <w:fldChar w:fldCharType="begin"/>
      </w:r>
      <w:r w:rsidR="0004250D">
        <w:rPr>
          <w:sz w:val="24"/>
          <w:szCs w:val="24"/>
          <w:lang w:val="en-US"/>
        </w:rPr>
        <w:instrText xml:space="preserve"> ADDIN ZOTERO_ITEM CSL_CITATION {"citationID":"jVn31uJz","properties":{"formattedCitation":"(Fachal-Su\\uc0\\u225{}rez et al., 2024; Martin and Nerenberg, 2012)","plainCitation":"(Fachal-Suárez et al., 2024; Martin and Nerenberg, 2012)","noteIndex":0},"citationItems":[{"id":1406,"uris":["http://zotero.org/users/11473114/items/7HK6UN6J"],"itemData":{"id":1406,"type":"article-journal","abstract":"Energy produced from renewable sources such as sun or wind are intermittent, depending on circumstantial factors. This fact explains why energy supply and demand do not match. In this context, the interest in biomethanation has increased as an interesting contribution to the Power-to-gas concept (P2G), transforming the extra amount of produced electricity into methane (CH4). The reaction between green hydrogen (H2) (produced by electrolysis) and CO2 (pollutant present in biogas) can be catalysed by different microorganisms to produce biomethane, that can be injected into existing natural gas grid if reaching the standards. Thus, energy storage for both hydrogen and electricity, as well as transportation problems would be solved. However, H2 diffusion to the liquid phase for its further biological conversion is the main bottleneck due to the low solubility of H2. This review includes the state-of-the-art in biological hydrogenotrophic methanation (BHM) and membrane-based technologies. Specifically, the use of hollow-fiber membrane bioreactors as a technology to overcome H2 diffusion limitations is reviewed. Furthermore, the influence of operating conditions, microbiology, H2 diffusion and H2 injection methods are critically discussed before setting the main recommendations about BHM.","container-title":"Biotechnology Advances","DOI":"10.1016/j.biotechadv.2024.108465","ISSN":"07349750","journalAbbreviation":"Biotechnology Advances","language":"en","page":"108465","source":"DOI.org (Crossref)","title":"An overview of biomethanation and the use of membrane technologies as a candidate to overcome H2 mass transfer limitations","volume":"77","author":[{"family":"Fachal-Suárez","given":"Manuel"},{"family":"Krishnan","given":"Santhana"},{"family":"Chaiprapat","given":"Sumate"},{"family":"González","given":"Daniel"},{"family":"Gabriel","given":"David"}],"issued":{"date-parts":[["2024",12]]}}},{"id":82,"uris":["http://zotero.org/users/11473114/items/HW6AUAAD"],"itemData":{"id":82,"type":"article-journal","abstract":"The membrane bioﬁlm reactor (MBfR), an emerging technology for water and wastewater treatment, is based on pressurized membranes that supply a gaseous substrate to a bioﬁlm formed on the membrane’s exterior. MBfR bioﬁlms behave differently from conventional bioﬁlms due to the counter-diffusion of substrates. MBfRs are uniquely suited for numerous treatment applications, including the removal of carbon and nitrogen when oxygen is suppl\\ied, and reduction of oxidized contaminants when hydrogen is supplied. Major beneﬁts include high gas utilization efﬁciency, low energy consumption, and small reactor footprints. The ﬁrst commercial MBfR was recently released, and its success may lead to the scale-up of other applications. MBfR development still faces challenges, including bioﬁlm management, the design of scalable reactor conﬁgurations, and the identiﬁcation of cost-effective membranes. If future research and development continue to address these issues, the MBfR may play a key role in the next generation of sustainable treatment systems.","container-title":"Bioresource Technology","DOI":"10.1016/j.biortech.2012.02.110","ISSN":"09608524","journalAbbreviation":"Bioresource Technology","language":"en","page":"83-94","source":"DOI.org (Crossref)","title":"The membrane biofilm reactor (MBfR) for water and wastewater treatment: Principles, applications, and recent developments","title-short":"The membrane biofilm reactor (MBfR) for water and wastewater treatment","volume":"122","author":[{"family":"Martin","given":"Kelly J."},{"family":"Nerenberg","given":"Robert"}],"issued":{"date-parts":[["2012",10]]}}}],"schema":"https://github.com/citation-style-language/schema/raw/master/csl-citation.json"} </w:instrText>
      </w:r>
      <w:r w:rsidR="0004250D">
        <w:rPr>
          <w:sz w:val="24"/>
          <w:szCs w:val="24"/>
          <w:lang w:val="en-US"/>
        </w:rPr>
        <w:fldChar w:fldCharType="separate"/>
      </w:r>
      <w:r w:rsidR="0004250D" w:rsidRPr="0004250D">
        <w:rPr>
          <w:sz w:val="24"/>
        </w:rPr>
        <w:t>(Fachal-Suárez et al., 2024; Martin and Nerenberg, 2012)</w:t>
      </w:r>
      <w:r w:rsidR="0004250D">
        <w:rPr>
          <w:sz w:val="24"/>
          <w:szCs w:val="24"/>
          <w:lang w:val="en-US"/>
        </w:rPr>
        <w:fldChar w:fldCharType="end"/>
      </w:r>
      <w:r w:rsidR="005C31E1">
        <w:rPr>
          <w:sz w:val="24"/>
          <w:szCs w:val="24"/>
          <w:lang w:val="en-US"/>
        </w:rPr>
        <w:t xml:space="preserve">. </w:t>
      </w:r>
      <w:r w:rsidR="00A4640E">
        <w:rPr>
          <w:sz w:val="24"/>
          <w:szCs w:val="24"/>
          <w:lang w:val="en-US"/>
        </w:rPr>
        <w:t>One study</w:t>
      </w:r>
      <w:r w:rsidR="00B83416">
        <w:rPr>
          <w:sz w:val="24"/>
          <w:szCs w:val="24"/>
          <w:lang w:val="en-US"/>
        </w:rPr>
        <w:t xml:space="preserve"> </w:t>
      </w:r>
      <w:r w:rsidR="00034344" w:rsidRPr="781E27F5">
        <w:rPr>
          <w:sz w:val="24"/>
          <w:szCs w:val="24"/>
          <w:lang w:val="en-US"/>
        </w:rPr>
        <w:t xml:space="preserve">found the maximum mass transfer coefficients </w:t>
      </w:r>
      <w:r w:rsidR="00C878F1">
        <w:rPr>
          <w:sz w:val="24"/>
          <w:szCs w:val="24"/>
          <w:lang w:val="en-US"/>
        </w:rPr>
        <w:t xml:space="preserve">in clean water </w:t>
      </w:r>
      <w:r w:rsidR="00034344" w:rsidRPr="781E27F5">
        <w:rPr>
          <w:sz w:val="24"/>
          <w:szCs w:val="24"/>
          <w:lang w:val="en-US"/>
        </w:rPr>
        <w:t xml:space="preserve">among five </w:t>
      </w:r>
      <w:r w:rsidR="000D2355" w:rsidRPr="00CC0C10">
        <w:rPr>
          <w:sz w:val="24"/>
          <w:szCs w:val="24"/>
          <w:lang w:val="en-US"/>
        </w:rPr>
        <w:t>HF</w:t>
      </w:r>
      <w:r w:rsidR="00034344" w:rsidRPr="00CC0C10">
        <w:rPr>
          <w:sz w:val="24"/>
          <w:szCs w:val="24"/>
          <w:lang w:val="en-US"/>
        </w:rPr>
        <w:t>Rs were</w:t>
      </w:r>
      <w:r w:rsidR="00034344" w:rsidRPr="781E27F5">
        <w:rPr>
          <w:sz w:val="24"/>
          <w:szCs w:val="24"/>
          <w:lang w:val="en-US"/>
        </w:rPr>
        <w:t xml:space="preserve"> up to </w:t>
      </w:r>
      <w:r w:rsidR="00B24689" w:rsidRPr="781E27F5">
        <w:rPr>
          <w:sz w:val="24"/>
          <w:szCs w:val="24"/>
          <w:lang w:val="en-US"/>
        </w:rPr>
        <w:t>10</w:t>
      </w:r>
      <w:r w:rsidR="00B24689">
        <w:rPr>
          <w:sz w:val="24"/>
          <w:szCs w:val="24"/>
          <w:lang w:val="en-US"/>
        </w:rPr>
        <w:t xml:space="preserve"> times</w:t>
      </w:r>
      <w:r w:rsidR="00B24689" w:rsidRPr="781E27F5">
        <w:rPr>
          <w:sz w:val="24"/>
          <w:szCs w:val="24"/>
          <w:lang w:val="en-US"/>
        </w:rPr>
        <w:t xml:space="preserve"> </w:t>
      </w:r>
      <w:r w:rsidR="00034344" w:rsidRPr="781E27F5">
        <w:rPr>
          <w:sz w:val="24"/>
          <w:szCs w:val="24"/>
          <w:lang w:val="en-US"/>
        </w:rPr>
        <w:t>higher than two TBRs and one CSTR</w:t>
      </w:r>
      <w:r w:rsidR="005C31E1">
        <w:rPr>
          <w:sz w:val="24"/>
          <w:szCs w:val="24"/>
          <w:lang w:val="en-US"/>
        </w:rPr>
        <w:t xml:space="preserve">. </w:t>
      </w:r>
      <w:r w:rsidR="618F0A67" w:rsidRPr="781E27F5">
        <w:rPr>
          <w:sz w:val="24"/>
          <w:szCs w:val="24"/>
          <w:lang w:val="en-US"/>
        </w:rPr>
        <w:t>They</w:t>
      </w:r>
      <w:r w:rsidR="00964D73" w:rsidRPr="781E27F5">
        <w:rPr>
          <w:sz w:val="24"/>
          <w:szCs w:val="24"/>
          <w:lang w:val="en-US"/>
        </w:rPr>
        <w:t xml:space="preserve"> attributed the i</w:t>
      </w:r>
      <w:r w:rsidR="00034344" w:rsidRPr="781E27F5">
        <w:rPr>
          <w:sz w:val="24"/>
          <w:szCs w:val="24"/>
          <w:lang w:val="en-US"/>
        </w:rPr>
        <w:t xml:space="preserve">mproved performance to the high surface-to-volume ratio (SVR) in </w:t>
      </w:r>
      <w:r w:rsidR="00A4640E">
        <w:rPr>
          <w:sz w:val="24"/>
          <w:szCs w:val="24"/>
          <w:lang w:val="en-US"/>
        </w:rPr>
        <w:t>HF</w:t>
      </w:r>
      <w:r w:rsidR="3CDBB6D2" w:rsidRPr="781E27F5">
        <w:rPr>
          <w:sz w:val="24"/>
          <w:szCs w:val="24"/>
          <w:lang w:val="en-US"/>
        </w:rPr>
        <w:t>Rs but</w:t>
      </w:r>
      <w:r w:rsidR="00034344" w:rsidRPr="781E27F5">
        <w:rPr>
          <w:sz w:val="24"/>
          <w:szCs w:val="24"/>
          <w:lang w:val="en-US"/>
        </w:rPr>
        <w:t xml:space="preserve"> </w:t>
      </w:r>
      <w:r w:rsidR="00684268">
        <w:rPr>
          <w:sz w:val="24"/>
          <w:szCs w:val="24"/>
          <w:lang w:val="en-US"/>
        </w:rPr>
        <w:t xml:space="preserve">noted </w:t>
      </w:r>
      <w:r w:rsidR="00964D73" w:rsidRPr="781E27F5">
        <w:rPr>
          <w:sz w:val="24"/>
          <w:szCs w:val="24"/>
          <w:lang w:val="en-US"/>
        </w:rPr>
        <w:t xml:space="preserve">that performance </w:t>
      </w:r>
      <w:r w:rsidR="00034344" w:rsidRPr="781E27F5">
        <w:rPr>
          <w:sz w:val="24"/>
          <w:szCs w:val="24"/>
          <w:lang w:val="en-US"/>
        </w:rPr>
        <w:t>varied greatly among modules depending on membrane materials and system hydraulics</w:t>
      </w:r>
      <w:r w:rsidR="0004250D">
        <w:rPr>
          <w:sz w:val="24"/>
          <w:szCs w:val="24"/>
          <w:lang w:val="en-US"/>
        </w:rPr>
        <w:t xml:space="preserve"> </w:t>
      </w:r>
      <w:r w:rsidR="0004250D">
        <w:rPr>
          <w:sz w:val="24"/>
          <w:szCs w:val="24"/>
          <w:lang w:val="en-US"/>
        </w:rPr>
        <w:fldChar w:fldCharType="begin"/>
      </w:r>
      <w:r w:rsidR="000B4C08">
        <w:rPr>
          <w:sz w:val="24"/>
          <w:szCs w:val="24"/>
          <w:lang w:val="en-US"/>
        </w:rPr>
        <w:instrText xml:space="preserve"> ADDIN ZOTERO_ITEM CSL_CITATION {"citationID":"NQGY5sUg","properties":{"formattedCitation":"(Orgill et al., 2013)","plainCitation":"(Orgill et al., 2013)","noteIndex":0},"citationItems":[{"id":31,"uris":["http://zotero.org/users/11473114/items/NJXATJH9"],"itemData":{"id":31,"type":"article-journal","abstract":"Trickle-bed reactor (TBR), hollow ﬁber membrane reactor (HFR) and stirred tank reactor (STR) can be used in fermentation of sparingly soluble gasses such as CO and H2 to produce biofuels and bio-based chemicals. Gas fermenting reactors must provide high mass transfer capabilities that match the kinetic requirements of the microorganisms used. The present study compared the volumetric mass transfer coefﬁcient (KtotA/VL) of three reactor types; the TBR with 3 mm and 6 mm beads, ﬁve different modules of HFRs, and the STR. The analysis was performed using O2 as the gaseous mass transfer agent. The nonporous polydimethylsiloxane (PDMS) HFR provided the highest KtotA/VL (1062 hÀ1), followed by the TBR with 6 mm beads (421 hÀ1), and then the STR (114 hÀ1). The mass transfer characteristics in each reactor were affected by agitation speed, and gas and liquid ﬂow rates. Furthermore, issues regarding the comparison of mass transfer coefﬁcients are discussed.","container-title":"Bioresource Technology","DOI":"10.1016/j.biortech.2013.01.124","ISSN":"09608524","journalAbbreviation":"Bioresource Technology","language":"en","page":"340-346","source":"DOI.org (Crossref)","title":"A comparison of mass transfer coefficients between trickle-bed, hollow fiber membrane and stirred tank reactors","volume":"133","author":[{"family":"Orgill","given":"James J."},{"family":"Atiyeh","given":"Hasan K."},{"family":"Devarapalli","given":"Mamatha"},{"family":"Phillips","given":"John R."},{"family":"Lewis","given":"Randy S."},{"family":"Huhnke","given":"Raymond L."}],"issued":{"date-parts":[["2013",4]]}}}],"schema":"https://github.com/citation-style-language/schema/raw/master/csl-citation.json"} </w:instrText>
      </w:r>
      <w:r w:rsidR="0004250D">
        <w:rPr>
          <w:sz w:val="24"/>
          <w:szCs w:val="24"/>
          <w:lang w:val="en-US"/>
        </w:rPr>
        <w:fldChar w:fldCharType="separate"/>
      </w:r>
      <w:r w:rsidR="0004250D" w:rsidRPr="0004250D">
        <w:rPr>
          <w:sz w:val="24"/>
        </w:rPr>
        <w:t>(Orgill et al., 2013)</w:t>
      </w:r>
      <w:r w:rsidR="0004250D">
        <w:rPr>
          <w:sz w:val="24"/>
          <w:szCs w:val="24"/>
          <w:lang w:val="en-US"/>
        </w:rPr>
        <w:fldChar w:fldCharType="end"/>
      </w:r>
      <w:r w:rsidR="005C31E1">
        <w:rPr>
          <w:sz w:val="24"/>
          <w:szCs w:val="24"/>
          <w:lang w:val="en-US"/>
        </w:rPr>
        <w:t xml:space="preserve">. </w:t>
      </w:r>
    </w:p>
    <w:p w14:paraId="329D36CD" w14:textId="77777777" w:rsidR="00F476F1" w:rsidRDefault="00F476F1" w:rsidP="00C878F1">
      <w:pPr>
        <w:spacing w:after="0" w:line="360" w:lineRule="auto"/>
        <w:jc w:val="both"/>
        <w:rPr>
          <w:sz w:val="24"/>
          <w:szCs w:val="24"/>
        </w:rPr>
      </w:pPr>
    </w:p>
    <w:p w14:paraId="16377810" w14:textId="7563701D" w:rsidR="00964D73" w:rsidRDefault="00034344" w:rsidP="00C878F1">
      <w:pPr>
        <w:spacing w:after="0" w:line="360" w:lineRule="auto"/>
        <w:jc w:val="both"/>
        <w:rPr>
          <w:sz w:val="24"/>
          <w:szCs w:val="24"/>
          <w:lang w:val="en-US"/>
        </w:rPr>
      </w:pPr>
      <w:r w:rsidRPr="445CD04A">
        <w:rPr>
          <w:sz w:val="24"/>
          <w:szCs w:val="24"/>
          <w:lang w:val="en-US"/>
        </w:rPr>
        <w:t xml:space="preserve">Membrane-biofilm reactors (MBfRs) combine the mass transfer advantages of membrane delivery of gaseous substrates with the </w:t>
      </w:r>
      <w:r w:rsidR="00C53594">
        <w:rPr>
          <w:sz w:val="24"/>
          <w:szCs w:val="24"/>
          <w:lang w:val="en-US"/>
        </w:rPr>
        <w:t xml:space="preserve">high efficiency and </w:t>
      </w:r>
      <w:r w:rsidRPr="445CD04A">
        <w:rPr>
          <w:sz w:val="24"/>
          <w:szCs w:val="24"/>
          <w:lang w:val="en-US"/>
        </w:rPr>
        <w:t>process stability of biofilm</w:t>
      </w:r>
      <w:r w:rsidR="00C53594">
        <w:rPr>
          <w:sz w:val="24"/>
          <w:szCs w:val="24"/>
          <w:lang w:val="en-US"/>
        </w:rPr>
        <w:t xml:space="preserve"> reactors</w:t>
      </w:r>
      <w:r w:rsidR="005C31E1">
        <w:rPr>
          <w:sz w:val="24"/>
          <w:szCs w:val="24"/>
          <w:lang w:val="en-US"/>
        </w:rPr>
        <w:t xml:space="preserve">. </w:t>
      </w:r>
      <w:r w:rsidRPr="445CD04A">
        <w:rPr>
          <w:sz w:val="24"/>
          <w:szCs w:val="24"/>
          <w:lang w:val="en-US"/>
        </w:rPr>
        <w:lastRenderedPageBreak/>
        <w:t xml:space="preserve">In traditional </w:t>
      </w:r>
      <w:r w:rsidR="00C53594">
        <w:rPr>
          <w:sz w:val="24"/>
          <w:szCs w:val="24"/>
          <w:lang w:val="en-US"/>
        </w:rPr>
        <w:t>biofilm reactors</w:t>
      </w:r>
      <w:r w:rsidRPr="445CD04A">
        <w:rPr>
          <w:sz w:val="24"/>
          <w:szCs w:val="24"/>
          <w:lang w:val="en-US"/>
        </w:rPr>
        <w:t xml:space="preserve"> such as TBRs, biofilm attaches to the surface of an inert carrier</w:t>
      </w:r>
      <w:r w:rsidR="005C31E1">
        <w:rPr>
          <w:sz w:val="24"/>
          <w:szCs w:val="24"/>
          <w:lang w:val="en-US"/>
        </w:rPr>
        <w:t xml:space="preserve">. </w:t>
      </w:r>
      <w:r w:rsidRPr="445CD04A">
        <w:rPr>
          <w:sz w:val="24"/>
          <w:szCs w:val="24"/>
          <w:lang w:val="en-US"/>
        </w:rPr>
        <w:t>As biofilm thickness increases, microbial activity remains highest at the outside edge of the biofilm</w:t>
      </w:r>
      <w:r w:rsidR="00C878F1">
        <w:rPr>
          <w:sz w:val="24"/>
          <w:szCs w:val="24"/>
          <w:lang w:val="en-US"/>
        </w:rPr>
        <w:t>. S</w:t>
      </w:r>
      <w:r w:rsidRPr="445CD04A">
        <w:rPr>
          <w:sz w:val="24"/>
          <w:szCs w:val="24"/>
          <w:lang w:val="en-US"/>
        </w:rPr>
        <w:t>ubstrate availability decreases with depth into the biofilm, which can cause a dead zone at the attachment surfac</w:t>
      </w:r>
      <w:r w:rsidR="00C878F1">
        <w:rPr>
          <w:sz w:val="24"/>
          <w:szCs w:val="24"/>
          <w:lang w:val="en-US"/>
        </w:rPr>
        <w:t>e</w:t>
      </w:r>
      <w:r w:rsidR="005C31E1">
        <w:rPr>
          <w:sz w:val="24"/>
          <w:szCs w:val="24"/>
          <w:lang w:val="en-US"/>
        </w:rPr>
        <w:t xml:space="preserve">. </w:t>
      </w:r>
      <w:r w:rsidRPr="445CD04A">
        <w:rPr>
          <w:sz w:val="24"/>
          <w:szCs w:val="24"/>
          <w:lang w:val="en-US"/>
        </w:rPr>
        <w:t xml:space="preserve">When dead biofilm </w:t>
      </w:r>
      <w:r w:rsidR="00C878F1">
        <w:rPr>
          <w:sz w:val="24"/>
          <w:szCs w:val="24"/>
          <w:lang w:val="en-US"/>
        </w:rPr>
        <w:t>detaches</w:t>
      </w:r>
      <w:r w:rsidRPr="445CD04A">
        <w:rPr>
          <w:sz w:val="24"/>
          <w:szCs w:val="24"/>
          <w:lang w:val="en-US"/>
        </w:rPr>
        <w:t>, the active exterior surface washes away with it</w:t>
      </w:r>
      <w:r w:rsidR="005C31E1">
        <w:rPr>
          <w:sz w:val="24"/>
          <w:szCs w:val="24"/>
          <w:lang w:val="en-US"/>
        </w:rPr>
        <w:t xml:space="preserve">. </w:t>
      </w:r>
      <w:r w:rsidRPr="445CD04A">
        <w:rPr>
          <w:sz w:val="24"/>
          <w:szCs w:val="24"/>
          <w:lang w:val="en-US"/>
        </w:rPr>
        <w:t>In an MBfR, the inverse relationship exists; substrate concentrations are highest at the biofilm attachment surface (</w:t>
      </w:r>
      <w:r w:rsidRPr="00AA7914">
        <w:rPr>
          <w:i/>
          <w:iCs/>
          <w:sz w:val="24"/>
          <w:szCs w:val="24"/>
          <w:lang w:val="en-US"/>
        </w:rPr>
        <w:t>i.e.</w:t>
      </w:r>
      <w:r w:rsidR="00CD3E32" w:rsidRPr="007C7191">
        <w:rPr>
          <w:sz w:val="24"/>
          <w:szCs w:val="24"/>
          <w:lang w:val="en-US"/>
        </w:rPr>
        <w:t>,</w:t>
      </w:r>
      <w:r w:rsidRPr="007C7191">
        <w:rPr>
          <w:sz w:val="24"/>
          <w:szCs w:val="24"/>
          <w:lang w:val="en-US"/>
        </w:rPr>
        <w:t xml:space="preserve"> </w:t>
      </w:r>
      <w:r w:rsidRPr="445CD04A">
        <w:rPr>
          <w:sz w:val="24"/>
          <w:szCs w:val="24"/>
          <w:lang w:val="en-US"/>
        </w:rPr>
        <w:t xml:space="preserve">active) and, consequently, only the least active portion at the exterior of the biofilm </w:t>
      </w:r>
      <w:r w:rsidR="00C878F1">
        <w:rPr>
          <w:sz w:val="24"/>
          <w:szCs w:val="24"/>
          <w:lang w:val="en-US"/>
        </w:rPr>
        <w:t xml:space="preserve">detaches </w:t>
      </w:r>
      <w:r w:rsidR="00C878F1">
        <w:rPr>
          <w:sz w:val="24"/>
          <w:szCs w:val="24"/>
          <w:lang w:val="en-US"/>
        </w:rPr>
        <w:fldChar w:fldCharType="begin"/>
      </w:r>
      <w:r w:rsidR="00C878F1">
        <w:rPr>
          <w:sz w:val="24"/>
          <w:szCs w:val="24"/>
          <w:lang w:val="en-US"/>
        </w:rPr>
        <w:instrText xml:space="preserve"> ADDIN ZOTERO_ITEM CSL_CITATION {"citationID":"Z8Zj8yjN","properties":{"formattedCitation":"(Nerenberg, 2016)","plainCitation":"(Nerenberg, 2016)","noteIndex":0},"citationItems":[{"id":32,"uris":["http://zotero.org/users/11473114/items/Y8K4BYLI"],"itemData":{"id":32,"type":"article-journal","container-title":"Current Opinion in Biotechnology","DOI":"10.1016/j.copbio.2016.01.015","ISSN":"09581669","journalAbbreviation":"Current Opinion in Biotechnology","language":"en","page":"131-136","source":"DOI.org (Crossref)","title":"The membrane-biofilm reactor (MBfR) as a counter-diffusional biofilm process","volume":"38","author":[{"family":"Nerenberg","given":"Robert"}],"issued":{"date-parts":[["2016",4]]}}}],"schema":"https://github.com/citation-style-language/schema/raw/master/csl-citation.json"} </w:instrText>
      </w:r>
      <w:r w:rsidR="00C878F1">
        <w:rPr>
          <w:sz w:val="24"/>
          <w:szCs w:val="24"/>
          <w:lang w:val="en-US"/>
        </w:rPr>
        <w:fldChar w:fldCharType="separate"/>
      </w:r>
      <w:r w:rsidR="00C878F1" w:rsidRPr="00C878F1">
        <w:rPr>
          <w:sz w:val="24"/>
        </w:rPr>
        <w:t>(Nerenberg, 2016)</w:t>
      </w:r>
      <w:r w:rsidR="00C878F1">
        <w:rPr>
          <w:sz w:val="24"/>
          <w:szCs w:val="24"/>
          <w:lang w:val="en-US"/>
        </w:rPr>
        <w:fldChar w:fldCharType="end"/>
      </w:r>
      <w:r w:rsidR="005C31E1">
        <w:rPr>
          <w:sz w:val="24"/>
          <w:szCs w:val="24"/>
          <w:lang w:val="en-US"/>
        </w:rPr>
        <w:t xml:space="preserve">. </w:t>
      </w:r>
    </w:p>
    <w:p w14:paraId="06CCE26F" w14:textId="77777777" w:rsidR="00F476F1" w:rsidRDefault="00F476F1" w:rsidP="00C878F1">
      <w:pPr>
        <w:spacing w:after="0" w:line="360" w:lineRule="auto"/>
        <w:jc w:val="both"/>
        <w:rPr>
          <w:sz w:val="24"/>
          <w:szCs w:val="24"/>
        </w:rPr>
      </w:pPr>
    </w:p>
    <w:p w14:paraId="5258DCBD" w14:textId="77777777" w:rsidR="00A4640E" w:rsidRDefault="00034344" w:rsidP="00C878F1">
      <w:pPr>
        <w:spacing w:after="0" w:line="360" w:lineRule="auto"/>
        <w:jc w:val="both"/>
        <w:rPr>
          <w:sz w:val="24"/>
          <w:szCs w:val="24"/>
          <w:lang w:val="en-US"/>
        </w:rPr>
      </w:pPr>
      <w:r w:rsidRPr="445CD04A">
        <w:rPr>
          <w:sz w:val="24"/>
          <w:szCs w:val="24"/>
          <w:lang w:val="en-US"/>
        </w:rPr>
        <w:t xml:space="preserve">A small number of </w:t>
      </w:r>
      <w:r w:rsidR="00A4640E">
        <w:rPr>
          <w:sz w:val="24"/>
          <w:szCs w:val="24"/>
          <w:lang w:val="en-US"/>
        </w:rPr>
        <w:t>feasibility studies on MBfRs for ex-situ biomethanation have been conducted</w:t>
      </w:r>
      <w:r w:rsidR="00851F48">
        <w:rPr>
          <w:sz w:val="24"/>
          <w:szCs w:val="24"/>
          <w:lang w:val="en-US"/>
        </w:rPr>
        <w:t xml:space="preserve"> under mesophilic </w:t>
      </w:r>
      <w:r w:rsidR="00851F48">
        <w:rPr>
          <w:sz w:val="24"/>
          <w:szCs w:val="24"/>
          <w:lang w:val="en-US"/>
        </w:rPr>
        <w:fldChar w:fldCharType="begin"/>
      </w:r>
      <w:r w:rsidR="00851F48">
        <w:rPr>
          <w:sz w:val="24"/>
          <w:szCs w:val="24"/>
          <w:lang w:val="en-US"/>
        </w:rPr>
        <w:instrText xml:space="preserve"> ADDIN ZOTERO_ITEM CSL_CITATION {"citationID":"6CatiHve","properties":{"formattedCitation":"(Miehle et al., 2021a; Pratofiorito et al., 2021)","plainCitation":"(Miehle et al., 2021a; Pratofiorito et al., 2021)","noteIndex":0},"citationItems":[{"id":84,"uris":["http://zotero.org/users/11473114/items/JTREV2RX"],"itemData":{"id":84,"type":"article-journal","abstract":"Biogas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 </w:instrText>
      </w:r>
      <w:r w:rsidR="00851F48">
        <w:rPr>
          <w:sz w:val="24"/>
          <w:szCs w:val="24"/>
          <w:lang w:val="en-US"/>
        </w:rPr>
        <w:fldChar w:fldCharType="separate"/>
      </w:r>
      <w:r w:rsidR="00851F48" w:rsidRPr="00851F48">
        <w:rPr>
          <w:sz w:val="24"/>
        </w:rPr>
        <w:t>(Miehle et al., 2021a; Pratofiorito et al., 2021)</w:t>
      </w:r>
      <w:r w:rsidR="00851F48">
        <w:rPr>
          <w:sz w:val="24"/>
          <w:szCs w:val="24"/>
          <w:lang w:val="en-US"/>
        </w:rPr>
        <w:fldChar w:fldCharType="end"/>
      </w:r>
      <w:r w:rsidR="00851F48">
        <w:rPr>
          <w:sz w:val="24"/>
          <w:szCs w:val="24"/>
          <w:lang w:val="en-US"/>
        </w:rPr>
        <w:t xml:space="preserve"> and thermophilic </w:t>
      </w:r>
      <w:r w:rsidR="00851F48">
        <w:rPr>
          <w:sz w:val="24"/>
          <w:szCs w:val="24"/>
          <w:lang w:val="en-US"/>
        </w:rPr>
        <w:fldChar w:fldCharType="begin"/>
      </w:r>
      <w:r w:rsidR="00851F48">
        <w:rPr>
          <w:sz w:val="24"/>
          <w:szCs w:val="24"/>
          <w:lang w:val="en-US"/>
        </w:rPr>
        <w:instrText xml:space="preserve"> ADDIN ZOTERO_ITEM CSL_CITATION {"citationID":"ap7qUwQ4","properties":{"formattedCitation":"(Lin et al., 2026)","plainCitation":"(Lin et al., 2026)","noteIndex":0},"citationItems":[{"id":1430,"uris":["http://zotero.org/users/11473114/items/ZI2FESQE"],"itemData":{"id":1430,"type":"article-journal","abstract":"The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w:instrText>
      </w:r>
      <w:r w:rsidR="00851F48">
        <w:rPr>
          <w:rFonts w:ascii="Cambria Math" w:hAnsi="Cambria Math" w:cs="Cambria Math"/>
          <w:sz w:val="24"/>
          <w:szCs w:val="24"/>
          <w:lang w:val="en-US"/>
        </w:rPr>
        <w:instrText>⋅</w:instrText>
      </w:r>
      <w:r w:rsidR="00851F48">
        <w:rPr>
          <w:sz w:val="24"/>
          <w:szCs w:val="24"/>
          <w:lang w:val="en-US"/>
        </w:rPr>
        <w:instrText>m-2</w:instrText>
      </w:r>
      <w:r w:rsidR="00851F48">
        <w:rPr>
          <w:rFonts w:ascii="Cambria Math" w:hAnsi="Cambria Math" w:cs="Cambria Math"/>
          <w:sz w:val="24"/>
          <w:szCs w:val="24"/>
          <w:lang w:val="en-US"/>
        </w:rPr>
        <w:instrText>⋅</w:instrText>
      </w:r>
      <w:r w:rsidR="00851F48">
        <w:rPr>
          <w:sz w:val="24"/>
          <w:szCs w:val="24"/>
          <w:lang w:val="en-US"/>
        </w:rPr>
        <w:instrText xml:space="preserve">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 </w:instrText>
      </w:r>
      <w:r w:rsidR="00851F48">
        <w:rPr>
          <w:sz w:val="24"/>
          <w:szCs w:val="24"/>
          <w:lang w:val="en-US"/>
        </w:rPr>
        <w:fldChar w:fldCharType="separate"/>
      </w:r>
      <w:r w:rsidR="00851F48" w:rsidRPr="00851F48">
        <w:rPr>
          <w:sz w:val="24"/>
        </w:rPr>
        <w:t>(Lin et al., 2026)</w:t>
      </w:r>
      <w:r w:rsidR="00851F48">
        <w:rPr>
          <w:sz w:val="24"/>
          <w:szCs w:val="24"/>
          <w:lang w:val="en-US"/>
        </w:rPr>
        <w:fldChar w:fldCharType="end"/>
      </w:r>
      <w:r w:rsidR="00851F48">
        <w:rPr>
          <w:sz w:val="24"/>
          <w:szCs w:val="24"/>
          <w:lang w:val="en-US"/>
        </w:rPr>
        <w:t xml:space="preserve"> conditions</w:t>
      </w:r>
      <w:r w:rsidR="00B83416">
        <w:rPr>
          <w:sz w:val="24"/>
          <w:szCs w:val="24"/>
          <w:lang w:val="en-US"/>
        </w:rPr>
        <w:t xml:space="preserve">. </w:t>
      </w:r>
      <w:r w:rsidR="00D04BEF" w:rsidRPr="445CD04A">
        <w:rPr>
          <w:sz w:val="24"/>
          <w:szCs w:val="24"/>
          <w:lang w:val="en-US"/>
        </w:rPr>
        <w:t xml:space="preserve">Despite the theoretical advantages of membrane technologies, </w:t>
      </w:r>
      <w:r w:rsidR="00A4640E">
        <w:rPr>
          <w:sz w:val="24"/>
          <w:szCs w:val="24"/>
          <w:lang w:val="en-US"/>
        </w:rPr>
        <w:t>these</w:t>
      </w:r>
      <w:r w:rsidR="00210653">
        <w:rPr>
          <w:sz w:val="24"/>
          <w:szCs w:val="24"/>
          <w:lang w:val="en-US"/>
        </w:rPr>
        <w:t xml:space="preserve"> studies</w:t>
      </w:r>
      <w:r w:rsidR="00684268">
        <w:rPr>
          <w:sz w:val="24"/>
          <w:szCs w:val="24"/>
          <w:lang w:val="en-US"/>
        </w:rPr>
        <w:t xml:space="preserve"> </w:t>
      </w:r>
      <w:r w:rsidR="003A229D">
        <w:rPr>
          <w:sz w:val="24"/>
          <w:szCs w:val="24"/>
          <w:lang w:val="en-US"/>
        </w:rPr>
        <w:t>reported</w:t>
      </w:r>
      <w:r w:rsidR="00CD320E">
        <w:rPr>
          <w:sz w:val="24"/>
          <w:szCs w:val="24"/>
          <w:lang w:val="en-US"/>
        </w:rPr>
        <w:t xml:space="preserve"> low </w:t>
      </w:r>
      <w:r w:rsidR="007C7191">
        <w:rPr>
          <w:sz w:val="24"/>
          <w:szCs w:val="24"/>
          <w:lang w:val="en-US"/>
        </w:rPr>
        <w:t>CH</w:t>
      </w:r>
      <w:r w:rsidR="007C7191" w:rsidRPr="00AA7914">
        <w:rPr>
          <w:sz w:val="24"/>
          <w:szCs w:val="24"/>
          <w:vertAlign w:val="subscript"/>
          <w:lang w:val="en-US"/>
        </w:rPr>
        <w:t>4</w:t>
      </w:r>
      <w:r w:rsidR="007C7191">
        <w:rPr>
          <w:sz w:val="24"/>
          <w:szCs w:val="24"/>
          <w:lang w:val="en-US"/>
        </w:rPr>
        <w:t xml:space="preserve"> </w:t>
      </w:r>
      <w:r w:rsidR="00CD320E">
        <w:rPr>
          <w:sz w:val="24"/>
          <w:szCs w:val="24"/>
          <w:lang w:val="en-US"/>
        </w:rPr>
        <w:t xml:space="preserve">production </w:t>
      </w:r>
      <w:r w:rsidR="003A229D">
        <w:rPr>
          <w:sz w:val="24"/>
          <w:szCs w:val="24"/>
          <w:lang w:val="en-US"/>
        </w:rPr>
        <w:t>rates relative to</w:t>
      </w:r>
      <w:r w:rsidR="00D04BEF" w:rsidRPr="445CD04A">
        <w:rPr>
          <w:sz w:val="24"/>
          <w:szCs w:val="24"/>
          <w:lang w:val="en-US"/>
        </w:rPr>
        <w:t xml:space="preserve"> other configurations</w:t>
      </w:r>
      <w:r w:rsidR="00A4640E">
        <w:rPr>
          <w:sz w:val="24"/>
          <w:szCs w:val="24"/>
          <w:lang w:val="en-US"/>
        </w:rPr>
        <w:t xml:space="preserve"> in literature. The authors of these studies </w:t>
      </w:r>
      <w:r w:rsidR="00CC0C10">
        <w:rPr>
          <w:sz w:val="24"/>
          <w:szCs w:val="24"/>
          <w:lang w:val="en-US"/>
        </w:rPr>
        <w:t>described the</w:t>
      </w:r>
      <w:r w:rsidR="007C7191">
        <w:rPr>
          <w:sz w:val="24"/>
          <w:szCs w:val="24"/>
          <w:lang w:val="en-US"/>
        </w:rPr>
        <w:t xml:space="preserve"> </w:t>
      </w:r>
      <w:r w:rsidR="00951421">
        <w:rPr>
          <w:sz w:val="24"/>
          <w:szCs w:val="24"/>
          <w:lang w:val="en-US"/>
        </w:rPr>
        <w:t xml:space="preserve">low </w:t>
      </w:r>
      <w:r w:rsidR="007E624A">
        <w:rPr>
          <w:sz w:val="24"/>
          <w:szCs w:val="24"/>
          <w:lang w:val="en-US"/>
        </w:rPr>
        <w:t>SVR</w:t>
      </w:r>
      <w:r w:rsidR="003A229D">
        <w:rPr>
          <w:sz w:val="24"/>
          <w:szCs w:val="24"/>
          <w:lang w:val="en-US"/>
        </w:rPr>
        <w:t xml:space="preserve"> </w:t>
      </w:r>
      <w:r w:rsidR="007C7191">
        <w:rPr>
          <w:sz w:val="24"/>
          <w:szCs w:val="24"/>
          <w:lang w:val="en-US"/>
        </w:rPr>
        <w:t xml:space="preserve">of their systems </w:t>
      </w:r>
      <w:r w:rsidR="00684268">
        <w:rPr>
          <w:sz w:val="24"/>
          <w:szCs w:val="24"/>
          <w:lang w:val="en-US"/>
        </w:rPr>
        <w:t>as the limiting design parameter</w:t>
      </w:r>
      <w:r w:rsidR="003A229D">
        <w:rPr>
          <w:sz w:val="24"/>
          <w:szCs w:val="24"/>
          <w:lang w:val="en-US"/>
        </w:rPr>
        <w:t xml:space="preserve"> </w:t>
      </w:r>
      <w:r w:rsidR="00951421">
        <w:rPr>
          <w:sz w:val="24"/>
          <w:szCs w:val="24"/>
          <w:lang w:val="en-US"/>
        </w:rPr>
        <w:fldChar w:fldCharType="begin"/>
      </w:r>
      <w:r w:rsidR="003A229D">
        <w:rPr>
          <w:sz w:val="24"/>
          <w:szCs w:val="24"/>
          <w:lang w:val="en-US"/>
        </w:rPr>
        <w:instrText xml:space="preserve"> ADDIN ZOTERO_ITEM CSL_CITATION {"citationID":"dHb0ayWI","properties":{"formattedCitation":"(Miehle et al., 2021a; Pratofiorito et al., 2021)","plainCitation":"(Miehle et al., 2021a; Pratofiorito et al., 2021)","noteIndex":0},"citationItems":[{"id":84,"uris":["http://zotero.org/users/11473114/items/JTREV2RX"],"itemData":{"id":84,"type":"article-journal","abstract":"Biogas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 </w:instrText>
      </w:r>
      <w:r w:rsidR="00951421">
        <w:rPr>
          <w:sz w:val="24"/>
          <w:szCs w:val="24"/>
          <w:lang w:val="en-US"/>
        </w:rPr>
        <w:fldChar w:fldCharType="separate"/>
      </w:r>
      <w:r w:rsidR="003A229D" w:rsidRPr="003A229D">
        <w:rPr>
          <w:sz w:val="24"/>
        </w:rPr>
        <w:t>(Miehle et al., 2021a; Pratofiorito et al., 2021)</w:t>
      </w:r>
      <w:r w:rsidR="00951421">
        <w:rPr>
          <w:sz w:val="24"/>
          <w:szCs w:val="24"/>
          <w:lang w:val="en-US"/>
        </w:rPr>
        <w:fldChar w:fldCharType="end"/>
      </w:r>
      <w:r w:rsidR="005C31E1">
        <w:rPr>
          <w:sz w:val="24"/>
          <w:szCs w:val="24"/>
          <w:lang w:val="en-US"/>
        </w:rPr>
        <w:t xml:space="preserve">. </w:t>
      </w:r>
      <w:r w:rsidRPr="445CD04A">
        <w:rPr>
          <w:sz w:val="24"/>
          <w:szCs w:val="24"/>
          <w:lang w:val="en-US"/>
        </w:rPr>
        <w:t>Thus, the potential for process intensification (</w:t>
      </w:r>
      <w:r w:rsidRPr="00AA7914">
        <w:rPr>
          <w:i/>
          <w:iCs/>
          <w:sz w:val="24"/>
          <w:szCs w:val="24"/>
          <w:lang w:val="en-US"/>
        </w:rPr>
        <w:t>i.e.</w:t>
      </w:r>
      <w:r w:rsidR="00CD3E32" w:rsidRPr="007C7191">
        <w:rPr>
          <w:sz w:val="24"/>
          <w:szCs w:val="24"/>
          <w:lang w:val="en-US"/>
        </w:rPr>
        <w:t>,</w:t>
      </w:r>
      <w:r w:rsidRPr="445CD04A">
        <w:rPr>
          <w:sz w:val="24"/>
          <w:szCs w:val="24"/>
          <w:lang w:val="en-US"/>
        </w:rPr>
        <w:t xml:space="preserve"> increased production of high-quality biomethane) in a</w:t>
      </w:r>
      <w:r w:rsidR="00C878F1">
        <w:rPr>
          <w:sz w:val="24"/>
          <w:szCs w:val="24"/>
          <w:lang w:val="en-US"/>
        </w:rPr>
        <w:t xml:space="preserve">n </w:t>
      </w:r>
      <w:r w:rsidRPr="445CD04A">
        <w:rPr>
          <w:sz w:val="24"/>
          <w:szCs w:val="24"/>
          <w:lang w:val="en-US"/>
        </w:rPr>
        <w:t>MBfR</w:t>
      </w:r>
      <w:r w:rsidR="00C878F1">
        <w:rPr>
          <w:sz w:val="24"/>
          <w:szCs w:val="24"/>
          <w:lang w:val="en-US"/>
        </w:rPr>
        <w:t xml:space="preserve"> with high SVR</w:t>
      </w:r>
      <w:r w:rsidRPr="445CD04A">
        <w:rPr>
          <w:sz w:val="24"/>
          <w:szCs w:val="24"/>
          <w:lang w:val="en-US"/>
        </w:rPr>
        <w:t xml:space="preserve"> remains unexplored.</w:t>
      </w:r>
      <w:r w:rsidR="00C53594">
        <w:rPr>
          <w:sz w:val="24"/>
          <w:szCs w:val="24"/>
          <w:lang w:val="en-US"/>
        </w:rPr>
        <w:t xml:space="preserve"> In addition, the dynamics in the microbial community underlying function in ex-situ biomethanation MBfRs remains poorly resolved</w:t>
      </w:r>
      <w:r w:rsidR="005C31E1">
        <w:rPr>
          <w:sz w:val="24"/>
          <w:szCs w:val="24"/>
          <w:lang w:val="en-US"/>
        </w:rPr>
        <w:t>.</w:t>
      </w:r>
      <w:r w:rsidR="00A4640E">
        <w:rPr>
          <w:sz w:val="24"/>
          <w:szCs w:val="24"/>
          <w:lang w:val="en-US"/>
        </w:rPr>
        <w:t xml:space="preserve"> </w:t>
      </w:r>
    </w:p>
    <w:p w14:paraId="268FBE2B" w14:textId="10254671" w:rsidR="00F476F1" w:rsidRDefault="005C31E1" w:rsidP="00C878F1">
      <w:pPr>
        <w:spacing w:after="0" w:line="360" w:lineRule="auto"/>
        <w:jc w:val="both"/>
        <w:rPr>
          <w:sz w:val="24"/>
          <w:szCs w:val="24"/>
          <w:lang w:val="en-US"/>
        </w:rPr>
      </w:pPr>
      <w:r>
        <w:rPr>
          <w:sz w:val="24"/>
          <w:szCs w:val="24"/>
          <w:lang w:val="en-US"/>
        </w:rPr>
        <w:t xml:space="preserve"> </w:t>
      </w:r>
    </w:p>
    <w:p w14:paraId="737F4CE3" w14:textId="00946E34" w:rsidR="00F476F1" w:rsidRDefault="00034344" w:rsidP="00C878F1">
      <w:pPr>
        <w:spacing w:after="0" w:line="360" w:lineRule="auto"/>
        <w:jc w:val="both"/>
        <w:rPr>
          <w:sz w:val="24"/>
          <w:szCs w:val="24"/>
          <w:lang w:val="en-US"/>
        </w:rPr>
      </w:pPr>
      <w:r w:rsidRPr="0F28D7EB">
        <w:rPr>
          <w:sz w:val="24"/>
          <w:szCs w:val="24"/>
          <w:lang w:val="en-US"/>
        </w:rPr>
        <w:t>To fill th</w:t>
      </w:r>
      <w:r w:rsidR="00684268">
        <w:rPr>
          <w:sz w:val="24"/>
          <w:szCs w:val="24"/>
          <w:lang w:val="en-US"/>
        </w:rPr>
        <w:t>e</w:t>
      </w:r>
      <w:r w:rsidR="00C53594">
        <w:rPr>
          <w:sz w:val="24"/>
          <w:szCs w:val="24"/>
          <w:lang w:val="en-US"/>
        </w:rPr>
        <w:t>se</w:t>
      </w:r>
      <w:r w:rsidRPr="0F28D7EB">
        <w:rPr>
          <w:sz w:val="24"/>
          <w:szCs w:val="24"/>
          <w:lang w:val="en-US"/>
        </w:rPr>
        <w:t xml:space="preserve"> knowledge gap</w:t>
      </w:r>
      <w:r w:rsidR="00C53594">
        <w:rPr>
          <w:sz w:val="24"/>
          <w:szCs w:val="24"/>
          <w:lang w:val="en-US"/>
        </w:rPr>
        <w:t>s</w:t>
      </w:r>
      <w:r w:rsidRPr="0F28D7EB">
        <w:rPr>
          <w:sz w:val="24"/>
          <w:szCs w:val="24"/>
          <w:lang w:val="en-US"/>
        </w:rPr>
        <w:t>,</w:t>
      </w:r>
      <w:r w:rsidR="0056318E">
        <w:rPr>
          <w:sz w:val="24"/>
          <w:szCs w:val="24"/>
          <w:lang w:val="en-US"/>
        </w:rPr>
        <w:t xml:space="preserve"> this study assesses the performance of a</w:t>
      </w:r>
      <w:r w:rsidR="00684268">
        <w:rPr>
          <w:sz w:val="24"/>
          <w:szCs w:val="24"/>
          <w:lang w:val="en-US"/>
        </w:rPr>
        <w:t xml:space="preserve"> mesophilic,</w:t>
      </w:r>
      <w:r w:rsidR="00FC7C4B">
        <w:rPr>
          <w:sz w:val="24"/>
          <w:szCs w:val="24"/>
          <w:lang w:val="en-US"/>
        </w:rPr>
        <w:t xml:space="preserve"> hollow-fiber</w:t>
      </w:r>
      <w:r w:rsidR="0056318E">
        <w:rPr>
          <w:sz w:val="24"/>
          <w:szCs w:val="24"/>
          <w:lang w:val="en-US"/>
        </w:rPr>
        <w:t xml:space="preserve"> MBfR with </w:t>
      </w:r>
      <w:r w:rsidR="001A4A8F">
        <w:rPr>
          <w:sz w:val="24"/>
          <w:szCs w:val="24"/>
          <w:lang w:val="en-US"/>
        </w:rPr>
        <w:t>an eight to twenty-one</w:t>
      </w:r>
      <w:r w:rsidR="0056318E">
        <w:rPr>
          <w:sz w:val="24"/>
          <w:szCs w:val="24"/>
          <w:lang w:val="en-US"/>
        </w:rPr>
        <w:t xml:space="preserve"> times higher SVR than </w:t>
      </w:r>
      <w:r w:rsidR="00A4640E">
        <w:rPr>
          <w:sz w:val="24"/>
          <w:szCs w:val="24"/>
          <w:lang w:val="en-US"/>
        </w:rPr>
        <w:t xml:space="preserve">the above-described </w:t>
      </w:r>
      <w:r w:rsidR="00684268">
        <w:rPr>
          <w:sz w:val="24"/>
          <w:szCs w:val="24"/>
          <w:lang w:val="en-US"/>
        </w:rPr>
        <w:t xml:space="preserve">prior studies. </w:t>
      </w:r>
      <w:r w:rsidR="00FC7C4B">
        <w:rPr>
          <w:sz w:val="24"/>
          <w:szCs w:val="24"/>
          <w:lang w:val="en-US"/>
        </w:rPr>
        <w:t>The first objective was to</w:t>
      </w:r>
      <w:r w:rsidRPr="0F28D7EB">
        <w:rPr>
          <w:sz w:val="24"/>
          <w:szCs w:val="24"/>
          <w:lang w:val="en-US"/>
        </w:rPr>
        <w:t xml:space="preserve"> </w:t>
      </w:r>
      <w:r w:rsidR="00C53594">
        <w:rPr>
          <w:sz w:val="24"/>
          <w:szCs w:val="24"/>
          <w:lang w:val="en-US"/>
        </w:rPr>
        <w:t>test</w:t>
      </w:r>
      <w:r w:rsidRPr="0F28D7EB">
        <w:rPr>
          <w:sz w:val="24"/>
          <w:szCs w:val="24"/>
          <w:lang w:val="en-US"/>
        </w:rPr>
        <w:t xml:space="preserve"> </w:t>
      </w:r>
      <w:r w:rsidR="00CD3E32" w:rsidRPr="0F28D7EB">
        <w:rPr>
          <w:sz w:val="24"/>
          <w:szCs w:val="24"/>
          <w:lang w:val="en-US"/>
        </w:rPr>
        <w:t xml:space="preserve">the </w:t>
      </w:r>
      <w:r w:rsidRPr="0F28D7EB">
        <w:rPr>
          <w:sz w:val="24"/>
          <w:szCs w:val="24"/>
          <w:lang w:val="en-US"/>
        </w:rPr>
        <w:t>capacity of the reactor to achieve stable production of high</w:t>
      </w:r>
      <w:r w:rsidR="6A58A5AB" w:rsidRPr="0F28D7EB">
        <w:rPr>
          <w:sz w:val="24"/>
          <w:szCs w:val="24"/>
          <w:lang w:val="en-US"/>
        </w:rPr>
        <w:t xml:space="preserve"> </w:t>
      </w:r>
      <w:r w:rsidRPr="0F28D7EB">
        <w:rPr>
          <w:sz w:val="24"/>
          <w:szCs w:val="24"/>
          <w:lang w:val="en-US"/>
        </w:rPr>
        <w:t>purity biomethane (≥95% CH₄, ≤5% H₂, and ≤2% CO₂)</w:t>
      </w:r>
      <w:r w:rsidR="00FC7C4B">
        <w:rPr>
          <w:sz w:val="24"/>
          <w:szCs w:val="24"/>
          <w:lang w:val="en-US"/>
        </w:rPr>
        <w:t xml:space="preserve"> for at least 30 days</w:t>
      </w:r>
      <w:r w:rsidR="00B83416">
        <w:rPr>
          <w:sz w:val="24"/>
          <w:szCs w:val="24"/>
          <w:lang w:val="en-US"/>
        </w:rPr>
        <w:t xml:space="preserve">. </w:t>
      </w:r>
      <w:r w:rsidRPr="0F28D7EB">
        <w:rPr>
          <w:sz w:val="24"/>
          <w:szCs w:val="24"/>
          <w:lang w:val="en-US"/>
        </w:rPr>
        <w:t xml:space="preserve">Following this demonstration, </w:t>
      </w:r>
      <w:r w:rsidR="00FC7C4B">
        <w:rPr>
          <w:sz w:val="24"/>
          <w:szCs w:val="24"/>
          <w:lang w:val="en-US"/>
        </w:rPr>
        <w:t>the next aim was to</w:t>
      </w:r>
      <w:r w:rsidRPr="0F28D7EB">
        <w:rPr>
          <w:sz w:val="24"/>
          <w:szCs w:val="24"/>
          <w:lang w:val="en-US"/>
        </w:rPr>
        <w:t xml:space="preserve"> determine the MBfR’s maximum specific CH₄ production capacity</w:t>
      </w:r>
      <w:r w:rsidR="00CD3E32" w:rsidRPr="0F28D7EB">
        <w:rPr>
          <w:sz w:val="24"/>
          <w:szCs w:val="24"/>
          <w:lang w:val="en-US"/>
        </w:rPr>
        <w:t xml:space="preserve"> while retaining</w:t>
      </w:r>
      <w:r w:rsidR="0056318E">
        <w:rPr>
          <w:sz w:val="24"/>
          <w:szCs w:val="24"/>
          <w:lang w:val="en-US"/>
        </w:rPr>
        <w:t xml:space="preserve"> quality</w:t>
      </w:r>
      <w:r w:rsidR="00CD3E32" w:rsidRPr="0F28D7EB">
        <w:rPr>
          <w:sz w:val="24"/>
          <w:szCs w:val="24"/>
          <w:lang w:val="en-US"/>
        </w:rPr>
        <w:t xml:space="preserve"> </w:t>
      </w:r>
      <w:r w:rsidR="008C5430" w:rsidRPr="0F28D7EB">
        <w:rPr>
          <w:sz w:val="24"/>
          <w:szCs w:val="24"/>
          <w:lang w:val="en-US"/>
        </w:rPr>
        <w:t>&gt;95% CH</w:t>
      </w:r>
      <w:r w:rsidR="008C5430" w:rsidRPr="0056318E">
        <w:rPr>
          <w:sz w:val="24"/>
          <w:szCs w:val="24"/>
          <w:vertAlign w:val="subscript"/>
          <w:lang w:val="en-US"/>
        </w:rPr>
        <w:t>4</w:t>
      </w:r>
      <w:r w:rsidR="0056318E">
        <w:rPr>
          <w:sz w:val="24"/>
          <w:szCs w:val="24"/>
          <w:lang w:val="en-US"/>
        </w:rPr>
        <w:t xml:space="preserve">. </w:t>
      </w:r>
      <w:r w:rsidR="00672CED">
        <w:rPr>
          <w:sz w:val="24"/>
          <w:szCs w:val="24"/>
          <w:lang w:val="en-US"/>
        </w:rPr>
        <w:t xml:space="preserve">For the first time, this study also characterizes </w:t>
      </w:r>
      <w:r w:rsidR="00C53594">
        <w:rPr>
          <w:sz w:val="24"/>
          <w:szCs w:val="24"/>
          <w:lang w:val="en-US"/>
        </w:rPr>
        <w:t xml:space="preserve">long term </w:t>
      </w:r>
      <w:r w:rsidR="00672CED">
        <w:rPr>
          <w:sz w:val="24"/>
          <w:szCs w:val="24"/>
          <w:lang w:val="en-US"/>
        </w:rPr>
        <w:t xml:space="preserve">microbial community dynamics in a mesophilic MBfR for ex-situ biomethanation. </w:t>
      </w:r>
    </w:p>
    <w:p w14:paraId="45364647" w14:textId="68FB4A3D" w:rsidR="005A5130" w:rsidRDefault="005A5130" w:rsidP="005F6977">
      <w:pPr>
        <w:pStyle w:val="Heading1"/>
        <w:numPr>
          <w:ilvl w:val="0"/>
          <w:numId w:val="17"/>
        </w:numPr>
        <w:rPr>
          <w:lang w:val="en-US"/>
        </w:rPr>
      </w:pPr>
      <w:bookmarkStart w:id="12" w:name="_Ref222839881"/>
      <w:r>
        <w:rPr>
          <w:lang w:val="en-US"/>
        </w:rPr>
        <w:t>Materials and Methods</w:t>
      </w:r>
      <w:bookmarkEnd w:id="12"/>
    </w:p>
    <w:p w14:paraId="69E6362A" w14:textId="34894F6F" w:rsidR="005F6977" w:rsidRDefault="005F6977" w:rsidP="005F6977">
      <w:pPr>
        <w:pStyle w:val="Heading2"/>
        <w:numPr>
          <w:ilvl w:val="1"/>
          <w:numId w:val="17"/>
        </w:numPr>
        <w:rPr>
          <w:lang w:val="en-US"/>
        </w:rPr>
      </w:pPr>
      <w:r>
        <w:rPr>
          <w:lang w:val="en-US"/>
        </w:rPr>
        <w:t>The reactor</w:t>
      </w:r>
    </w:p>
    <w:p w14:paraId="78C24249" w14:textId="420C664C" w:rsidR="00F476F1" w:rsidRDefault="00034344" w:rsidP="00C878F1">
      <w:pPr>
        <w:spacing w:after="0" w:line="360" w:lineRule="auto"/>
        <w:jc w:val="both"/>
        <w:rPr>
          <w:sz w:val="24"/>
          <w:szCs w:val="24"/>
          <w:lang w:val="en-US"/>
        </w:rPr>
      </w:pPr>
      <w:r w:rsidRPr="445CD04A">
        <w:rPr>
          <w:sz w:val="24"/>
          <w:szCs w:val="24"/>
          <w:lang w:val="en-US"/>
        </w:rPr>
        <w:t xml:space="preserve">The MBfR system </w:t>
      </w:r>
      <w:r w:rsidR="00E537E6" w:rsidRPr="445CD04A">
        <w:rPr>
          <w:sz w:val="24"/>
          <w:szCs w:val="24"/>
          <w:lang w:val="en-US"/>
        </w:rPr>
        <w:t xml:space="preserve">consisted </w:t>
      </w:r>
      <w:r w:rsidRPr="445CD04A">
        <w:rPr>
          <w:sz w:val="24"/>
          <w:szCs w:val="24"/>
          <w:lang w:val="en-US"/>
        </w:rPr>
        <w:t xml:space="preserve">of a reactor vessel, sensor manifold, liquid/gas separator, gas delivery line, gas collection and cooling line, liquid recirculation, influent feed, and a passive waste line </w:t>
      </w:r>
      <w:r w:rsidRPr="445CD04A">
        <w:rPr>
          <w:sz w:val="24"/>
          <w:szCs w:val="24"/>
          <w:lang w:val="en-US"/>
        </w:rPr>
        <w:lastRenderedPageBreak/>
        <w:t>(Fig</w:t>
      </w:r>
      <w:r w:rsidR="005C31E1">
        <w:rPr>
          <w:sz w:val="24"/>
          <w:szCs w:val="24"/>
          <w:lang w:val="en-US"/>
        </w:rPr>
        <w:t>.</w:t>
      </w:r>
      <w:r w:rsidR="00774BE1">
        <w:rPr>
          <w:sz w:val="24"/>
          <w:szCs w:val="24"/>
          <w:lang w:val="en-US"/>
        </w:rPr>
        <w:t> </w:t>
      </w:r>
      <w:r w:rsidRPr="445CD04A">
        <w:rPr>
          <w:sz w:val="24"/>
          <w:szCs w:val="24"/>
          <w:lang w:val="en-US"/>
        </w:rPr>
        <w:t>1)</w:t>
      </w:r>
      <w:r w:rsidR="00B83416">
        <w:rPr>
          <w:sz w:val="24"/>
          <w:szCs w:val="24"/>
          <w:lang w:val="en-US"/>
        </w:rPr>
        <w:t xml:space="preserve">. </w:t>
      </w:r>
      <w:r w:rsidRPr="445CD04A">
        <w:rPr>
          <w:sz w:val="24"/>
          <w:szCs w:val="24"/>
          <w:lang w:val="en-US"/>
        </w:rPr>
        <w:t xml:space="preserve">The volumetric parameters of this system </w:t>
      </w:r>
      <w:r w:rsidR="00247C98">
        <w:rPr>
          <w:sz w:val="24"/>
          <w:szCs w:val="24"/>
          <w:lang w:val="en-US"/>
        </w:rPr>
        <w:t>included</w:t>
      </w:r>
      <w:r w:rsidRPr="445CD04A">
        <w:rPr>
          <w:sz w:val="24"/>
          <w:szCs w:val="24"/>
          <w:lang w:val="en-US"/>
        </w:rPr>
        <w:t>: total system</w:t>
      </w:r>
      <w:r w:rsidR="00247C98">
        <w:rPr>
          <w:sz w:val="24"/>
          <w:szCs w:val="24"/>
          <w:lang w:val="en-US"/>
        </w:rPr>
        <w:t xml:space="preserve"> volume</w:t>
      </w:r>
      <w:r w:rsidR="00F8433F">
        <w:rPr>
          <w:sz w:val="24"/>
          <w:szCs w:val="24"/>
          <w:lang w:val="en-US"/>
        </w:rPr>
        <w:t xml:space="preserve"> (including headspace)</w:t>
      </w:r>
      <w:r w:rsidR="00774BE1">
        <w:rPr>
          <w:sz w:val="24"/>
          <w:szCs w:val="24"/>
          <w:lang w:val="en-US"/>
        </w:rPr>
        <w:t> </w:t>
      </w:r>
      <w:r w:rsidR="00F8433F">
        <w:rPr>
          <w:sz w:val="24"/>
          <w:szCs w:val="24"/>
          <w:lang w:val="en-US"/>
        </w:rPr>
        <w:t>=</w:t>
      </w:r>
      <w:r w:rsidR="00774BE1">
        <w:rPr>
          <w:sz w:val="24"/>
          <w:szCs w:val="24"/>
          <w:lang w:val="en-US"/>
        </w:rPr>
        <w:t> </w:t>
      </w:r>
      <w:r w:rsidRPr="445CD04A">
        <w:rPr>
          <w:sz w:val="24"/>
          <w:szCs w:val="24"/>
          <w:lang w:val="en-US"/>
        </w:rPr>
        <w:t>560</w:t>
      </w:r>
      <w:r w:rsidR="00774BE1">
        <w:rPr>
          <w:sz w:val="24"/>
          <w:szCs w:val="24"/>
          <w:lang w:val="en-US"/>
        </w:rPr>
        <w:t> </w:t>
      </w:r>
      <w:r w:rsidRPr="445CD04A">
        <w:rPr>
          <w:sz w:val="24"/>
          <w:szCs w:val="24"/>
          <w:lang w:val="en-US"/>
        </w:rPr>
        <w:t xml:space="preserve">mL, </w:t>
      </w:r>
      <w:r w:rsidR="00F8433F">
        <w:rPr>
          <w:sz w:val="24"/>
          <w:szCs w:val="24"/>
          <w:lang w:val="en-US"/>
        </w:rPr>
        <w:t xml:space="preserve">total </w:t>
      </w:r>
      <w:r w:rsidRPr="445CD04A">
        <w:rPr>
          <w:sz w:val="24"/>
          <w:szCs w:val="24"/>
          <w:lang w:val="en-US"/>
        </w:rPr>
        <w:t>liquid</w:t>
      </w:r>
      <w:r w:rsidR="00247C98">
        <w:rPr>
          <w:sz w:val="24"/>
          <w:szCs w:val="24"/>
          <w:lang w:val="en-US"/>
        </w:rPr>
        <w:t xml:space="preserve"> volume</w:t>
      </w:r>
      <w:r w:rsidR="00774BE1">
        <w:rPr>
          <w:sz w:val="24"/>
          <w:szCs w:val="24"/>
          <w:lang w:val="en-US"/>
        </w:rPr>
        <w:t> </w:t>
      </w:r>
      <w:r w:rsidR="00F8433F">
        <w:rPr>
          <w:sz w:val="24"/>
          <w:szCs w:val="24"/>
          <w:lang w:val="en-US"/>
        </w:rPr>
        <w:t>=</w:t>
      </w:r>
      <w:r w:rsidR="00774BE1">
        <w:rPr>
          <w:sz w:val="24"/>
          <w:szCs w:val="24"/>
          <w:lang w:val="en-US"/>
        </w:rPr>
        <w:t> </w:t>
      </w:r>
      <w:r w:rsidRPr="445CD04A">
        <w:rPr>
          <w:sz w:val="24"/>
          <w:szCs w:val="24"/>
          <w:lang w:val="en-US"/>
        </w:rPr>
        <w:t>410</w:t>
      </w:r>
      <w:r w:rsidR="00774BE1">
        <w:rPr>
          <w:sz w:val="24"/>
          <w:szCs w:val="24"/>
          <w:lang w:val="en-US"/>
        </w:rPr>
        <w:t> </w:t>
      </w:r>
      <w:r w:rsidRPr="445CD04A">
        <w:rPr>
          <w:sz w:val="24"/>
          <w:szCs w:val="24"/>
          <w:lang w:val="en-US"/>
        </w:rPr>
        <w:t xml:space="preserve">mL, and </w:t>
      </w:r>
      <w:r w:rsidR="00DD3143">
        <w:rPr>
          <w:sz w:val="24"/>
          <w:szCs w:val="24"/>
          <w:lang w:val="en-US"/>
        </w:rPr>
        <w:t>reactor</w:t>
      </w:r>
      <w:r w:rsidR="00F8433F">
        <w:rPr>
          <w:sz w:val="24"/>
          <w:szCs w:val="24"/>
          <w:lang w:val="en-US"/>
        </w:rPr>
        <w:t xml:space="preserve"> volume (including membranes)</w:t>
      </w:r>
      <w:r w:rsidR="00774BE1">
        <w:rPr>
          <w:sz w:val="24"/>
          <w:szCs w:val="24"/>
          <w:lang w:val="en-US"/>
        </w:rPr>
        <w:t> </w:t>
      </w:r>
      <w:r w:rsidR="00F8433F">
        <w:rPr>
          <w:sz w:val="24"/>
          <w:szCs w:val="24"/>
          <w:lang w:val="en-US"/>
        </w:rPr>
        <w:t>=</w:t>
      </w:r>
      <w:r w:rsidR="00774BE1">
        <w:rPr>
          <w:sz w:val="24"/>
          <w:szCs w:val="24"/>
          <w:lang w:val="en-US"/>
        </w:rPr>
        <w:t> </w:t>
      </w:r>
      <w:r w:rsidRPr="445CD04A">
        <w:rPr>
          <w:sz w:val="24"/>
          <w:szCs w:val="24"/>
          <w:lang w:val="en-US"/>
        </w:rPr>
        <w:t>1</w:t>
      </w:r>
      <w:r w:rsidR="00F8433F">
        <w:rPr>
          <w:sz w:val="24"/>
          <w:szCs w:val="24"/>
          <w:lang w:val="en-US"/>
        </w:rPr>
        <w:t>7</w:t>
      </w:r>
      <w:r w:rsidRPr="445CD04A">
        <w:rPr>
          <w:sz w:val="24"/>
          <w:szCs w:val="24"/>
          <w:lang w:val="en-US"/>
        </w:rPr>
        <w:t>5</w:t>
      </w:r>
      <w:r w:rsidR="00774BE1">
        <w:rPr>
          <w:sz w:val="24"/>
          <w:szCs w:val="24"/>
          <w:lang w:val="en-US"/>
        </w:rPr>
        <w:t> </w:t>
      </w:r>
      <w:r w:rsidRPr="445CD04A">
        <w:rPr>
          <w:sz w:val="24"/>
          <w:szCs w:val="24"/>
          <w:lang w:val="en-US"/>
        </w:rPr>
        <w:t>mL</w:t>
      </w:r>
      <w:r w:rsidR="005C31E1">
        <w:rPr>
          <w:sz w:val="24"/>
          <w:szCs w:val="24"/>
          <w:lang w:val="en-US"/>
        </w:rPr>
        <w:t xml:space="preserve">. </w:t>
      </w:r>
      <w:r w:rsidRPr="445CD04A">
        <w:rPr>
          <w:sz w:val="24"/>
          <w:szCs w:val="24"/>
          <w:lang w:val="en-US"/>
        </w:rPr>
        <w:t>Substrate gases, H</w:t>
      </w:r>
      <w:r w:rsidRPr="445CD04A">
        <w:rPr>
          <w:sz w:val="24"/>
          <w:szCs w:val="24"/>
          <w:vertAlign w:val="subscript"/>
          <w:lang w:val="en-US"/>
        </w:rPr>
        <w:t>2</w:t>
      </w:r>
      <w:r w:rsidRPr="445CD04A">
        <w:rPr>
          <w:sz w:val="24"/>
          <w:szCs w:val="24"/>
          <w:lang w:val="en-US"/>
        </w:rPr>
        <w:t xml:space="preserve"> and CO</w:t>
      </w:r>
      <w:r w:rsidRPr="445CD04A">
        <w:rPr>
          <w:sz w:val="24"/>
          <w:szCs w:val="24"/>
          <w:vertAlign w:val="subscript"/>
          <w:lang w:val="en-US"/>
        </w:rPr>
        <w:t>2</w:t>
      </w:r>
      <w:r w:rsidRPr="445CD04A">
        <w:rPr>
          <w:sz w:val="24"/>
          <w:szCs w:val="24"/>
          <w:lang w:val="en-US"/>
        </w:rPr>
        <w:t>, were delivered to both ends</w:t>
      </w:r>
      <w:r w:rsidR="0052645F">
        <w:rPr>
          <w:sz w:val="24"/>
          <w:szCs w:val="24"/>
          <w:lang w:val="en-US"/>
        </w:rPr>
        <w:t xml:space="preserve"> of a membrane bundle, creating dead-end delivery at mid-length. The bundle was hand-potted with</w:t>
      </w:r>
      <w:r w:rsidRPr="445CD04A">
        <w:rPr>
          <w:sz w:val="24"/>
          <w:szCs w:val="24"/>
          <w:lang w:val="en-US"/>
        </w:rPr>
        <w:t xml:space="preserve"> 350</w:t>
      </w:r>
      <w:r w:rsidR="00247C98" w:rsidRPr="00247C98">
        <w:rPr>
          <w:sz w:val="24"/>
          <w:szCs w:val="24"/>
          <w:lang w:val="en-US"/>
        </w:rPr>
        <w:t xml:space="preserve"> </w:t>
      </w:r>
      <w:r w:rsidR="00247C98" w:rsidRPr="445CD04A">
        <w:rPr>
          <w:sz w:val="24"/>
          <w:szCs w:val="24"/>
          <w:lang w:val="en-US"/>
        </w:rPr>
        <w:t xml:space="preserve">hydrophobic </w:t>
      </w:r>
      <w:r w:rsidR="008516F6" w:rsidRPr="445CD04A">
        <w:rPr>
          <w:sz w:val="24"/>
          <w:szCs w:val="24"/>
          <w:lang w:val="en-US"/>
        </w:rPr>
        <w:t>high-density</w:t>
      </w:r>
      <w:r w:rsidR="00247C98" w:rsidRPr="445CD04A">
        <w:rPr>
          <w:sz w:val="24"/>
          <w:szCs w:val="24"/>
          <w:lang w:val="en-US"/>
        </w:rPr>
        <w:t xml:space="preserve"> polyethylene (HDPE) hollow fiber membranes</w:t>
      </w:r>
      <w:r w:rsidR="00247C98">
        <w:rPr>
          <w:sz w:val="24"/>
          <w:szCs w:val="24"/>
          <w:lang w:val="en-US"/>
        </w:rPr>
        <w:t xml:space="preserve"> with a</w:t>
      </w:r>
      <w:r w:rsidR="008F6E48">
        <w:rPr>
          <w:sz w:val="24"/>
          <w:szCs w:val="24"/>
          <w:lang w:val="en-US"/>
        </w:rPr>
        <w:t>n outer</w:t>
      </w:r>
      <w:r w:rsidR="00247C98">
        <w:rPr>
          <w:sz w:val="24"/>
          <w:szCs w:val="24"/>
          <w:lang w:val="en-US"/>
        </w:rPr>
        <w:t xml:space="preserve"> diameter of</w:t>
      </w:r>
      <w:r w:rsidRPr="445CD04A">
        <w:rPr>
          <w:sz w:val="24"/>
          <w:szCs w:val="24"/>
          <w:lang w:val="en-US"/>
        </w:rPr>
        <w:t xml:space="preserve"> 0.4</w:t>
      </w:r>
      <w:r w:rsidR="00774BE1">
        <w:rPr>
          <w:sz w:val="24"/>
          <w:szCs w:val="24"/>
          <w:lang w:val="en-US"/>
        </w:rPr>
        <w:t> </w:t>
      </w:r>
      <w:r w:rsidRPr="445CD04A">
        <w:rPr>
          <w:sz w:val="24"/>
          <w:szCs w:val="24"/>
          <w:lang w:val="en-US"/>
        </w:rPr>
        <w:t xml:space="preserve">mm </w:t>
      </w:r>
      <w:r w:rsidR="00247C98">
        <w:rPr>
          <w:sz w:val="24"/>
          <w:szCs w:val="24"/>
          <w:lang w:val="en-US"/>
        </w:rPr>
        <w:t>and a pore size of</w:t>
      </w:r>
      <w:r w:rsidRPr="445CD04A">
        <w:rPr>
          <w:sz w:val="24"/>
          <w:szCs w:val="24"/>
          <w:lang w:val="en-US"/>
        </w:rPr>
        <w:t xml:space="preserve"> 0.2</w:t>
      </w:r>
      <w:r w:rsidR="00774BE1">
        <w:rPr>
          <w:sz w:val="24"/>
          <w:szCs w:val="24"/>
          <w:lang w:val="en-US"/>
        </w:rPr>
        <w:t> </w:t>
      </w:r>
      <w:r w:rsidRPr="445CD04A">
        <w:rPr>
          <w:sz w:val="24"/>
          <w:szCs w:val="24"/>
          <w:lang w:val="en-US"/>
        </w:rPr>
        <w:t xml:space="preserve">µm </w:t>
      </w:r>
      <w:r w:rsidR="00F8433F" w:rsidRPr="445CD04A">
        <w:rPr>
          <w:sz w:val="24"/>
          <w:szCs w:val="24"/>
          <w:lang w:val="en-US"/>
        </w:rPr>
        <w:t>(SFC Umwelttechnik GmbH, Salzburg, Austria)</w:t>
      </w:r>
      <w:r w:rsidR="00B83416">
        <w:rPr>
          <w:sz w:val="24"/>
          <w:szCs w:val="24"/>
          <w:lang w:val="en-US"/>
        </w:rPr>
        <w:t xml:space="preserve">. </w:t>
      </w:r>
      <w:r w:rsidR="00F8433F">
        <w:rPr>
          <w:sz w:val="24"/>
          <w:szCs w:val="24"/>
          <w:lang w:val="en-US"/>
        </w:rPr>
        <w:t xml:space="preserve">The membrane </w:t>
      </w:r>
      <w:r w:rsidRPr="445CD04A">
        <w:rPr>
          <w:sz w:val="24"/>
          <w:szCs w:val="24"/>
          <w:lang w:val="en-US"/>
        </w:rPr>
        <w:t xml:space="preserve">length </w:t>
      </w:r>
      <w:r w:rsidR="00F8433F">
        <w:rPr>
          <w:sz w:val="24"/>
          <w:szCs w:val="24"/>
          <w:lang w:val="en-US"/>
        </w:rPr>
        <w:t>was</w:t>
      </w:r>
      <w:r w:rsidRPr="445CD04A">
        <w:rPr>
          <w:sz w:val="24"/>
          <w:szCs w:val="24"/>
          <w:lang w:val="en-US"/>
        </w:rPr>
        <w:t xml:space="preserve"> 330</w:t>
      </w:r>
      <w:r w:rsidR="00774BE1">
        <w:rPr>
          <w:sz w:val="24"/>
          <w:szCs w:val="24"/>
          <w:lang w:val="en-US"/>
        </w:rPr>
        <w:t> </w:t>
      </w:r>
      <w:r w:rsidRPr="445CD04A">
        <w:rPr>
          <w:sz w:val="24"/>
          <w:szCs w:val="24"/>
          <w:lang w:val="en-US"/>
        </w:rPr>
        <w:t xml:space="preserve">mm, </w:t>
      </w:r>
      <w:r w:rsidR="00247C98">
        <w:rPr>
          <w:sz w:val="24"/>
          <w:szCs w:val="24"/>
          <w:lang w:val="en-US"/>
        </w:rPr>
        <w:t xml:space="preserve">resulting in </w:t>
      </w:r>
      <w:r w:rsidR="00F8433F">
        <w:rPr>
          <w:sz w:val="24"/>
          <w:szCs w:val="24"/>
          <w:lang w:val="en-US"/>
        </w:rPr>
        <w:t>a total membrane surface area of 0.145</w:t>
      </w:r>
      <w:r w:rsidR="00774BE1">
        <w:rPr>
          <w:sz w:val="24"/>
          <w:szCs w:val="24"/>
          <w:lang w:val="en-US"/>
        </w:rPr>
        <w:t> </w:t>
      </w:r>
      <w:r w:rsidR="00F8433F">
        <w:rPr>
          <w:sz w:val="24"/>
          <w:szCs w:val="24"/>
          <w:lang w:val="en-US"/>
        </w:rPr>
        <w:t>m</w:t>
      </w:r>
      <w:r w:rsidR="00F8433F" w:rsidRPr="00F8433F">
        <w:rPr>
          <w:sz w:val="24"/>
          <w:szCs w:val="24"/>
          <w:vertAlign w:val="superscript"/>
          <w:lang w:val="en-US"/>
        </w:rPr>
        <w:t>2</w:t>
      </w:r>
      <w:r w:rsidR="00B83416">
        <w:rPr>
          <w:sz w:val="24"/>
          <w:szCs w:val="24"/>
          <w:lang w:val="en-US"/>
        </w:rPr>
        <w:t xml:space="preserve"> </w:t>
      </w:r>
      <w:r w:rsidR="00247C98">
        <w:rPr>
          <w:sz w:val="24"/>
          <w:szCs w:val="24"/>
          <w:lang w:val="en-US"/>
        </w:rPr>
        <w:t>and an</w:t>
      </w:r>
      <w:r w:rsidR="00F8433F">
        <w:rPr>
          <w:sz w:val="24"/>
          <w:szCs w:val="24"/>
          <w:lang w:val="en-US"/>
        </w:rPr>
        <w:t xml:space="preserve"> SVR </w:t>
      </w:r>
      <w:r w:rsidR="00247C98">
        <w:rPr>
          <w:sz w:val="24"/>
          <w:szCs w:val="24"/>
          <w:lang w:val="en-US"/>
        </w:rPr>
        <w:t>of</w:t>
      </w:r>
      <w:r w:rsidRPr="445CD04A">
        <w:rPr>
          <w:sz w:val="24"/>
          <w:szCs w:val="24"/>
          <w:lang w:val="en-US"/>
        </w:rPr>
        <w:t xml:space="preserve"> </w:t>
      </w:r>
      <w:r w:rsidR="00F7532F">
        <w:rPr>
          <w:sz w:val="24"/>
          <w:szCs w:val="24"/>
          <w:lang w:val="en-US"/>
        </w:rPr>
        <w:t>829</w:t>
      </w:r>
      <w:r w:rsidR="00774BE1">
        <w:rPr>
          <w:sz w:val="24"/>
          <w:szCs w:val="24"/>
          <w:lang w:val="en-US"/>
        </w:rPr>
        <w:t> </w:t>
      </w:r>
      <w:r w:rsidRPr="445CD04A">
        <w:rPr>
          <w:sz w:val="24"/>
          <w:szCs w:val="24"/>
          <w:lang w:val="en-US"/>
        </w:rPr>
        <w:t>m</w:t>
      </w:r>
      <w:r w:rsidRPr="445CD04A">
        <w:rPr>
          <w:sz w:val="24"/>
          <w:szCs w:val="24"/>
          <w:vertAlign w:val="superscript"/>
          <w:lang w:val="en-US"/>
        </w:rPr>
        <w:t>2</w:t>
      </w:r>
      <w:r w:rsidRPr="445CD04A">
        <w:rPr>
          <w:sz w:val="24"/>
          <w:szCs w:val="24"/>
          <w:lang w:val="en-US"/>
        </w:rPr>
        <w:t>/m</w:t>
      </w:r>
      <w:r w:rsidRPr="445CD04A">
        <w:rPr>
          <w:sz w:val="24"/>
          <w:szCs w:val="24"/>
          <w:vertAlign w:val="superscript"/>
          <w:lang w:val="en-US"/>
        </w:rPr>
        <w:t>3</w:t>
      </w:r>
      <w:r w:rsidRPr="445CD04A">
        <w:rPr>
          <w:sz w:val="24"/>
          <w:szCs w:val="24"/>
          <w:lang w:val="en-US"/>
        </w:rPr>
        <w:t xml:space="preserve">, normalized to </w:t>
      </w:r>
      <w:r w:rsidR="00D8182A">
        <w:rPr>
          <w:sz w:val="24"/>
          <w:szCs w:val="24"/>
          <w:lang w:val="en-US"/>
        </w:rPr>
        <w:t>reactor vessel volume</w:t>
      </w:r>
      <w:r w:rsidR="005C31E1">
        <w:rPr>
          <w:sz w:val="24"/>
          <w:szCs w:val="24"/>
          <w:lang w:val="en-US"/>
        </w:rPr>
        <w:t xml:space="preserve">. </w:t>
      </w:r>
      <w:r w:rsidRPr="445CD04A">
        <w:rPr>
          <w:sz w:val="24"/>
          <w:szCs w:val="24"/>
          <w:lang w:val="en-US"/>
        </w:rPr>
        <w:t xml:space="preserve">The MBfR </w:t>
      </w:r>
      <w:r w:rsidR="00715151" w:rsidRPr="445CD04A">
        <w:rPr>
          <w:sz w:val="24"/>
          <w:szCs w:val="24"/>
          <w:lang w:val="en-US"/>
        </w:rPr>
        <w:t>system</w:t>
      </w:r>
      <w:r w:rsidR="00CA5F39" w:rsidRPr="445CD04A">
        <w:rPr>
          <w:sz w:val="24"/>
          <w:szCs w:val="24"/>
          <w:lang w:val="en-US"/>
        </w:rPr>
        <w:t xml:space="preserve"> </w:t>
      </w:r>
      <w:r w:rsidRPr="445CD04A">
        <w:rPr>
          <w:sz w:val="24"/>
          <w:szCs w:val="24"/>
          <w:lang w:val="en-US"/>
        </w:rPr>
        <w:t>was fabricated using stainless steel (SS), borosilicate glass, polyvinyl chloride (PVC), and polytetrafluoroethylene (PTFE) components</w:t>
      </w:r>
      <w:r w:rsidR="00B83416">
        <w:rPr>
          <w:sz w:val="24"/>
          <w:szCs w:val="24"/>
          <w:lang w:val="en-US"/>
        </w:rPr>
        <w:t xml:space="preserve">. </w:t>
      </w:r>
      <w:r w:rsidR="001C2FDF">
        <w:rPr>
          <w:sz w:val="24"/>
          <w:szCs w:val="24"/>
          <w:lang w:val="en-US"/>
        </w:rPr>
        <w:t>The</w:t>
      </w:r>
      <w:r w:rsidR="002C45CA" w:rsidRPr="7B874FF8">
        <w:rPr>
          <w:sz w:val="24"/>
          <w:szCs w:val="24"/>
          <w:lang w:val="en-US"/>
        </w:rPr>
        <w:t xml:space="preserve"> gas-tightness and precision of </w:t>
      </w:r>
      <w:r w:rsidR="00297676">
        <w:rPr>
          <w:sz w:val="24"/>
          <w:szCs w:val="24"/>
          <w:lang w:val="en-US"/>
        </w:rPr>
        <w:t xml:space="preserve">volumetric </w:t>
      </w:r>
      <w:r w:rsidR="002C45CA" w:rsidRPr="7B874FF8">
        <w:rPr>
          <w:sz w:val="24"/>
          <w:szCs w:val="24"/>
          <w:lang w:val="en-US"/>
        </w:rPr>
        <w:t>gas recovery through the system was validated</w:t>
      </w:r>
      <w:r w:rsidR="001C2FDF">
        <w:rPr>
          <w:sz w:val="24"/>
          <w:szCs w:val="24"/>
          <w:lang w:val="en-US"/>
        </w:rPr>
        <w:t xml:space="preserve"> prior to inoculation</w:t>
      </w:r>
      <w:r w:rsidR="009363B7">
        <w:rPr>
          <w:sz w:val="24"/>
          <w:szCs w:val="24"/>
          <w:lang w:val="en-US"/>
        </w:rPr>
        <w:t>.</w:t>
      </w:r>
      <w:r w:rsidR="005C31E1">
        <w:rPr>
          <w:sz w:val="24"/>
          <w:szCs w:val="24"/>
          <w:lang w:val="en-US"/>
        </w:rPr>
        <w:t xml:space="preserve"> </w:t>
      </w:r>
    </w:p>
    <w:p w14:paraId="3C792D85" w14:textId="77777777" w:rsidR="00D60AEE" w:rsidRDefault="00D60AEE" w:rsidP="00D60AEE">
      <w:pPr>
        <w:pStyle w:val="Heading3"/>
      </w:pPr>
      <w:r>
        <w:t xml:space="preserve">Figure 1 </w:t>
      </w:r>
    </w:p>
    <w:p w14:paraId="7D7D3B11" w14:textId="754D95CF" w:rsidR="00F476F1" w:rsidRDefault="00034344" w:rsidP="00C878F1">
      <w:pPr>
        <w:spacing w:after="0" w:line="360" w:lineRule="auto"/>
        <w:jc w:val="both"/>
        <w:rPr>
          <w:sz w:val="24"/>
          <w:szCs w:val="24"/>
          <w:lang w:val="en-US"/>
        </w:rPr>
      </w:pPr>
      <w:r>
        <w:br/>
      </w:r>
      <w:r w:rsidR="00B83416" w:rsidRPr="00B83416">
        <w:rPr>
          <w:sz w:val="24"/>
          <w:szCs w:val="24"/>
          <w:lang w:val="en-US"/>
        </w:rPr>
        <w:t xml:space="preserve">Substrate gases were delivered </w:t>
      </w:r>
      <w:r w:rsidR="006000BD">
        <w:rPr>
          <w:sz w:val="24"/>
          <w:szCs w:val="24"/>
          <w:lang w:val="en-US"/>
        </w:rPr>
        <w:t xml:space="preserve">from pressurized tanks </w:t>
      </w:r>
      <w:r w:rsidR="00B83416" w:rsidRPr="00B83416">
        <w:rPr>
          <w:sz w:val="24"/>
          <w:szCs w:val="24"/>
          <w:lang w:val="en-US"/>
        </w:rPr>
        <w:t>using mass flow controllers (MFCs) for H</w:t>
      </w:r>
      <w:r w:rsidR="00B83416" w:rsidRPr="00B83416">
        <w:rPr>
          <w:sz w:val="24"/>
          <w:szCs w:val="24"/>
          <w:vertAlign w:val="subscript"/>
          <w:lang w:val="en-US"/>
        </w:rPr>
        <w:t>2</w:t>
      </w:r>
      <w:r w:rsidR="00B83416" w:rsidRPr="00B83416">
        <w:rPr>
          <w:sz w:val="24"/>
          <w:szCs w:val="24"/>
          <w:lang w:val="en-US"/>
        </w:rPr>
        <w:t xml:space="preserve"> (MC-50SCCM-D-PCV03, Alicat Scientific, Tuscon, AZ, USA) and CO</w:t>
      </w:r>
      <w:r w:rsidR="00B83416" w:rsidRPr="00B83416">
        <w:rPr>
          <w:sz w:val="24"/>
          <w:szCs w:val="24"/>
          <w:vertAlign w:val="subscript"/>
          <w:lang w:val="en-US"/>
        </w:rPr>
        <w:t>2</w:t>
      </w:r>
      <w:r w:rsidR="00B83416" w:rsidRPr="00B83416">
        <w:rPr>
          <w:sz w:val="24"/>
          <w:szCs w:val="24"/>
          <w:lang w:val="en-US"/>
        </w:rPr>
        <w:t xml:space="preserve"> (32907-55, Cole Parmer, Vernon Hills, IL, USA)</w:t>
      </w:r>
      <w:r w:rsidR="00B83416">
        <w:rPr>
          <w:sz w:val="24"/>
          <w:szCs w:val="24"/>
          <w:lang w:val="en-US"/>
        </w:rPr>
        <w:t xml:space="preserve">. </w:t>
      </w:r>
      <w:r w:rsidR="00B83416" w:rsidRPr="00B83416">
        <w:rPr>
          <w:sz w:val="24"/>
          <w:szCs w:val="24"/>
          <w:lang w:val="en-US"/>
        </w:rPr>
        <w:t>Effluent gas flow rates were measured using a gas counter with an upstream H</w:t>
      </w:r>
      <w:r w:rsidR="00B83416" w:rsidRPr="00B83416">
        <w:rPr>
          <w:sz w:val="24"/>
          <w:szCs w:val="24"/>
          <w:vertAlign w:val="subscript"/>
          <w:lang w:val="en-US"/>
        </w:rPr>
        <w:t>2</w:t>
      </w:r>
      <w:r w:rsidR="00B83416" w:rsidRPr="00B83416">
        <w:rPr>
          <w:sz w:val="24"/>
          <w:szCs w:val="24"/>
          <w:lang w:val="en-US"/>
        </w:rPr>
        <w:t xml:space="preserve">S scrubber (BlueVCount, BlueSens gas sensor GmbH, Herten, Germany), and product gas was collected in inert, multi-layer foil bags (Supelco Inc., </w:t>
      </w:r>
      <w:r w:rsidR="00AA6A65">
        <w:rPr>
          <w:sz w:val="24"/>
          <w:szCs w:val="24"/>
          <w:lang w:val="en-US"/>
        </w:rPr>
        <w:t>Bellefonte, PA,</w:t>
      </w:r>
      <w:r w:rsidR="00B83416" w:rsidRPr="00B83416">
        <w:rPr>
          <w:sz w:val="24"/>
          <w:szCs w:val="24"/>
          <w:lang w:val="en-US"/>
        </w:rPr>
        <w:t xml:space="preserve"> USA) for time-averaged composite sampling</w:t>
      </w:r>
      <w:r w:rsidR="00B83416">
        <w:rPr>
          <w:sz w:val="24"/>
          <w:szCs w:val="24"/>
          <w:lang w:val="en-US"/>
        </w:rPr>
        <w:t xml:space="preserve">. </w:t>
      </w:r>
      <w:r w:rsidRPr="445CD04A">
        <w:rPr>
          <w:sz w:val="24"/>
          <w:szCs w:val="24"/>
          <w:lang w:val="en-US"/>
        </w:rPr>
        <w:t>Continuous sensing and remote monitoring and control were accomplished using a commercial automation system adapted for the lab (Loxone Electronics GmbH, Kollerschlag, Austria)</w:t>
      </w:r>
      <w:r w:rsidR="00B83416">
        <w:rPr>
          <w:sz w:val="24"/>
          <w:szCs w:val="24"/>
          <w:lang w:val="en-US"/>
        </w:rPr>
        <w:t xml:space="preserve">. </w:t>
      </w:r>
      <w:r w:rsidRPr="445CD04A">
        <w:rPr>
          <w:sz w:val="24"/>
          <w:szCs w:val="24"/>
          <w:lang w:val="en-US"/>
        </w:rPr>
        <w:t>Sensing included temperature, pH, oxidation reduction potential</w:t>
      </w:r>
      <w:r w:rsidR="00B83416">
        <w:rPr>
          <w:sz w:val="24"/>
          <w:szCs w:val="24"/>
          <w:lang w:val="en-US"/>
        </w:rPr>
        <w:t xml:space="preserve"> (ORP)</w:t>
      </w:r>
      <w:r w:rsidRPr="445CD04A">
        <w:rPr>
          <w:sz w:val="24"/>
          <w:szCs w:val="24"/>
          <w:lang w:val="en-US"/>
        </w:rPr>
        <w:t xml:space="preserve">, and </w:t>
      </w:r>
      <w:r w:rsidR="00B83416">
        <w:rPr>
          <w:sz w:val="24"/>
          <w:szCs w:val="24"/>
          <w:lang w:val="en-US"/>
        </w:rPr>
        <w:t xml:space="preserve">aqueous </w:t>
      </w:r>
      <w:r w:rsidRPr="445CD04A">
        <w:rPr>
          <w:sz w:val="24"/>
          <w:szCs w:val="24"/>
          <w:lang w:val="en-US"/>
        </w:rPr>
        <w:t>CO</w:t>
      </w:r>
      <w:r w:rsidRPr="445CD04A">
        <w:rPr>
          <w:sz w:val="24"/>
          <w:szCs w:val="24"/>
          <w:vertAlign w:val="subscript"/>
          <w:lang w:val="en-US"/>
        </w:rPr>
        <w:t>2</w:t>
      </w:r>
      <w:r w:rsidRPr="445CD04A">
        <w:rPr>
          <w:sz w:val="24"/>
          <w:szCs w:val="24"/>
          <w:lang w:val="en-US"/>
        </w:rPr>
        <w:t xml:space="preserve"> in the liquid stream</w:t>
      </w:r>
      <w:r w:rsidR="00B83416">
        <w:rPr>
          <w:sz w:val="24"/>
          <w:szCs w:val="24"/>
          <w:lang w:val="en-US"/>
        </w:rPr>
        <w:t xml:space="preserve">. </w:t>
      </w:r>
      <w:r w:rsidRPr="445CD04A">
        <w:rPr>
          <w:sz w:val="24"/>
          <w:szCs w:val="24"/>
          <w:lang w:val="en-US"/>
        </w:rPr>
        <w:t>A controlled, multichannel peristaltic pump delivered synthetic media and maintained pH at 7</w:t>
      </w:r>
      <w:r w:rsidR="002C76D9">
        <w:rPr>
          <w:sz w:val="24"/>
          <w:szCs w:val="24"/>
          <w:lang w:val="en-US"/>
        </w:rPr>
        <w:t>.0</w:t>
      </w:r>
      <w:r w:rsidR="006C2173">
        <w:rPr>
          <w:sz w:val="24"/>
          <w:szCs w:val="24"/>
          <w:lang w:val="en-US"/>
        </w:rPr>
        <w:t> </w:t>
      </w:r>
      <w:r w:rsidRPr="445CD04A">
        <w:rPr>
          <w:sz w:val="24"/>
          <w:szCs w:val="24"/>
          <w:lang w:val="en-US"/>
        </w:rPr>
        <w:t>±</w:t>
      </w:r>
      <w:r w:rsidR="006C2173">
        <w:rPr>
          <w:sz w:val="24"/>
          <w:szCs w:val="24"/>
          <w:lang w:val="en-US"/>
        </w:rPr>
        <w:t> </w:t>
      </w:r>
      <w:r w:rsidRPr="445CD04A">
        <w:rPr>
          <w:sz w:val="24"/>
          <w:szCs w:val="24"/>
          <w:lang w:val="en-US"/>
        </w:rPr>
        <w:t>0.1 (Reglo ICC Pump, Cole-Parmer, Vernon Hills, IL, USA) using 1</w:t>
      </w:r>
      <w:r w:rsidR="006C2173">
        <w:rPr>
          <w:sz w:val="24"/>
          <w:szCs w:val="24"/>
          <w:lang w:val="en-US"/>
        </w:rPr>
        <w:t> </w:t>
      </w:r>
      <w:r w:rsidRPr="445CD04A">
        <w:rPr>
          <w:sz w:val="24"/>
          <w:szCs w:val="24"/>
          <w:lang w:val="en-US"/>
        </w:rPr>
        <w:t>M</w:t>
      </w:r>
      <w:r w:rsidR="006C2173">
        <w:rPr>
          <w:sz w:val="24"/>
          <w:szCs w:val="24"/>
          <w:lang w:val="en-US"/>
        </w:rPr>
        <w:t> </w:t>
      </w:r>
      <w:r w:rsidRPr="445CD04A">
        <w:rPr>
          <w:sz w:val="24"/>
          <w:szCs w:val="24"/>
          <w:lang w:val="en-US"/>
        </w:rPr>
        <w:t>HCl and NaOH solutions</w:t>
      </w:r>
      <w:r w:rsidR="00B83416">
        <w:rPr>
          <w:sz w:val="24"/>
          <w:szCs w:val="24"/>
          <w:lang w:val="en-US"/>
        </w:rPr>
        <w:t xml:space="preserve">. </w:t>
      </w:r>
      <w:r w:rsidRPr="445CD04A">
        <w:rPr>
          <w:sz w:val="24"/>
          <w:szCs w:val="24"/>
          <w:lang w:val="en-US"/>
        </w:rPr>
        <w:t>Temperature was maintained at 37</w:t>
      </w:r>
      <w:r w:rsidR="006C2173">
        <w:rPr>
          <w:sz w:val="24"/>
          <w:szCs w:val="24"/>
          <w:lang w:val="en-US"/>
        </w:rPr>
        <w:t> </w:t>
      </w:r>
      <w:r w:rsidRPr="445CD04A">
        <w:rPr>
          <w:sz w:val="24"/>
          <w:szCs w:val="24"/>
          <w:lang w:val="en-US"/>
        </w:rPr>
        <w:t>±</w:t>
      </w:r>
      <w:r w:rsidR="006C2173">
        <w:rPr>
          <w:sz w:val="24"/>
          <w:szCs w:val="24"/>
          <w:lang w:val="en-US"/>
        </w:rPr>
        <w:t> </w:t>
      </w:r>
      <w:r w:rsidRPr="445CD04A">
        <w:rPr>
          <w:sz w:val="24"/>
          <w:szCs w:val="24"/>
          <w:lang w:val="en-US"/>
        </w:rPr>
        <w:t xml:space="preserve">1°C with </w:t>
      </w:r>
      <w:r w:rsidR="004E6A98" w:rsidRPr="445CD04A">
        <w:rPr>
          <w:sz w:val="24"/>
          <w:szCs w:val="24"/>
          <w:lang w:val="en-US"/>
        </w:rPr>
        <w:t xml:space="preserve">a </w:t>
      </w:r>
      <w:r w:rsidRPr="445CD04A">
        <w:rPr>
          <w:sz w:val="24"/>
          <w:szCs w:val="24"/>
          <w:lang w:val="en-US"/>
        </w:rPr>
        <w:t>silicon heat tape and controller (TC4X Digital Temperature Controller in NEMA 4X Enclosure, Briskheat, Columbus, OH, USA).</w:t>
      </w:r>
    </w:p>
    <w:p w14:paraId="484FEF51" w14:textId="77777777" w:rsidR="00F476F1" w:rsidRDefault="00F476F1" w:rsidP="00C878F1">
      <w:pPr>
        <w:spacing w:after="0" w:line="360" w:lineRule="auto"/>
        <w:jc w:val="both"/>
        <w:rPr>
          <w:sz w:val="24"/>
          <w:szCs w:val="24"/>
        </w:rPr>
      </w:pPr>
    </w:p>
    <w:p w14:paraId="3D9CBEE2" w14:textId="3FE9EA12" w:rsidR="00F476F1" w:rsidRDefault="00034344" w:rsidP="00C878F1">
      <w:pPr>
        <w:spacing w:after="0" w:line="360" w:lineRule="auto"/>
        <w:jc w:val="both"/>
        <w:rPr>
          <w:sz w:val="24"/>
          <w:szCs w:val="24"/>
          <w:lang w:val="en-US"/>
        </w:rPr>
      </w:pPr>
      <w:r w:rsidRPr="445CD04A">
        <w:rPr>
          <w:sz w:val="24"/>
          <w:szCs w:val="24"/>
          <w:lang w:val="en-US"/>
        </w:rPr>
        <w:t xml:space="preserve">Synthetic media was adapted from </w:t>
      </w:r>
      <w:r w:rsidR="00C01302">
        <w:rPr>
          <w:sz w:val="24"/>
          <w:szCs w:val="24"/>
          <w:lang w:val="en-US"/>
        </w:rPr>
        <w:t>an existing recipe</w:t>
      </w:r>
      <w:r w:rsidRPr="445CD04A">
        <w:rPr>
          <w:sz w:val="24"/>
          <w:szCs w:val="24"/>
          <w:lang w:val="en-US"/>
        </w:rPr>
        <w:t xml:space="preserve"> as follows (L</w:t>
      </w:r>
      <w:r w:rsidRPr="445CD04A">
        <w:rPr>
          <w:sz w:val="24"/>
          <w:szCs w:val="24"/>
          <w:vertAlign w:val="superscript"/>
          <w:lang w:val="en-US"/>
        </w:rPr>
        <w:t>-1</w:t>
      </w:r>
      <w:r w:rsidRPr="445CD04A">
        <w:rPr>
          <w:sz w:val="24"/>
          <w:szCs w:val="24"/>
          <w:lang w:val="en-US"/>
        </w:rPr>
        <w:t>): 0.3 g EDTA, 1 g NH</w:t>
      </w:r>
      <w:r w:rsidRPr="445CD04A">
        <w:rPr>
          <w:sz w:val="24"/>
          <w:szCs w:val="24"/>
          <w:vertAlign w:val="subscript"/>
          <w:lang w:val="en-US"/>
        </w:rPr>
        <w:t>4</w:t>
      </w:r>
      <w:r w:rsidRPr="445CD04A">
        <w:rPr>
          <w:sz w:val="24"/>
          <w:szCs w:val="24"/>
          <w:lang w:val="en-US"/>
        </w:rPr>
        <w:t>Cl, 0.6 g NaCl, 0.45 g K</w:t>
      </w:r>
      <w:r w:rsidRPr="445CD04A">
        <w:rPr>
          <w:sz w:val="24"/>
          <w:szCs w:val="24"/>
          <w:vertAlign w:val="subscript"/>
          <w:lang w:val="en-US"/>
        </w:rPr>
        <w:t>2</w:t>
      </w:r>
      <w:r w:rsidRPr="445CD04A">
        <w:rPr>
          <w:sz w:val="24"/>
          <w:szCs w:val="24"/>
          <w:lang w:val="en-US"/>
        </w:rPr>
        <w:t>HPO</w:t>
      </w:r>
      <w:r w:rsidRPr="445CD04A">
        <w:rPr>
          <w:sz w:val="24"/>
          <w:szCs w:val="24"/>
          <w:vertAlign w:val="subscript"/>
          <w:lang w:val="en-US"/>
        </w:rPr>
        <w:t>4</w:t>
      </w:r>
      <w:r w:rsidRPr="445CD04A">
        <w:rPr>
          <w:sz w:val="24"/>
          <w:szCs w:val="24"/>
          <w:lang w:val="en-US"/>
        </w:rPr>
        <w:t>, 0.2 g KH</w:t>
      </w:r>
      <w:r w:rsidRPr="445CD04A">
        <w:rPr>
          <w:sz w:val="24"/>
          <w:szCs w:val="24"/>
          <w:vertAlign w:val="subscript"/>
          <w:lang w:val="en-US"/>
        </w:rPr>
        <w:t>2</w:t>
      </w:r>
      <w:r w:rsidRPr="445CD04A">
        <w:rPr>
          <w:sz w:val="24"/>
          <w:szCs w:val="24"/>
          <w:lang w:val="en-US"/>
        </w:rPr>
        <w:t>PO</w:t>
      </w:r>
      <w:r w:rsidRPr="445CD04A">
        <w:rPr>
          <w:sz w:val="24"/>
          <w:szCs w:val="24"/>
          <w:vertAlign w:val="subscript"/>
          <w:lang w:val="en-US"/>
        </w:rPr>
        <w:t>4</w:t>
      </w:r>
      <w:r w:rsidRPr="445CD04A">
        <w:rPr>
          <w:sz w:val="24"/>
          <w:szCs w:val="24"/>
          <w:lang w:val="en-US"/>
        </w:rPr>
        <w:t>, 0.16 g MgCl</w:t>
      </w:r>
      <w:r w:rsidRPr="445CD04A">
        <w:rPr>
          <w:sz w:val="24"/>
          <w:szCs w:val="24"/>
          <w:vertAlign w:val="subscript"/>
          <w:lang w:val="en-US"/>
        </w:rPr>
        <w:t>2</w:t>
      </w:r>
      <w:r w:rsidRPr="445CD04A">
        <w:rPr>
          <w:sz w:val="24"/>
          <w:szCs w:val="24"/>
          <w:lang w:val="en-US"/>
        </w:rPr>
        <w:t>.H</w:t>
      </w:r>
      <w:r w:rsidRPr="445CD04A">
        <w:rPr>
          <w:sz w:val="24"/>
          <w:szCs w:val="24"/>
          <w:vertAlign w:val="subscript"/>
          <w:lang w:val="en-US"/>
        </w:rPr>
        <w:t>2</w:t>
      </w:r>
      <w:r w:rsidRPr="445CD04A">
        <w:rPr>
          <w:sz w:val="24"/>
          <w:szCs w:val="24"/>
          <w:lang w:val="en-US"/>
        </w:rPr>
        <w:t>O, 0.</w:t>
      </w:r>
      <w:r w:rsidR="00F12E42">
        <w:rPr>
          <w:sz w:val="24"/>
          <w:szCs w:val="24"/>
          <w:lang w:val="en-US"/>
        </w:rPr>
        <w:t>15</w:t>
      </w:r>
      <w:r w:rsidRPr="445CD04A">
        <w:rPr>
          <w:sz w:val="24"/>
          <w:szCs w:val="24"/>
          <w:lang w:val="en-US"/>
        </w:rPr>
        <w:t xml:space="preserve"> g CaCl</w:t>
      </w:r>
      <w:r w:rsidRPr="445CD04A">
        <w:rPr>
          <w:sz w:val="24"/>
          <w:szCs w:val="24"/>
          <w:vertAlign w:val="subscript"/>
          <w:lang w:val="en-US"/>
        </w:rPr>
        <w:t>2</w:t>
      </w:r>
      <w:r w:rsidRPr="445CD04A">
        <w:rPr>
          <w:sz w:val="24"/>
          <w:szCs w:val="24"/>
          <w:lang w:val="en-US"/>
        </w:rPr>
        <w:t>.2H</w:t>
      </w:r>
      <w:r w:rsidRPr="445CD04A">
        <w:rPr>
          <w:sz w:val="24"/>
          <w:szCs w:val="24"/>
          <w:vertAlign w:val="subscript"/>
          <w:lang w:val="en-US"/>
        </w:rPr>
        <w:t>2</w:t>
      </w:r>
      <w:r w:rsidRPr="445CD04A">
        <w:rPr>
          <w:sz w:val="24"/>
          <w:szCs w:val="24"/>
          <w:lang w:val="en-US"/>
        </w:rPr>
        <w:t>O, 15 mL 0.2M cysteine</w:t>
      </w:r>
      <w:r w:rsidR="006000BD">
        <w:rPr>
          <w:sz w:val="24"/>
          <w:szCs w:val="24"/>
          <w:lang w:val="en-US"/>
        </w:rPr>
        <w:t> </w:t>
      </w:r>
      <w:r w:rsidRPr="445CD04A">
        <w:rPr>
          <w:sz w:val="24"/>
          <w:szCs w:val="24"/>
          <w:lang w:val="en-US"/>
        </w:rPr>
        <w:t xml:space="preserve">HCl, </w:t>
      </w:r>
      <w:r w:rsidRPr="445CD04A">
        <w:rPr>
          <w:sz w:val="24"/>
          <w:szCs w:val="24"/>
          <w:lang w:val="en-US"/>
        </w:rPr>
        <w:lastRenderedPageBreak/>
        <w:t>1.6 mL of 50 g/L Na</w:t>
      </w:r>
      <w:r w:rsidRPr="445CD04A">
        <w:rPr>
          <w:sz w:val="24"/>
          <w:szCs w:val="24"/>
          <w:vertAlign w:val="subscript"/>
          <w:lang w:val="en-US"/>
        </w:rPr>
        <w:t>2</w:t>
      </w:r>
      <w:r w:rsidRPr="445CD04A">
        <w:rPr>
          <w:sz w:val="24"/>
          <w:szCs w:val="24"/>
          <w:lang w:val="en-US"/>
        </w:rPr>
        <w:t>S.9H</w:t>
      </w:r>
      <w:r w:rsidRPr="445CD04A">
        <w:rPr>
          <w:sz w:val="24"/>
          <w:szCs w:val="24"/>
          <w:vertAlign w:val="subscript"/>
          <w:lang w:val="en-US"/>
        </w:rPr>
        <w:t>2</w:t>
      </w:r>
      <w:r w:rsidRPr="445CD04A">
        <w:rPr>
          <w:sz w:val="24"/>
          <w:szCs w:val="24"/>
          <w:lang w:val="en-US"/>
        </w:rPr>
        <w:t>O, 10 mL of trace elements solution, 1 mL of vitamin solution</w:t>
      </w:r>
      <w:r w:rsidR="00B83416">
        <w:rPr>
          <w:sz w:val="24"/>
          <w:szCs w:val="24"/>
          <w:lang w:val="en-US"/>
        </w:rPr>
        <w:t xml:space="preserve">. </w:t>
      </w:r>
      <w:r w:rsidRPr="445CD04A">
        <w:rPr>
          <w:sz w:val="24"/>
          <w:szCs w:val="24"/>
          <w:lang w:val="en-US"/>
        </w:rPr>
        <w:t>The trace elements solution contained (L</w:t>
      </w:r>
      <w:r w:rsidRPr="445CD04A">
        <w:rPr>
          <w:sz w:val="24"/>
          <w:szCs w:val="24"/>
          <w:vertAlign w:val="superscript"/>
          <w:lang w:val="en-US"/>
        </w:rPr>
        <w:t>-1</w:t>
      </w:r>
      <w:r w:rsidRPr="445CD04A">
        <w:rPr>
          <w:sz w:val="24"/>
          <w:szCs w:val="24"/>
          <w:lang w:val="en-US"/>
        </w:rPr>
        <w:t>): 1.5 g NTA, 0.8 g Fe(NH</w:t>
      </w:r>
      <w:r w:rsidRPr="445CD04A">
        <w:rPr>
          <w:sz w:val="24"/>
          <w:szCs w:val="24"/>
          <w:vertAlign w:val="subscript"/>
          <w:lang w:val="en-US"/>
        </w:rPr>
        <w:t>4</w:t>
      </w:r>
      <w:r w:rsidRPr="445CD04A">
        <w:rPr>
          <w:sz w:val="24"/>
          <w:szCs w:val="24"/>
          <w:lang w:val="en-US"/>
        </w:rPr>
        <w:t>)</w:t>
      </w:r>
      <w:r w:rsidRPr="445CD04A">
        <w:rPr>
          <w:sz w:val="24"/>
          <w:szCs w:val="24"/>
          <w:vertAlign w:val="subscript"/>
          <w:lang w:val="en-US"/>
        </w:rPr>
        <w:t>2</w:t>
      </w:r>
      <w:r w:rsidRPr="445CD04A">
        <w:rPr>
          <w:sz w:val="24"/>
          <w:szCs w:val="24"/>
          <w:lang w:val="en-US"/>
        </w:rPr>
        <w:t>(SO</w:t>
      </w:r>
      <w:r w:rsidRPr="445CD04A">
        <w:rPr>
          <w:sz w:val="24"/>
          <w:szCs w:val="24"/>
          <w:vertAlign w:val="subscript"/>
          <w:lang w:val="en-US"/>
        </w:rPr>
        <w:t>4</w:t>
      </w:r>
      <w:r w:rsidRPr="445CD04A">
        <w:rPr>
          <w:sz w:val="24"/>
          <w:szCs w:val="24"/>
          <w:lang w:val="en-US"/>
        </w:rPr>
        <w:t>)</w:t>
      </w:r>
      <w:r w:rsidRPr="445CD04A">
        <w:rPr>
          <w:sz w:val="24"/>
          <w:szCs w:val="24"/>
          <w:vertAlign w:val="subscript"/>
          <w:lang w:val="en-US"/>
        </w:rPr>
        <w:t>2</w:t>
      </w:r>
      <w:r w:rsidRPr="445CD04A">
        <w:rPr>
          <w:sz w:val="24"/>
          <w:szCs w:val="24"/>
          <w:lang w:val="en-US"/>
        </w:rPr>
        <w:t>, 0.2 g Na</w:t>
      </w:r>
      <w:r w:rsidRPr="445CD04A">
        <w:rPr>
          <w:sz w:val="24"/>
          <w:szCs w:val="24"/>
          <w:vertAlign w:val="subscript"/>
          <w:lang w:val="en-US"/>
        </w:rPr>
        <w:t>2</w:t>
      </w:r>
      <w:r w:rsidRPr="445CD04A">
        <w:rPr>
          <w:sz w:val="24"/>
          <w:szCs w:val="24"/>
          <w:lang w:val="en-US"/>
        </w:rPr>
        <w:t>SeO</w:t>
      </w:r>
      <w:r w:rsidRPr="445CD04A">
        <w:rPr>
          <w:sz w:val="24"/>
          <w:szCs w:val="24"/>
          <w:vertAlign w:val="subscript"/>
          <w:lang w:val="en-US"/>
        </w:rPr>
        <w:t>3</w:t>
      </w:r>
      <w:r w:rsidRPr="445CD04A">
        <w:rPr>
          <w:sz w:val="24"/>
          <w:szCs w:val="24"/>
          <w:lang w:val="en-US"/>
        </w:rPr>
        <w:t>, 0.1 g ZnSO</w:t>
      </w:r>
      <w:r w:rsidRPr="445CD04A">
        <w:rPr>
          <w:sz w:val="24"/>
          <w:szCs w:val="24"/>
          <w:vertAlign w:val="subscript"/>
          <w:lang w:val="en-US"/>
        </w:rPr>
        <w:t>4</w:t>
      </w:r>
      <w:r w:rsidRPr="445CD04A">
        <w:rPr>
          <w:sz w:val="24"/>
          <w:szCs w:val="24"/>
          <w:lang w:val="en-US"/>
        </w:rPr>
        <w:t>.7 H</w:t>
      </w:r>
      <w:r w:rsidRPr="445CD04A">
        <w:rPr>
          <w:sz w:val="24"/>
          <w:szCs w:val="24"/>
          <w:vertAlign w:val="subscript"/>
          <w:lang w:val="en-US"/>
        </w:rPr>
        <w:t>2</w:t>
      </w:r>
      <w:r w:rsidRPr="445CD04A">
        <w:rPr>
          <w:sz w:val="24"/>
          <w:szCs w:val="24"/>
          <w:lang w:val="en-US"/>
        </w:rPr>
        <w:t>O, 0.1 g NaWO</w:t>
      </w:r>
      <w:r w:rsidRPr="445CD04A">
        <w:rPr>
          <w:sz w:val="24"/>
          <w:szCs w:val="24"/>
          <w:vertAlign w:val="subscript"/>
          <w:lang w:val="en-US"/>
        </w:rPr>
        <w:t>4</w:t>
      </w:r>
      <w:r w:rsidRPr="445CD04A">
        <w:rPr>
          <w:sz w:val="24"/>
          <w:szCs w:val="24"/>
          <w:lang w:val="en-US"/>
        </w:rPr>
        <w:t>.2H</w:t>
      </w:r>
      <w:r w:rsidRPr="445CD04A">
        <w:rPr>
          <w:sz w:val="24"/>
          <w:szCs w:val="24"/>
          <w:vertAlign w:val="subscript"/>
          <w:lang w:val="en-US"/>
        </w:rPr>
        <w:t>2</w:t>
      </w:r>
      <w:r w:rsidRPr="445CD04A">
        <w:rPr>
          <w:sz w:val="24"/>
          <w:szCs w:val="24"/>
          <w:lang w:val="en-US"/>
        </w:rPr>
        <w:t>O, 0.01 g H</w:t>
      </w:r>
      <w:r w:rsidRPr="445CD04A">
        <w:rPr>
          <w:sz w:val="24"/>
          <w:szCs w:val="24"/>
          <w:vertAlign w:val="subscript"/>
          <w:lang w:val="en-US"/>
        </w:rPr>
        <w:t>3</w:t>
      </w:r>
      <w:r w:rsidRPr="445CD04A">
        <w:rPr>
          <w:sz w:val="24"/>
          <w:szCs w:val="24"/>
          <w:lang w:val="en-US"/>
        </w:rPr>
        <w:t>BO</w:t>
      </w:r>
      <w:r w:rsidRPr="445CD04A">
        <w:rPr>
          <w:sz w:val="24"/>
          <w:szCs w:val="24"/>
          <w:vertAlign w:val="subscript"/>
          <w:lang w:val="en-US"/>
        </w:rPr>
        <w:t>3</w:t>
      </w:r>
      <w:r w:rsidRPr="445CD04A">
        <w:rPr>
          <w:sz w:val="24"/>
          <w:szCs w:val="24"/>
          <w:lang w:val="en-US"/>
        </w:rPr>
        <w:t>, 0.1 g CoCl</w:t>
      </w:r>
      <w:r w:rsidRPr="445CD04A">
        <w:rPr>
          <w:sz w:val="24"/>
          <w:szCs w:val="24"/>
          <w:vertAlign w:val="subscript"/>
          <w:lang w:val="en-US"/>
        </w:rPr>
        <w:t>2</w:t>
      </w:r>
      <w:r w:rsidRPr="445CD04A">
        <w:rPr>
          <w:sz w:val="24"/>
          <w:szCs w:val="24"/>
          <w:lang w:val="en-US"/>
        </w:rPr>
        <w:t>.6H</w:t>
      </w:r>
      <w:r w:rsidRPr="445CD04A">
        <w:rPr>
          <w:sz w:val="24"/>
          <w:szCs w:val="24"/>
          <w:vertAlign w:val="subscript"/>
          <w:lang w:val="en-US"/>
        </w:rPr>
        <w:t>2</w:t>
      </w:r>
      <w:r w:rsidRPr="445CD04A">
        <w:rPr>
          <w:sz w:val="24"/>
          <w:szCs w:val="24"/>
          <w:lang w:val="en-US"/>
        </w:rPr>
        <w:t>O, 0.0</w:t>
      </w:r>
      <w:r w:rsidR="00F12E42">
        <w:rPr>
          <w:sz w:val="24"/>
          <w:szCs w:val="24"/>
          <w:lang w:val="en-US"/>
        </w:rPr>
        <w:t>068</w:t>
      </w:r>
      <w:r w:rsidRPr="445CD04A">
        <w:rPr>
          <w:sz w:val="24"/>
          <w:szCs w:val="24"/>
          <w:lang w:val="en-US"/>
        </w:rPr>
        <w:t xml:space="preserve"> g Cu</w:t>
      </w:r>
      <w:r w:rsidR="00F12E42">
        <w:rPr>
          <w:sz w:val="24"/>
          <w:szCs w:val="24"/>
          <w:lang w:val="en-US"/>
        </w:rPr>
        <w:t>Cl</w:t>
      </w:r>
      <w:r w:rsidR="00F12E42">
        <w:rPr>
          <w:sz w:val="24"/>
          <w:szCs w:val="24"/>
          <w:vertAlign w:val="subscript"/>
          <w:lang w:val="en-US"/>
        </w:rPr>
        <w:t>2</w:t>
      </w:r>
      <w:r w:rsidRPr="445CD04A">
        <w:rPr>
          <w:sz w:val="24"/>
          <w:szCs w:val="24"/>
          <w:lang w:val="en-US"/>
        </w:rPr>
        <w:t>.</w:t>
      </w:r>
      <w:r w:rsidR="00F12E42">
        <w:rPr>
          <w:sz w:val="24"/>
          <w:szCs w:val="24"/>
          <w:lang w:val="en-US"/>
        </w:rPr>
        <w:t>2</w:t>
      </w:r>
      <w:r w:rsidRPr="445CD04A">
        <w:rPr>
          <w:sz w:val="24"/>
          <w:szCs w:val="24"/>
          <w:lang w:val="en-US"/>
        </w:rPr>
        <w:t>H</w:t>
      </w:r>
      <w:r w:rsidRPr="445CD04A">
        <w:rPr>
          <w:sz w:val="24"/>
          <w:szCs w:val="24"/>
          <w:vertAlign w:val="subscript"/>
          <w:lang w:val="en-US"/>
        </w:rPr>
        <w:t>2</w:t>
      </w:r>
      <w:r w:rsidRPr="445CD04A">
        <w:rPr>
          <w:sz w:val="24"/>
          <w:szCs w:val="24"/>
          <w:lang w:val="en-US"/>
        </w:rPr>
        <w:t>O, 0.1 g NiCl</w:t>
      </w:r>
      <w:r w:rsidRPr="445CD04A">
        <w:rPr>
          <w:sz w:val="24"/>
          <w:szCs w:val="24"/>
          <w:vertAlign w:val="subscript"/>
          <w:lang w:val="en-US"/>
        </w:rPr>
        <w:t>2</w:t>
      </w:r>
      <w:r w:rsidRPr="445CD04A">
        <w:rPr>
          <w:sz w:val="24"/>
          <w:szCs w:val="24"/>
          <w:lang w:val="en-US"/>
        </w:rPr>
        <w:t>.6H</w:t>
      </w:r>
      <w:r w:rsidRPr="445CD04A">
        <w:rPr>
          <w:sz w:val="24"/>
          <w:szCs w:val="24"/>
          <w:vertAlign w:val="subscript"/>
          <w:lang w:val="en-US"/>
        </w:rPr>
        <w:t>2</w:t>
      </w:r>
      <w:r w:rsidRPr="445CD04A">
        <w:rPr>
          <w:sz w:val="24"/>
          <w:szCs w:val="24"/>
          <w:lang w:val="en-US"/>
        </w:rPr>
        <w:t>O, 0.1 g MnSO</w:t>
      </w:r>
      <w:r w:rsidRPr="445CD04A">
        <w:rPr>
          <w:sz w:val="24"/>
          <w:szCs w:val="24"/>
          <w:vertAlign w:val="subscript"/>
          <w:lang w:val="en-US"/>
        </w:rPr>
        <w:t>4</w:t>
      </w:r>
      <w:r w:rsidRPr="445CD04A">
        <w:rPr>
          <w:sz w:val="24"/>
          <w:szCs w:val="24"/>
          <w:lang w:val="en-US"/>
        </w:rPr>
        <w:t>.H</w:t>
      </w:r>
      <w:r w:rsidRPr="445CD04A">
        <w:rPr>
          <w:sz w:val="24"/>
          <w:szCs w:val="24"/>
          <w:vertAlign w:val="subscript"/>
          <w:lang w:val="en-US"/>
        </w:rPr>
        <w:t>2</w:t>
      </w:r>
      <w:r w:rsidRPr="445CD04A">
        <w:rPr>
          <w:sz w:val="24"/>
          <w:szCs w:val="24"/>
          <w:lang w:val="en-US"/>
        </w:rPr>
        <w:t>O, 0.1 g Na</w:t>
      </w:r>
      <w:r w:rsidRPr="445CD04A">
        <w:rPr>
          <w:sz w:val="24"/>
          <w:szCs w:val="24"/>
          <w:vertAlign w:val="subscript"/>
          <w:lang w:val="en-US"/>
        </w:rPr>
        <w:t>2</w:t>
      </w:r>
      <w:r w:rsidRPr="445CD04A">
        <w:rPr>
          <w:sz w:val="24"/>
          <w:szCs w:val="24"/>
          <w:lang w:val="en-US"/>
        </w:rPr>
        <w:t>MoO</w:t>
      </w:r>
      <w:r w:rsidRPr="445CD04A">
        <w:rPr>
          <w:sz w:val="24"/>
          <w:szCs w:val="24"/>
          <w:vertAlign w:val="subscript"/>
          <w:lang w:val="en-US"/>
        </w:rPr>
        <w:t>4</w:t>
      </w:r>
      <w:r w:rsidRPr="445CD04A">
        <w:rPr>
          <w:sz w:val="24"/>
          <w:szCs w:val="24"/>
          <w:lang w:val="en-US"/>
        </w:rPr>
        <w:t>.2H</w:t>
      </w:r>
      <w:r w:rsidRPr="445CD04A">
        <w:rPr>
          <w:sz w:val="24"/>
          <w:szCs w:val="24"/>
          <w:vertAlign w:val="subscript"/>
          <w:lang w:val="en-US"/>
        </w:rPr>
        <w:t>2</w:t>
      </w:r>
      <w:r w:rsidRPr="445CD04A">
        <w:rPr>
          <w:sz w:val="24"/>
          <w:szCs w:val="24"/>
          <w:lang w:val="en-US"/>
        </w:rPr>
        <w:t>O</w:t>
      </w:r>
      <w:r w:rsidR="00B83416">
        <w:rPr>
          <w:sz w:val="24"/>
          <w:szCs w:val="24"/>
          <w:lang w:val="en-US"/>
        </w:rPr>
        <w:t xml:space="preserve">. </w:t>
      </w:r>
      <w:r w:rsidRPr="445CD04A">
        <w:rPr>
          <w:sz w:val="24"/>
          <w:szCs w:val="24"/>
          <w:lang w:val="en-US"/>
        </w:rPr>
        <w:t>The vitamin solution contained 5 mg/L each</w:t>
      </w:r>
      <w:r w:rsidR="3617C925" w:rsidRPr="445CD04A">
        <w:rPr>
          <w:sz w:val="24"/>
          <w:szCs w:val="24"/>
          <w:lang w:val="en-US"/>
        </w:rPr>
        <w:t xml:space="preserve"> </w:t>
      </w:r>
      <w:r w:rsidR="006000BD">
        <w:rPr>
          <w:sz w:val="24"/>
          <w:szCs w:val="24"/>
          <w:lang w:val="en-US"/>
        </w:rPr>
        <w:t xml:space="preserve">of </w:t>
      </w:r>
      <w:r w:rsidRPr="445CD04A">
        <w:rPr>
          <w:sz w:val="24"/>
          <w:szCs w:val="24"/>
          <w:lang w:val="en-US"/>
        </w:rPr>
        <w:t xml:space="preserve">biotin, folic acid, vitamin B-12, alpha-lipoic acid and 10 mg/L each </w:t>
      </w:r>
      <w:r w:rsidR="006000BD">
        <w:rPr>
          <w:sz w:val="24"/>
          <w:szCs w:val="24"/>
          <w:lang w:val="en-US"/>
        </w:rPr>
        <w:t xml:space="preserve">of </w:t>
      </w:r>
      <w:r w:rsidRPr="445CD04A">
        <w:rPr>
          <w:sz w:val="24"/>
          <w:szCs w:val="24"/>
          <w:lang w:val="en-US"/>
        </w:rPr>
        <w:t>pyridoxine, thiamine, riboflavin, nicotinic acid, Ca-pantothenate, and p-aminobenzoic acid</w:t>
      </w:r>
      <w:r w:rsidR="002B5E97">
        <w:rPr>
          <w:sz w:val="24"/>
          <w:szCs w:val="24"/>
          <w:lang w:val="en-US"/>
        </w:rPr>
        <w:t xml:space="preserve"> </w:t>
      </w:r>
      <w:r w:rsidR="002B5E97">
        <w:rPr>
          <w:sz w:val="24"/>
          <w:szCs w:val="24"/>
          <w:lang w:val="en-US"/>
        </w:rPr>
        <w:fldChar w:fldCharType="begin"/>
      </w:r>
      <w:r w:rsidR="002B5E97">
        <w:rPr>
          <w:sz w:val="24"/>
          <w:szCs w:val="24"/>
          <w:lang w:val="en-US"/>
        </w:rPr>
        <w:instrText xml:space="preserve"> ADDIN ZOTERO_ITEM CSL_CITATION {"citationID":"cNNEeVyP","properties":{"formattedCitation":"(Wolfe, 2011)","plainCitation":"(Wolfe, 2011)","noteIndex":0},"citationItems":[{"id":397,"uris":["http://zotero.org/users/11473114/items/2FFHLV3Z"],"itemData":{"id":397,"type":"chapter","abstract":"Basic techniques for the cultivation of methanogenic archaea in anoxic media, where the O/R potential is maintained below (À) 330 mV under a pressurized atmosphere of 20% carbon dioxide, are described.","container-title":"Methods in Enzymology","DOI":"10.1016/B978-0-12-385112-3.00001-9","ISBN":"978-0-12-385112-3","language":"en","page":"1-22","publisher":"Elsevier","source":"DOI.org (Crossref)","title":"Techniques for Cultivating Methanogens","URL":"https://linkinghub.elsevier.com/retrieve/pii/B9780123851123000019","volume":"494","author":[{"family":"Wolfe","given":"Ralph S."}],"accessed":{"date-parts":[["2024",4,26]]},"issued":{"date-parts":[["2011"]]}}}],"schema":"https://github.com/citation-style-language/schema/raw/master/csl-citation.json"} </w:instrText>
      </w:r>
      <w:r w:rsidR="002B5E97">
        <w:rPr>
          <w:sz w:val="24"/>
          <w:szCs w:val="24"/>
          <w:lang w:val="en-US"/>
        </w:rPr>
        <w:fldChar w:fldCharType="separate"/>
      </w:r>
      <w:r w:rsidR="002B5E97" w:rsidRPr="002B5E97">
        <w:rPr>
          <w:sz w:val="24"/>
        </w:rPr>
        <w:t>(Wolfe, 2011)</w:t>
      </w:r>
      <w:r w:rsidR="002B5E97">
        <w:rPr>
          <w:sz w:val="24"/>
          <w:szCs w:val="24"/>
          <w:lang w:val="en-US"/>
        </w:rPr>
        <w:fldChar w:fldCharType="end"/>
      </w:r>
      <w:r w:rsidR="00B83416">
        <w:rPr>
          <w:sz w:val="24"/>
          <w:szCs w:val="24"/>
          <w:lang w:val="en-US"/>
        </w:rPr>
        <w:t xml:space="preserve">. </w:t>
      </w:r>
      <w:r w:rsidR="00474CDA">
        <w:rPr>
          <w:sz w:val="24"/>
          <w:szCs w:val="24"/>
          <w:lang w:val="en-US"/>
        </w:rPr>
        <w:t>At higher substrate loading rates</w:t>
      </w:r>
      <w:r w:rsidRPr="445CD04A">
        <w:rPr>
          <w:sz w:val="24"/>
          <w:szCs w:val="24"/>
          <w:lang w:val="en-US"/>
        </w:rPr>
        <w:t xml:space="preserve">, </w:t>
      </w:r>
      <w:r w:rsidR="00F12E42">
        <w:rPr>
          <w:sz w:val="24"/>
          <w:szCs w:val="24"/>
          <w:lang w:val="en-US"/>
        </w:rPr>
        <w:t>the</w:t>
      </w:r>
      <w:r w:rsidR="00474CDA">
        <w:rPr>
          <w:sz w:val="24"/>
          <w:szCs w:val="24"/>
          <w:lang w:val="en-US"/>
        </w:rPr>
        <w:t xml:space="preserve"> sodium</w:t>
      </w:r>
      <w:r w:rsidRPr="445CD04A">
        <w:rPr>
          <w:sz w:val="24"/>
          <w:szCs w:val="24"/>
          <w:lang w:val="en-US"/>
        </w:rPr>
        <w:t xml:space="preserve"> sulfide dosage </w:t>
      </w:r>
      <w:r w:rsidRPr="002B5E97">
        <w:rPr>
          <w:sz w:val="24"/>
          <w:szCs w:val="24"/>
          <w:lang w:val="en-US"/>
        </w:rPr>
        <w:t>was increased</w:t>
      </w:r>
      <w:r w:rsidR="006C2173">
        <w:rPr>
          <w:sz w:val="24"/>
          <w:szCs w:val="24"/>
          <w:lang w:val="en-US"/>
        </w:rPr>
        <w:t xml:space="preserve"> by 1-2 mL/L </w:t>
      </w:r>
      <w:r w:rsidRPr="445CD04A">
        <w:rPr>
          <w:sz w:val="24"/>
          <w:szCs w:val="24"/>
          <w:lang w:val="en-US"/>
        </w:rPr>
        <w:t>to meet increasing metabolic demands.</w:t>
      </w:r>
    </w:p>
    <w:p w14:paraId="42A24FA1" w14:textId="2CDC0250" w:rsidR="00F476F1" w:rsidRPr="005F6977" w:rsidRDefault="005F6977" w:rsidP="005F6977">
      <w:pPr>
        <w:pStyle w:val="Heading2"/>
        <w:numPr>
          <w:ilvl w:val="1"/>
          <w:numId w:val="17"/>
        </w:numPr>
      </w:pPr>
      <w:r>
        <w:t>Gas analysis</w:t>
      </w:r>
    </w:p>
    <w:p w14:paraId="71E07B0D" w14:textId="7F40C591" w:rsidR="00F476F1" w:rsidRDefault="002C45CA" w:rsidP="00C878F1">
      <w:pPr>
        <w:spacing w:after="0" w:line="360" w:lineRule="auto"/>
        <w:jc w:val="both"/>
        <w:rPr>
          <w:sz w:val="24"/>
          <w:szCs w:val="24"/>
          <w:lang w:val="en-US"/>
        </w:rPr>
      </w:pPr>
      <w:r>
        <w:rPr>
          <w:sz w:val="24"/>
          <w:szCs w:val="24"/>
          <w:lang w:val="en-US"/>
        </w:rPr>
        <w:t>Product gas</w:t>
      </w:r>
      <w:r w:rsidR="00034344" w:rsidRPr="1031D2BF">
        <w:rPr>
          <w:sz w:val="24"/>
          <w:szCs w:val="24"/>
          <w:lang w:val="en-US"/>
        </w:rPr>
        <w:t xml:space="preserve"> composition was measured using a gas chromatograph with a thermal conductivity detector (GC-TCD) equipped with a Haysep-D column calibrated for H</w:t>
      </w:r>
      <w:r w:rsidR="00034344" w:rsidRPr="1031D2BF">
        <w:rPr>
          <w:sz w:val="24"/>
          <w:szCs w:val="24"/>
          <w:vertAlign w:val="subscript"/>
          <w:lang w:val="en-US"/>
        </w:rPr>
        <w:t>2</w:t>
      </w:r>
      <w:r w:rsidR="00034344" w:rsidRPr="1031D2BF">
        <w:rPr>
          <w:sz w:val="24"/>
          <w:szCs w:val="24"/>
          <w:lang w:val="en-US"/>
        </w:rPr>
        <w:t>, CO</w:t>
      </w:r>
      <w:r w:rsidR="00034344" w:rsidRPr="1031D2BF">
        <w:rPr>
          <w:sz w:val="24"/>
          <w:szCs w:val="24"/>
          <w:vertAlign w:val="subscript"/>
          <w:lang w:val="en-US"/>
        </w:rPr>
        <w:t>2</w:t>
      </w:r>
      <w:r w:rsidR="00034344" w:rsidRPr="1031D2BF">
        <w:rPr>
          <w:sz w:val="24"/>
          <w:szCs w:val="24"/>
          <w:lang w:val="en-US"/>
        </w:rPr>
        <w:t>, and CH</w:t>
      </w:r>
      <w:r w:rsidR="00034344" w:rsidRPr="1031D2BF">
        <w:rPr>
          <w:sz w:val="24"/>
          <w:szCs w:val="24"/>
          <w:vertAlign w:val="subscript"/>
          <w:lang w:val="en-US"/>
        </w:rPr>
        <w:t>4</w:t>
      </w:r>
      <w:r w:rsidR="00034344" w:rsidRPr="1031D2BF">
        <w:rPr>
          <w:sz w:val="24"/>
          <w:szCs w:val="24"/>
          <w:lang w:val="en-US"/>
        </w:rPr>
        <w:t xml:space="preserve"> (SRI 8610C Multiple Gas Analyzer #5, SRI Instruments, Torrance, CA, USA)</w:t>
      </w:r>
      <w:r w:rsidR="005C31E1">
        <w:rPr>
          <w:sz w:val="24"/>
          <w:szCs w:val="24"/>
          <w:lang w:val="en-US"/>
        </w:rPr>
        <w:t xml:space="preserve">. </w:t>
      </w:r>
      <w:r w:rsidR="00034344" w:rsidRPr="1031D2BF">
        <w:rPr>
          <w:sz w:val="24"/>
          <w:szCs w:val="24"/>
          <w:lang w:val="en-US"/>
        </w:rPr>
        <w:t>Calibration of analyte gases was conducted by manually diluting gases with the GC-TCD carrier gas, argon, in a 100 mL, gas-tight syringe in triplicate (CO</w:t>
      </w:r>
      <w:r w:rsidR="00034344" w:rsidRPr="1031D2BF">
        <w:rPr>
          <w:sz w:val="24"/>
          <w:szCs w:val="24"/>
          <w:vertAlign w:val="subscript"/>
          <w:lang w:val="en-US"/>
        </w:rPr>
        <w:t>2</w:t>
      </w:r>
      <w:r w:rsidR="00034344" w:rsidRPr="1031D2BF">
        <w:rPr>
          <w:sz w:val="24"/>
          <w:szCs w:val="24"/>
          <w:lang w:val="en-US"/>
        </w:rPr>
        <w:t>: 0.04%, 2%, 4%, 6%, 8%, 10%, 30%; CH</w:t>
      </w:r>
      <w:r w:rsidR="00034344" w:rsidRPr="1031D2BF">
        <w:rPr>
          <w:sz w:val="24"/>
          <w:szCs w:val="24"/>
          <w:vertAlign w:val="subscript"/>
          <w:lang w:val="en-US"/>
        </w:rPr>
        <w:t>4</w:t>
      </w:r>
      <w:r w:rsidR="00034344" w:rsidRPr="1031D2BF">
        <w:rPr>
          <w:sz w:val="24"/>
          <w:szCs w:val="24"/>
          <w:lang w:val="en-US"/>
        </w:rPr>
        <w:t>: 0.01%, 4%, 10%, 30%, 50%, 80%, 100%; H</w:t>
      </w:r>
      <w:r w:rsidR="00034344" w:rsidRPr="1031D2BF">
        <w:rPr>
          <w:sz w:val="24"/>
          <w:szCs w:val="24"/>
          <w:vertAlign w:val="subscript"/>
          <w:lang w:val="en-US"/>
        </w:rPr>
        <w:t>2</w:t>
      </w:r>
      <w:r w:rsidR="00034344" w:rsidRPr="1031D2BF">
        <w:rPr>
          <w:sz w:val="24"/>
          <w:szCs w:val="24"/>
          <w:lang w:val="en-US"/>
        </w:rPr>
        <w:t>: 0.01%, 1%, 2%, 4%, 6%, 8%, 10%, 30%)</w:t>
      </w:r>
      <w:r w:rsidR="005C31E1">
        <w:rPr>
          <w:sz w:val="24"/>
          <w:szCs w:val="24"/>
          <w:lang w:val="en-US"/>
        </w:rPr>
        <w:t xml:space="preserve">. </w:t>
      </w:r>
      <w:r w:rsidR="00034344" w:rsidRPr="1031D2BF">
        <w:rPr>
          <w:sz w:val="24"/>
          <w:szCs w:val="24"/>
          <w:lang w:val="en-US"/>
        </w:rPr>
        <w:t>Calibrations used during initial operation of the reactor included a larger range of values for H</w:t>
      </w:r>
      <w:r w:rsidR="00034344" w:rsidRPr="1031D2BF">
        <w:rPr>
          <w:sz w:val="24"/>
          <w:szCs w:val="24"/>
          <w:vertAlign w:val="subscript"/>
          <w:lang w:val="en-US"/>
        </w:rPr>
        <w:t>2</w:t>
      </w:r>
      <w:r w:rsidR="00034344" w:rsidRPr="1031D2BF">
        <w:rPr>
          <w:sz w:val="24"/>
          <w:szCs w:val="24"/>
          <w:lang w:val="en-US"/>
        </w:rPr>
        <w:t xml:space="preserve"> and CO</w:t>
      </w:r>
      <w:r w:rsidR="00034344" w:rsidRPr="1031D2BF">
        <w:rPr>
          <w:sz w:val="24"/>
          <w:szCs w:val="24"/>
          <w:vertAlign w:val="subscript"/>
          <w:lang w:val="en-US"/>
        </w:rPr>
        <w:t>2</w:t>
      </w:r>
      <w:r w:rsidR="005C31E1">
        <w:rPr>
          <w:sz w:val="24"/>
          <w:szCs w:val="24"/>
          <w:lang w:val="en-US"/>
        </w:rPr>
        <w:t xml:space="preserve">. </w:t>
      </w:r>
      <w:r w:rsidR="00034344" w:rsidRPr="1031D2BF">
        <w:rPr>
          <w:sz w:val="24"/>
          <w:szCs w:val="24"/>
          <w:lang w:val="en-US"/>
        </w:rPr>
        <w:t>As performance improved, the calibration ranges were adjusted to represent more commonly occurring values</w:t>
      </w:r>
      <w:r w:rsidR="005C31E1">
        <w:rPr>
          <w:sz w:val="24"/>
          <w:szCs w:val="24"/>
          <w:lang w:val="en-US"/>
        </w:rPr>
        <w:t xml:space="preserve">. </w:t>
      </w:r>
    </w:p>
    <w:p w14:paraId="5A16C539" w14:textId="7D8579E9" w:rsidR="005F6977" w:rsidRDefault="005F6977" w:rsidP="005F6977">
      <w:pPr>
        <w:pStyle w:val="Heading2"/>
        <w:numPr>
          <w:ilvl w:val="1"/>
          <w:numId w:val="17"/>
        </w:numPr>
        <w:rPr>
          <w:lang w:val="en-US"/>
        </w:rPr>
      </w:pPr>
      <w:r>
        <w:rPr>
          <w:lang w:val="en-US"/>
        </w:rPr>
        <w:t>Liquid sampling and analysis</w:t>
      </w:r>
    </w:p>
    <w:p w14:paraId="2A131796" w14:textId="08D99D7E" w:rsidR="00F476F1" w:rsidRDefault="0056061B" w:rsidP="00C878F1">
      <w:pPr>
        <w:spacing w:after="0" w:line="360" w:lineRule="auto"/>
        <w:jc w:val="both"/>
        <w:rPr>
          <w:sz w:val="24"/>
          <w:szCs w:val="24"/>
          <w:lang w:val="en-US"/>
        </w:rPr>
      </w:pPr>
      <w:r>
        <w:rPr>
          <w:sz w:val="24"/>
          <w:szCs w:val="24"/>
          <w:lang w:val="en-US"/>
        </w:rPr>
        <w:t>T</w:t>
      </w:r>
      <w:r w:rsidR="00185E74" w:rsidRPr="445CD04A">
        <w:rPr>
          <w:sz w:val="24"/>
          <w:szCs w:val="24"/>
          <w:lang w:val="en-US"/>
        </w:rPr>
        <w:t>he</w:t>
      </w:r>
      <w:r w:rsidR="00034344" w:rsidRPr="445CD04A">
        <w:rPr>
          <w:sz w:val="24"/>
          <w:szCs w:val="24"/>
          <w:lang w:val="en-US"/>
        </w:rPr>
        <w:t xml:space="preserve"> membrane</w:t>
      </w:r>
      <w:r w:rsidR="00185E74" w:rsidRPr="445CD04A">
        <w:rPr>
          <w:sz w:val="24"/>
          <w:szCs w:val="24"/>
          <w:lang w:val="en-US"/>
        </w:rPr>
        <w:t xml:space="preserve"> bundle was scoured</w:t>
      </w:r>
      <w:r w:rsidR="00034344" w:rsidRPr="445CD04A">
        <w:rPr>
          <w:sz w:val="24"/>
          <w:szCs w:val="24"/>
          <w:lang w:val="en-US"/>
        </w:rPr>
        <w:t xml:space="preserve"> twice </w:t>
      </w:r>
      <w:r w:rsidR="00185E74" w:rsidRPr="445CD04A">
        <w:rPr>
          <w:sz w:val="24"/>
          <w:szCs w:val="24"/>
          <w:lang w:val="en-US"/>
        </w:rPr>
        <w:t>per week</w:t>
      </w:r>
      <w:r>
        <w:rPr>
          <w:sz w:val="24"/>
          <w:szCs w:val="24"/>
          <w:lang w:val="en-US"/>
        </w:rPr>
        <w:t xml:space="preserve"> (and prior to liquid and biomass sampling)</w:t>
      </w:r>
      <w:r w:rsidR="00185E74" w:rsidRPr="445CD04A">
        <w:rPr>
          <w:sz w:val="24"/>
          <w:szCs w:val="24"/>
          <w:lang w:val="en-US"/>
        </w:rPr>
        <w:t xml:space="preserve"> </w:t>
      </w:r>
      <w:r>
        <w:rPr>
          <w:sz w:val="24"/>
          <w:szCs w:val="24"/>
          <w:lang w:val="en-US"/>
        </w:rPr>
        <w:t xml:space="preserve">by isolating the reactor from system </w:t>
      </w:r>
      <w:r w:rsidRPr="00BC3FBF">
        <w:rPr>
          <w:sz w:val="24"/>
          <w:szCs w:val="24"/>
          <w:lang w:val="en-US"/>
        </w:rPr>
        <w:t xml:space="preserve">periphery </w:t>
      </w:r>
      <w:r w:rsidR="00034344" w:rsidRPr="00BC3FBF">
        <w:rPr>
          <w:sz w:val="24"/>
          <w:szCs w:val="24"/>
          <w:lang w:val="en-US"/>
        </w:rPr>
        <w:t>in a secondary loop</w:t>
      </w:r>
      <w:r w:rsidR="00B83416" w:rsidRPr="00BC3FBF">
        <w:rPr>
          <w:sz w:val="24"/>
          <w:szCs w:val="24"/>
          <w:lang w:val="en-US"/>
        </w:rPr>
        <w:t xml:space="preserve">. </w:t>
      </w:r>
      <w:r w:rsidR="00034344" w:rsidRPr="00BC3FBF">
        <w:rPr>
          <w:sz w:val="24"/>
          <w:szCs w:val="24"/>
          <w:lang w:val="en-US"/>
        </w:rPr>
        <w:t>The recirculation rate wa</w:t>
      </w:r>
      <w:r w:rsidR="001A67C3" w:rsidRPr="00BC3FBF">
        <w:rPr>
          <w:sz w:val="24"/>
          <w:szCs w:val="24"/>
          <w:lang w:val="en-US"/>
        </w:rPr>
        <w:t>s</w:t>
      </w:r>
      <w:r w:rsidR="00034344" w:rsidRPr="00BC3FBF">
        <w:rPr>
          <w:sz w:val="24"/>
          <w:szCs w:val="24"/>
          <w:lang w:val="en-US"/>
        </w:rPr>
        <w:t xml:space="preserve"> then increased</w:t>
      </w:r>
      <w:r w:rsidR="001A67C3" w:rsidRPr="00BC3FBF">
        <w:rPr>
          <w:sz w:val="24"/>
          <w:szCs w:val="24"/>
          <w:lang w:val="en-US"/>
        </w:rPr>
        <w:t xml:space="preserve"> from 0.2 L/min </w:t>
      </w:r>
      <w:r w:rsidR="00034344" w:rsidRPr="00BC3FBF">
        <w:rPr>
          <w:sz w:val="24"/>
          <w:szCs w:val="24"/>
          <w:lang w:val="en-US"/>
        </w:rPr>
        <w:t>to</w:t>
      </w:r>
      <w:r w:rsidR="00034344" w:rsidRPr="00BC3FBF">
        <w:rPr>
          <w:color w:val="FF0000"/>
          <w:sz w:val="24"/>
          <w:szCs w:val="24"/>
          <w:lang w:val="en-US"/>
        </w:rPr>
        <w:t xml:space="preserve"> </w:t>
      </w:r>
      <w:r w:rsidR="00034344" w:rsidRPr="00BC3FBF">
        <w:rPr>
          <w:sz w:val="24"/>
          <w:szCs w:val="24"/>
          <w:lang w:val="en-US"/>
        </w:rPr>
        <w:t xml:space="preserve">approximately </w:t>
      </w:r>
      <w:r w:rsidR="001A67C3" w:rsidRPr="00BC3FBF">
        <w:rPr>
          <w:sz w:val="24"/>
          <w:szCs w:val="24"/>
          <w:lang w:val="en-US"/>
        </w:rPr>
        <w:t>3.5</w:t>
      </w:r>
      <w:r w:rsidR="001E1948" w:rsidRPr="00BC3FBF">
        <w:rPr>
          <w:sz w:val="24"/>
          <w:szCs w:val="24"/>
          <w:lang w:val="en-US"/>
        </w:rPr>
        <w:t> </w:t>
      </w:r>
      <w:r w:rsidR="00034344" w:rsidRPr="00BC3FBF">
        <w:rPr>
          <w:sz w:val="24"/>
          <w:szCs w:val="24"/>
          <w:lang w:val="en-US"/>
        </w:rPr>
        <w:t>L/min</w:t>
      </w:r>
      <w:r w:rsidR="00034344" w:rsidRPr="00BC3FBF">
        <w:rPr>
          <w:color w:val="FF0000"/>
          <w:sz w:val="24"/>
          <w:szCs w:val="24"/>
          <w:lang w:val="en-US"/>
        </w:rPr>
        <w:t xml:space="preserve"> </w:t>
      </w:r>
      <w:r w:rsidR="00034344" w:rsidRPr="00BC3FBF">
        <w:rPr>
          <w:sz w:val="24"/>
          <w:szCs w:val="24"/>
          <w:lang w:val="en-US"/>
        </w:rPr>
        <w:t>in both the forward and reverse direction</w:t>
      </w:r>
      <w:r w:rsidR="005C31E1" w:rsidRPr="00BC3FBF">
        <w:rPr>
          <w:sz w:val="24"/>
          <w:szCs w:val="24"/>
          <w:lang w:val="en-US"/>
        </w:rPr>
        <w:t xml:space="preserve">. </w:t>
      </w:r>
      <w:r w:rsidR="00B83416">
        <w:rPr>
          <w:sz w:val="24"/>
          <w:szCs w:val="24"/>
          <w:lang w:val="en-US"/>
        </w:rPr>
        <w:t xml:space="preserve"> </w:t>
      </w:r>
    </w:p>
    <w:p w14:paraId="397C994E" w14:textId="77777777" w:rsidR="00F476F1" w:rsidRDefault="00F476F1" w:rsidP="00C878F1">
      <w:pPr>
        <w:spacing w:after="0" w:line="360" w:lineRule="auto"/>
        <w:jc w:val="both"/>
        <w:rPr>
          <w:sz w:val="24"/>
          <w:szCs w:val="24"/>
        </w:rPr>
      </w:pPr>
    </w:p>
    <w:p w14:paraId="7C120792" w14:textId="18FBDA69" w:rsidR="00F476F1" w:rsidRDefault="00034344" w:rsidP="00C878F1">
      <w:pPr>
        <w:spacing w:after="0" w:line="360" w:lineRule="auto"/>
        <w:jc w:val="both"/>
        <w:rPr>
          <w:sz w:val="24"/>
          <w:szCs w:val="24"/>
        </w:rPr>
      </w:pPr>
      <w:r w:rsidRPr="445CD04A">
        <w:rPr>
          <w:sz w:val="24"/>
          <w:szCs w:val="24"/>
        </w:rPr>
        <w:t>Reactor influent media, reactor bulk liquid, and effluent waste liquid were analyzed for soluble chemical oxygen demand (SCOD)</w:t>
      </w:r>
      <w:r w:rsidR="004E6A98" w:rsidRPr="445CD04A">
        <w:rPr>
          <w:sz w:val="24"/>
          <w:szCs w:val="24"/>
        </w:rPr>
        <w:t xml:space="preserve"> </w:t>
      </w:r>
      <w:r w:rsidRPr="445CD04A">
        <w:rPr>
          <w:sz w:val="24"/>
          <w:szCs w:val="24"/>
        </w:rPr>
        <w:t>(TNT 821, Hach Company, Loveland, CO, USA), ammonia (TNT</w:t>
      </w:r>
      <w:r w:rsidR="00286042">
        <w:rPr>
          <w:sz w:val="24"/>
          <w:szCs w:val="24"/>
        </w:rPr>
        <w:t> </w:t>
      </w:r>
      <w:r w:rsidRPr="445CD04A">
        <w:rPr>
          <w:sz w:val="24"/>
          <w:szCs w:val="24"/>
        </w:rPr>
        <w:t>832, Hach Company, Loveland, CO, USA), and total and volatile suspended solids (TSS/VSS) (Standard Method 2540D)</w:t>
      </w:r>
      <w:r w:rsidR="005C31E1">
        <w:rPr>
          <w:sz w:val="24"/>
          <w:szCs w:val="24"/>
        </w:rPr>
        <w:t xml:space="preserve">. </w:t>
      </w:r>
      <w:r w:rsidR="00B83416">
        <w:rPr>
          <w:sz w:val="24"/>
          <w:szCs w:val="24"/>
        </w:rPr>
        <w:t xml:space="preserve"> </w:t>
      </w:r>
      <w:r w:rsidRPr="445CD04A">
        <w:rPr>
          <w:sz w:val="24"/>
          <w:szCs w:val="24"/>
        </w:rPr>
        <w:t xml:space="preserve">Volatile fatty acids (VFA), acetate, propionate, and butyrate, were measured by a gas chromatograph equipped with a flame ionization detector (GC-FID) (TRACETM </w:t>
      </w:r>
      <w:r w:rsidRPr="445CD04A">
        <w:rPr>
          <w:sz w:val="24"/>
          <w:szCs w:val="24"/>
        </w:rPr>
        <w:lastRenderedPageBreak/>
        <w:t>1310 GC Analyzer for Permanent Gases &amp; Trace Impurities, Thermo-Fisher Scientific, Waltham, MA, USA)</w:t>
      </w:r>
      <w:r w:rsidR="005C31E1">
        <w:rPr>
          <w:sz w:val="24"/>
          <w:szCs w:val="24"/>
        </w:rPr>
        <w:t xml:space="preserve">. </w:t>
      </w:r>
      <w:r w:rsidR="00B83416">
        <w:rPr>
          <w:sz w:val="24"/>
          <w:szCs w:val="24"/>
        </w:rPr>
        <w:t xml:space="preserve"> </w:t>
      </w:r>
    </w:p>
    <w:p w14:paraId="50FB4870" w14:textId="77777777" w:rsidR="00F40D8E" w:rsidRDefault="00F40D8E" w:rsidP="00C878F1">
      <w:pPr>
        <w:spacing w:after="0" w:line="360" w:lineRule="auto"/>
        <w:jc w:val="both"/>
        <w:rPr>
          <w:sz w:val="24"/>
          <w:szCs w:val="24"/>
        </w:rPr>
      </w:pPr>
    </w:p>
    <w:p w14:paraId="1DABA235" w14:textId="77777777" w:rsidR="00F40D8E" w:rsidRDefault="00BD78D2" w:rsidP="00F40D8E">
      <w:pPr>
        <w:spacing w:after="0" w:line="360" w:lineRule="auto"/>
        <w:jc w:val="both"/>
        <w:rPr>
          <w:sz w:val="24"/>
          <w:szCs w:val="24"/>
          <w:lang w:val="en-US"/>
        </w:rPr>
      </w:pPr>
      <w:r w:rsidRPr="00F40D8E">
        <w:rPr>
          <w:sz w:val="24"/>
          <w:szCs w:val="24"/>
        </w:rPr>
        <w:t>The</w:t>
      </w:r>
      <w:r w:rsidRPr="00F40D8E">
        <w:rPr>
          <w:sz w:val="24"/>
          <w:szCs w:val="24"/>
          <w:lang w:val="en-US"/>
        </w:rPr>
        <w:t xml:space="preserve"> approach to calculate hydraulic retention time (HRT) and solids retention time (SRT) were modified slightly from the traditional approaches to include the volume of samples removed from the reactor vessel and effluent line for routine analysis. This approach was applied for two key reasons; 1) the relative volume of liquid sampled for routine analysis was high compared to total liquid volume and 2) the TSS in the reactor vessel was higher than the TSS at the effluent. To account for these non-negligible effects, the following adapted equations were applied following routine TSS/VSS measurements as follows:</w:t>
      </w:r>
    </w:p>
    <w:p w14:paraId="6E3F9868" w14:textId="1DF1B98D" w:rsidR="00BD78D2" w:rsidRPr="00F40D8E" w:rsidRDefault="00000000" w:rsidP="00F40D8E">
      <w:pPr>
        <w:spacing w:after="0" w:line="360" w:lineRule="auto"/>
        <w:jc w:val="both"/>
        <w:rPr>
          <w:sz w:val="24"/>
          <w:szCs w:val="24"/>
          <w:lang w:val="en-US"/>
        </w:rPr>
      </w:pPr>
      <m:oMathPara>
        <m:oMath>
          <m:eqArr>
            <m:eqArrPr>
              <m:maxDist m:val="1"/>
              <m:ctrlPr>
                <w:rPr>
                  <w:rFonts w:ascii="Cambria Math" w:hAnsi="Cambria Math"/>
                  <w:i/>
                  <w:sz w:val="24"/>
                  <w:szCs w:val="24"/>
                  <w:lang w:val="en-US"/>
                </w:rPr>
              </m:ctrlPr>
            </m:eqArrPr>
            <m:e>
              <m:r>
                <w:rPr>
                  <w:rFonts w:ascii="Cambria Math" w:hAnsi="Cambria Math"/>
                  <w:sz w:val="24"/>
                  <w:szCs w:val="24"/>
                  <w:lang w:val="en-US"/>
                </w:rPr>
                <m:t xml:space="preserve">Hydraulic retention time </m:t>
              </m:r>
              <m:d>
                <m:dPr>
                  <m:ctrlPr>
                    <w:rPr>
                      <w:rFonts w:ascii="Cambria Math" w:hAnsi="Cambria Math"/>
                      <w:i/>
                      <w:sz w:val="24"/>
                      <w:szCs w:val="24"/>
                      <w:lang w:val="en-US"/>
                    </w:rPr>
                  </m:ctrlPr>
                </m:dPr>
                <m:e>
                  <m:r>
                    <w:rPr>
                      <w:rFonts w:ascii="Cambria Math" w:hAnsi="Cambria Math"/>
                      <w:sz w:val="24"/>
                      <w:szCs w:val="24"/>
                      <w:lang w:val="en-US"/>
                    </w:rPr>
                    <m:t>HRT, days</m:t>
                  </m:r>
                </m:e>
              </m:d>
              <m:r>
                <w:rPr>
                  <w:rFonts w:ascii="Cambria Math" w:hAnsi="Cambria Math"/>
                  <w:sz w:val="24"/>
                  <w:szCs w:val="24"/>
                  <w:lang w:val="en-US"/>
                </w:rPr>
                <m:t xml:space="preserve">= </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l</m:t>
                      </m:r>
                    </m:sub>
                  </m:sSub>
                </m:num>
                <m:den>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lang w:val="en-US"/>
                        </w:rPr>
                        <m:t>e</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lang w:val="en-US"/>
                        </w:rPr>
                        <m:t>v</m:t>
                      </m:r>
                    </m:sub>
                  </m:sSub>
                </m:den>
              </m:f>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2</m:t>
                  </m:r>
                </m:e>
              </m:d>
            </m:e>
          </m:eqArr>
          <m:r>
            <m:rPr>
              <m:sty m:val="p"/>
            </m:rPr>
            <w:rPr>
              <w:rFonts w:ascii="Cambria Math" w:hAnsi="Cambria Math"/>
              <w:sz w:val="24"/>
              <w:szCs w:val="24"/>
              <w:lang w:val="en-US"/>
            </w:rPr>
            <w:br/>
          </m:r>
        </m:oMath>
        <m:oMath>
          <m:r>
            <m:rPr>
              <m:sty m:val="p"/>
            </m:rPr>
            <w:rPr>
              <w:rFonts w:ascii="Cambria Math" w:hAnsi="Cambria Math"/>
              <w:sz w:val="24"/>
              <w:szCs w:val="24"/>
              <w:lang w:val="en-US"/>
            </w:rPr>
            <w:br/>
          </m:r>
        </m:oMath>
        <m:oMath>
          <m:eqArr>
            <m:eqArrPr>
              <m:maxDist m:val="1"/>
              <m:ctrlPr>
                <w:rPr>
                  <w:rFonts w:ascii="Cambria Math" w:hAnsi="Cambria Math"/>
                  <w:i/>
                  <w:sz w:val="24"/>
                  <w:szCs w:val="24"/>
                  <w:lang w:val="en-US"/>
                </w:rPr>
              </m:ctrlPr>
            </m:eqArrPr>
            <m:e>
              <m:r>
                <w:rPr>
                  <w:rFonts w:ascii="Cambria Math" w:hAnsi="Cambria Math"/>
                  <w:sz w:val="24"/>
                  <w:szCs w:val="24"/>
                  <w:lang w:val="en-US"/>
                </w:rPr>
                <m:t xml:space="preserve">Solids retention time </m:t>
              </m:r>
              <m:d>
                <m:dPr>
                  <m:ctrlPr>
                    <w:rPr>
                      <w:rFonts w:ascii="Cambria Math" w:hAnsi="Cambria Math"/>
                      <w:i/>
                      <w:sz w:val="24"/>
                      <w:szCs w:val="24"/>
                      <w:lang w:val="en-US"/>
                    </w:rPr>
                  </m:ctrlPr>
                </m:dPr>
                <m:e>
                  <m:r>
                    <w:rPr>
                      <w:rFonts w:ascii="Cambria Math" w:hAnsi="Cambria Math"/>
                      <w:sz w:val="24"/>
                      <w:szCs w:val="24"/>
                      <w:lang w:val="en-US"/>
                    </w:rPr>
                    <m:t>SRT, days</m:t>
                  </m:r>
                </m:e>
              </m:d>
              <m:r>
                <w:rPr>
                  <w:rFonts w:ascii="Cambria Math" w:hAnsi="Cambria Math"/>
                  <w:sz w:val="24"/>
                  <w:szCs w:val="24"/>
                  <w:lang w:val="en-US"/>
                </w:rPr>
                <m:t xml:space="preserve">= </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TSS</m:t>
                      </m:r>
                    </m:e>
                    <m:sub>
                      <m:r>
                        <w:rPr>
                          <w:rFonts w:ascii="Cambria Math" w:hAnsi="Cambria Math"/>
                          <w:sz w:val="24"/>
                          <w:szCs w:val="24"/>
                          <w:lang w:val="en-US"/>
                        </w:rPr>
                        <m:t>v</m:t>
                      </m:r>
                    </m:sub>
                  </m:sSub>
                </m:num>
                <m:den>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lang w:val="en-US"/>
                        </w:rPr>
                        <m:t>e</m:t>
                      </m:r>
                    </m:sub>
                  </m:sSub>
                  <m:sSub>
                    <m:sSubPr>
                      <m:ctrlPr>
                        <w:rPr>
                          <w:rFonts w:ascii="Cambria Math" w:hAnsi="Cambria Math"/>
                          <w:i/>
                          <w:sz w:val="24"/>
                          <w:szCs w:val="24"/>
                          <w:lang w:val="en-US"/>
                        </w:rPr>
                      </m:ctrlPr>
                    </m:sSubPr>
                    <m:e>
                      <m:r>
                        <w:rPr>
                          <w:rFonts w:ascii="Cambria Math" w:hAnsi="Cambria Math"/>
                          <w:sz w:val="24"/>
                          <w:szCs w:val="24"/>
                          <w:lang w:val="en-US"/>
                        </w:rPr>
                        <m:t>TSS</m:t>
                      </m:r>
                    </m:e>
                    <m:sub>
                      <m:r>
                        <w:rPr>
                          <w:rFonts w:ascii="Cambria Math" w:hAnsi="Cambria Math"/>
                          <w:sz w:val="24"/>
                          <w:szCs w:val="24"/>
                          <w:lang w:val="en-US"/>
                        </w:rPr>
                        <m:t>e</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lang w:val="en-US"/>
                        </w:rPr>
                        <m:t>v</m:t>
                      </m:r>
                    </m:sub>
                  </m:sSub>
                  <m:sSub>
                    <m:sSubPr>
                      <m:ctrlPr>
                        <w:rPr>
                          <w:rFonts w:ascii="Cambria Math" w:hAnsi="Cambria Math"/>
                          <w:i/>
                          <w:sz w:val="24"/>
                          <w:szCs w:val="24"/>
                          <w:lang w:val="en-US"/>
                        </w:rPr>
                      </m:ctrlPr>
                    </m:sSubPr>
                    <m:e>
                      <m:r>
                        <w:rPr>
                          <w:rFonts w:ascii="Cambria Math" w:hAnsi="Cambria Math"/>
                          <w:sz w:val="24"/>
                          <w:szCs w:val="24"/>
                          <w:lang w:val="en-US"/>
                        </w:rPr>
                        <m:t>TSS</m:t>
                      </m:r>
                    </m:e>
                    <m:sub>
                      <m:r>
                        <w:rPr>
                          <w:rFonts w:ascii="Cambria Math" w:hAnsi="Cambria Math"/>
                          <w:sz w:val="24"/>
                          <w:szCs w:val="24"/>
                          <w:lang w:val="en-US"/>
                        </w:rPr>
                        <m:t>v</m:t>
                      </m:r>
                    </m:sub>
                  </m:sSub>
                </m:den>
              </m:f>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3</m:t>
                  </m:r>
                </m:e>
              </m:d>
            </m:e>
          </m:eqArr>
        </m:oMath>
      </m:oMathPara>
    </w:p>
    <w:p w14:paraId="5887113F" w14:textId="0BBA28AC" w:rsidR="00BD78D2" w:rsidRPr="00F40D8E" w:rsidRDefault="00977A9E" w:rsidP="00BD78D2">
      <w:pPr>
        <w:spacing w:after="0" w:line="360" w:lineRule="auto"/>
        <w:jc w:val="both"/>
        <w:rPr>
          <w:sz w:val="24"/>
          <w:szCs w:val="24"/>
        </w:rPr>
      </w:pPr>
      <w:r w:rsidRPr="00F40D8E">
        <w:rPr>
          <w:sz w:val="24"/>
          <w:szCs w:val="24"/>
          <w:lang w:val="en-US"/>
        </w:rPr>
        <w:t>SRT</w:t>
      </w:r>
      <w:r w:rsidR="00BD78D2" w:rsidRPr="00F40D8E">
        <w:rPr>
          <w:sz w:val="24"/>
          <w:szCs w:val="24"/>
          <w:lang w:val="en-US"/>
        </w:rPr>
        <w:t xml:space="preserve"> was calculated considering planktonic growth and biofilm solids that were knocked loose from the membranes during mixing. Thus, the reported SRT is only a partial representation of the true system SRT, since the biofilm never fully detached.</w:t>
      </w:r>
    </w:p>
    <w:p w14:paraId="30284618" w14:textId="05441B32" w:rsidR="00F476F1" w:rsidRPr="005F6977" w:rsidRDefault="00034344" w:rsidP="005F6977">
      <w:pPr>
        <w:pStyle w:val="Heading2"/>
        <w:numPr>
          <w:ilvl w:val="1"/>
          <w:numId w:val="17"/>
        </w:numPr>
      </w:pPr>
      <w:bookmarkStart w:id="13" w:name="_gphx7in51ocj"/>
      <w:bookmarkEnd w:id="13"/>
      <w:r w:rsidRPr="445CD04A">
        <w:t>Specific CH</w:t>
      </w:r>
      <w:r w:rsidRPr="445CD04A">
        <w:rPr>
          <w:vertAlign w:val="subscript"/>
        </w:rPr>
        <w:t>4</w:t>
      </w:r>
      <w:r w:rsidRPr="445CD04A">
        <w:t xml:space="preserve"> production rate</w:t>
      </w:r>
    </w:p>
    <w:p w14:paraId="73BF6528" w14:textId="05438528" w:rsidR="003415A5" w:rsidRDefault="00490379" w:rsidP="00DD3143">
      <w:pPr>
        <w:pStyle w:val="ListParagraph"/>
        <w:spacing w:after="0" w:line="360" w:lineRule="auto"/>
        <w:ind w:left="0"/>
        <w:jc w:val="both"/>
        <w:rPr>
          <w:sz w:val="24"/>
          <w:szCs w:val="24"/>
          <w:lang w:val="en-US"/>
        </w:rPr>
      </w:pPr>
      <w:r>
        <w:rPr>
          <w:sz w:val="24"/>
          <w:szCs w:val="24"/>
        </w:rPr>
        <w:t>All gas</w:t>
      </w:r>
      <w:r w:rsidR="00313735" w:rsidRPr="00313735">
        <w:rPr>
          <w:sz w:val="24"/>
          <w:szCs w:val="24"/>
        </w:rPr>
        <w:t xml:space="preserve"> volume measurements and delivery setpoints</w:t>
      </w:r>
      <w:r>
        <w:rPr>
          <w:sz w:val="24"/>
          <w:szCs w:val="24"/>
        </w:rPr>
        <w:t xml:space="preserve"> were </w:t>
      </w:r>
      <w:r w:rsidR="0056061B">
        <w:rPr>
          <w:sz w:val="24"/>
          <w:szCs w:val="24"/>
        </w:rPr>
        <w:t>corrected</w:t>
      </w:r>
      <w:r w:rsidR="00313735" w:rsidRPr="00313735">
        <w:rPr>
          <w:sz w:val="24"/>
          <w:szCs w:val="24"/>
        </w:rPr>
        <w:t xml:space="preserve"> to standard temperature and pressure (STP, temperature</w:t>
      </w:r>
      <w:r w:rsidR="00BC3FBF">
        <w:rPr>
          <w:sz w:val="24"/>
          <w:szCs w:val="24"/>
        </w:rPr>
        <w:t> </w:t>
      </w:r>
      <w:r w:rsidR="00313735" w:rsidRPr="00313735">
        <w:rPr>
          <w:sz w:val="24"/>
          <w:szCs w:val="24"/>
        </w:rPr>
        <w:t>=</w:t>
      </w:r>
      <w:r w:rsidR="00BC3FBF">
        <w:rPr>
          <w:sz w:val="24"/>
          <w:szCs w:val="24"/>
        </w:rPr>
        <w:t> </w:t>
      </w:r>
      <w:r w:rsidR="00313735" w:rsidRPr="00313735">
        <w:rPr>
          <w:sz w:val="24"/>
          <w:szCs w:val="24"/>
        </w:rPr>
        <w:t>273.15</w:t>
      </w:r>
      <w:r w:rsidR="00BC3FBF">
        <w:rPr>
          <w:sz w:val="24"/>
          <w:szCs w:val="24"/>
        </w:rPr>
        <w:t> </w:t>
      </w:r>
      <w:r w:rsidR="00313735" w:rsidRPr="00313735">
        <w:rPr>
          <w:sz w:val="24"/>
          <w:szCs w:val="24"/>
        </w:rPr>
        <w:t>K, pressure</w:t>
      </w:r>
      <w:r w:rsidR="00BC3FBF">
        <w:rPr>
          <w:sz w:val="24"/>
          <w:szCs w:val="24"/>
        </w:rPr>
        <w:t> </w:t>
      </w:r>
      <w:r w:rsidR="00313735" w:rsidRPr="00313735">
        <w:rPr>
          <w:sz w:val="24"/>
          <w:szCs w:val="24"/>
        </w:rPr>
        <w:t>=</w:t>
      </w:r>
      <w:r w:rsidR="00BC3FBF">
        <w:rPr>
          <w:sz w:val="24"/>
          <w:szCs w:val="24"/>
        </w:rPr>
        <w:t> </w:t>
      </w:r>
      <w:r w:rsidR="00313735" w:rsidRPr="00313735">
        <w:rPr>
          <w:sz w:val="24"/>
          <w:szCs w:val="24"/>
        </w:rPr>
        <w:t>1</w:t>
      </w:r>
      <w:r w:rsidR="00BC3FBF">
        <w:rPr>
          <w:sz w:val="24"/>
          <w:szCs w:val="24"/>
        </w:rPr>
        <w:t> </w:t>
      </w:r>
      <w:r w:rsidR="00313735" w:rsidRPr="00313735">
        <w:rPr>
          <w:sz w:val="24"/>
          <w:szCs w:val="24"/>
        </w:rPr>
        <w:t xml:space="preserve">atm). Ideal </w:t>
      </w:r>
      <w:r w:rsidR="00A01233">
        <w:rPr>
          <w:sz w:val="24"/>
          <w:szCs w:val="24"/>
        </w:rPr>
        <w:t>g</w:t>
      </w:r>
      <w:r w:rsidR="00A01233" w:rsidRPr="00313735">
        <w:rPr>
          <w:sz w:val="24"/>
          <w:szCs w:val="24"/>
        </w:rPr>
        <w:t xml:space="preserve">as </w:t>
      </w:r>
      <w:r w:rsidR="00313735" w:rsidRPr="00313735">
        <w:rPr>
          <w:sz w:val="24"/>
          <w:szCs w:val="24"/>
        </w:rPr>
        <w:t xml:space="preserve">behavior was assumed for conversion between molar and volumetric values. </w:t>
      </w:r>
      <w:r w:rsidR="6F7B62F7" w:rsidRPr="7B874FF8">
        <w:rPr>
          <w:sz w:val="24"/>
          <w:szCs w:val="24"/>
          <w:lang w:val="en-US"/>
        </w:rPr>
        <w:t>For performance evaluations and comparison to literature, the reported CH</w:t>
      </w:r>
      <w:r w:rsidR="6F7B62F7" w:rsidRPr="7B874FF8">
        <w:rPr>
          <w:sz w:val="24"/>
          <w:szCs w:val="24"/>
          <w:vertAlign w:val="subscript"/>
          <w:lang w:val="en-US"/>
        </w:rPr>
        <w:t>4</w:t>
      </w:r>
      <w:r w:rsidR="6F7B62F7" w:rsidRPr="7B874FF8">
        <w:rPr>
          <w:sz w:val="24"/>
          <w:szCs w:val="24"/>
          <w:lang w:val="en-US"/>
        </w:rPr>
        <w:t xml:space="preserve"> production rate </w:t>
      </w:r>
      <w:r w:rsidR="37BECFBB" w:rsidRPr="7B874FF8">
        <w:rPr>
          <w:sz w:val="24"/>
          <w:szCs w:val="24"/>
          <w:lang w:val="en-US"/>
        </w:rPr>
        <w:t xml:space="preserve">was </w:t>
      </w:r>
      <w:r w:rsidR="6F7B62F7" w:rsidRPr="7B874FF8">
        <w:rPr>
          <w:sz w:val="24"/>
          <w:szCs w:val="24"/>
          <w:lang w:val="en-US"/>
        </w:rPr>
        <w:t>normalized to t</w:t>
      </w:r>
      <w:r w:rsidR="00DD3143">
        <w:rPr>
          <w:sz w:val="24"/>
          <w:szCs w:val="24"/>
          <w:lang w:val="en-US"/>
        </w:rPr>
        <w:t xml:space="preserve">wo </w:t>
      </w:r>
      <w:r w:rsidR="6F7B62F7" w:rsidRPr="7B874FF8">
        <w:rPr>
          <w:sz w:val="24"/>
          <w:szCs w:val="24"/>
          <w:lang w:val="en-US"/>
        </w:rPr>
        <w:t>features</w:t>
      </w:r>
      <w:r w:rsidR="37BECFBB" w:rsidRPr="7B874FF8">
        <w:rPr>
          <w:sz w:val="24"/>
          <w:szCs w:val="24"/>
          <w:lang w:val="en-US"/>
        </w:rPr>
        <w:t>:</w:t>
      </w:r>
      <w:r w:rsidR="6F7B62F7" w:rsidRPr="7B874FF8">
        <w:rPr>
          <w:sz w:val="24"/>
          <w:szCs w:val="24"/>
          <w:lang w:val="en-US"/>
        </w:rPr>
        <w:t xml:space="preserve"> </w:t>
      </w:r>
      <w:r w:rsidR="37BECFBB" w:rsidRPr="7B874FF8">
        <w:rPr>
          <w:sz w:val="24"/>
          <w:szCs w:val="24"/>
          <w:lang w:val="en-US"/>
        </w:rPr>
        <w:t xml:space="preserve">(i) </w:t>
      </w:r>
      <w:r w:rsidR="6F7B62F7" w:rsidRPr="7B874FF8">
        <w:rPr>
          <w:sz w:val="24"/>
          <w:szCs w:val="24"/>
          <w:lang w:val="en-US"/>
        </w:rPr>
        <w:t xml:space="preserve">the </w:t>
      </w:r>
      <w:r w:rsidR="00D8182A">
        <w:rPr>
          <w:sz w:val="24"/>
          <w:szCs w:val="24"/>
          <w:lang w:val="en-US"/>
        </w:rPr>
        <w:t>reactor volume</w:t>
      </w:r>
      <w:r w:rsidR="5C548AC2" w:rsidRPr="7B874FF8">
        <w:rPr>
          <w:sz w:val="24"/>
          <w:szCs w:val="24"/>
          <w:lang w:val="en-US"/>
        </w:rPr>
        <w:t xml:space="preserve"> (175</w:t>
      </w:r>
      <w:r w:rsidR="00BC3FBF">
        <w:rPr>
          <w:sz w:val="24"/>
          <w:szCs w:val="24"/>
          <w:lang w:val="en-US"/>
        </w:rPr>
        <w:t> </w:t>
      </w:r>
      <w:r w:rsidR="5C548AC2" w:rsidRPr="7B874FF8">
        <w:rPr>
          <w:sz w:val="24"/>
          <w:szCs w:val="24"/>
          <w:lang w:val="en-US"/>
        </w:rPr>
        <w:t>mL)</w:t>
      </w:r>
      <w:r w:rsidR="00FF1CB4">
        <w:rPr>
          <w:sz w:val="24"/>
          <w:szCs w:val="24"/>
          <w:lang w:val="en-US"/>
        </w:rPr>
        <w:t xml:space="preserve"> according </w:t>
      </w:r>
      <w:r w:rsidR="00FF1CB4" w:rsidRPr="0056061B">
        <w:rPr>
          <w:sz w:val="24"/>
          <w:szCs w:val="24"/>
          <w:lang w:val="en-US"/>
        </w:rPr>
        <w:t>to Equation</w:t>
      </w:r>
      <w:r w:rsidR="00BC3FBF">
        <w:rPr>
          <w:sz w:val="24"/>
          <w:szCs w:val="24"/>
          <w:lang w:val="en-US"/>
        </w:rPr>
        <w:t> </w:t>
      </w:r>
      <w:r w:rsidR="00A07155">
        <w:rPr>
          <w:sz w:val="24"/>
          <w:szCs w:val="24"/>
          <w:lang w:val="en-US"/>
        </w:rPr>
        <w:t>4</w:t>
      </w:r>
      <w:r w:rsidR="178E1BD5" w:rsidRPr="0056061B">
        <w:rPr>
          <w:sz w:val="24"/>
          <w:szCs w:val="24"/>
          <w:lang w:val="en-US"/>
        </w:rPr>
        <w:t>,</w:t>
      </w:r>
      <w:r w:rsidR="00DD3143" w:rsidRPr="0056061B">
        <w:rPr>
          <w:sz w:val="24"/>
          <w:szCs w:val="24"/>
          <w:lang w:val="en-US"/>
        </w:rPr>
        <w:t xml:space="preserve"> to</w:t>
      </w:r>
      <w:r w:rsidR="00DD3143" w:rsidRPr="7B874FF8">
        <w:rPr>
          <w:sz w:val="24"/>
          <w:szCs w:val="24"/>
          <w:lang w:val="en-US"/>
        </w:rPr>
        <w:t xml:space="preserve"> enable comparison to </w:t>
      </w:r>
      <w:r w:rsidR="00DD3143">
        <w:rPr>
          <w:sz w:val="24"/>
          <w:szCs w:val="24"/>
          <w:lang w:val="en-US"/>
        </w:rPr>
        <w:t>many</w:t>
      </w:r>
      <w:r w:rsidR="00DD3143" w:rsidRPr="7B874FF8">
        <w:rPr>
          <w:sz w:val="24"/>
          <w:szCs w:val="24"/>
          <w:lang w:val="en-US"/>
        </w:rPr>
        <w:t xml:space="preserve"> types of </w:t>
      </w:r>
      <w:r w:rsidR="00DD3143">
        <w:rPr>
          <w:sz w:val="24"/>
          <w:szCs w:val="24"/>
          <w:lang w:val="en-US"/>
        </w:rPr>
        <w:t>reactor configurations and</w:t>
      </w:r>
      <w:r w:rsidR="178E1BD5" w:rsidRPr="7B874FF8">
        <w:rPr>
          <w:sz w:val="24"/>
          <w:szCs w:val="24"/>
          <w:lang w:val="en-US"/>
        </w:rPr>
        <w:t xml:space="preserve"> </w:t>
      </w:r>
      <w:r w:rsidR="37BECFBB" w:rsidRPr="7B874FF8">
        <w:rPr>
          <w:sz w:val="24"/>
          <w:szCs w:val="24"/>
          <w:lang w:val="en-US"/>
        </w:rPr>
        <w:t>(i</w:t>
      </w:r>
      <w:r w:rsidR="3B2533D2" w:rsidRPr="7B874FF8">
        <w:rPr>
          <w:sz w:val="24"/>
          <w:szCs w:val="24"/>
          <w:lang w:val="en-US"/>
        </w:rPr>
        <w:t>i</w:t>
      </w:r>
      <w:r w:rsidR="37BECFBB" w:rsidRPr="7B874FF8">
        <w:rPr>
          <w:sz w:val="24"/>
          <w:szCs w:val="24"/>
          <w:lang w:val="en-US"/>
        </w:rPr>
        <w:t xml:space="preserve">) </w:t>
      </w:r>
      <w:r w:rsidR="6F7B62F7" w:rsidRPr="7B874FF8">
        <w:rPr>
          <w:sz w:val="24"/>
          <w:szCs w:val="24"/>
          <w:lang w:val="en-US"/>
        </w:rPr>
        <w:t>the membrane surface area</w:t>
      </w:r>
      <w:r w:rsidR="59D0DEFF" w:rsidRPr="7B874FF8">
        <w:rPr>
          <w:sz w:val="24"/>
          <w:szCs w:val="24"/>
          <w:lang w:val="en-US"/>
        </w:rPr>
        <w:t xml:space="preserve"> (0.154</w:t>
      </w:r>
      <w:r w:rsidR="00BC3FBF">
        <w:rPr>
          <w:sz w:val="24"/>
          <w:szCs w:val="24"/>
          <w:lang w:val="en-US"/>
        </w:rPr>
        <w:t> </w:t>
      </w:r>
      <w:r w:rsidR="59D0DEFF" w:rsidRPr="7B874FF8">
        <w:rPr>
          <w:sz w:val="24"/>
          <w:szCs w:val="24"/>
          <w:lang w:val="en-US"/>
        </w:rPr>
        <w:t>m</w:t>
      </w:r>
      <w:r w:rsidR="59D0DEFF" w:rsidRPr="7B874FF8">
        <w:rPr>
          <w:sz w:val="24"/>
          <w:szCs w:val="24"/>
          <w:vertAlign w:val="superscript"/>
          <w:lang w:val="en-US"/>
        </w:rPr>
        <w:t>2</w:t>
      </w:r>
      <w:r w:rsidR="59D0DEFF" w:rsidRPr="7B874FF8">
        <w:rPr>
          <w:sz w:val="24"/>
          <w:szCs w:val="24"/>
          <w:lang w:val="en-US"/>
        </w:rPr>
        <w:t>)</w:t>
      </w:r>
      <w:r w:rsidR="00DD3143">
        <w:rPr>
          <w:sz w:val="24"/>
          <w:szCs w:val="24"/>
          <w:lang w:val="en-US"/>
        </w:rPr>
        <w:t xml:space="preserve"> </w:t>
      </w:r>
      <w:r w:rsidR="0056061B">
        <w:rPr>
          <w:sz w:val="24"/>
          <w:szCs w:val="24"/>
          <w:lang w:val="en-US"/>
        </w:rPr>
        <w:t>according to Equation</w:t>
      </w:r>
      <w:r w:rsidR="00BC3FBF">
        <w:rPr>
          <w:sz w:val="24"/>
          <w:szCs w:val="24"/>
          <w:lang w:val="en-US"/>
        </w:rPr>
        <w:t> </w:t>
      </w:r>
      <w:r w:rsidR="00A07155">
        <w:rPr>
          <w:sz w:val="24"/>
          <w:szCs w:val="24"/>
          <w:lang w:val="en-US"/>
        </w:rPr>
        <w:t>5</w:t>
      </w:r>
      <w:r w:rsidR="0056061B">
        <w:rPr>
          <w:sz w:val="24"/>
          <w:szCs w:val="24"/>
          <w:lang w:val="en-US"/>
        </w:rPr>
        <w:t xml:space="preserve">, </w:t>
      </w:r>
      <w:r w:rsidR="00DD3143">
        <w:rPr>
          <w:sz w:val="24"/>
          <w:szCs w:val="24"/>
          <w:lang w:val="en-US"/>
        </w:rPr>
        <w:t xml:space="preserve">to </w:t>
      </w:r>
      <w:r w:rsidR="149A23F1" w:rsidRPr="7B874FF8">
        <w:rPr>
          <w:sz w:val="24"/>
          <w:szCs w:val="24"/>
          <w:lang w:val="en-US"/>
        </w:rPr>
        <w:t>facilitate direct comparison to other membrane-based systems</w:t>
      </w:r>
      <w:r w:rsidR="00DD3143">
        <w:rPr>
          <w:sz w:val="24"/>
          <w:szCs w:val="24"/>
          <w:lang w:val="en-US"/>
        </w:rPr>
        <w:t>.</w:t>
      </w:r>
      <w:r w:rsidR="00FF1CB4">
        <w:rPr>
          <w:sz w:val="24"/>
          <w:szCs w:val="24"/>
          <w:lang w:val="en-US"/>
        </w:rPr>
        <w:t xml:space="preserve"> </w:t>
      </w:r>
    </w:p>
    <w:p w14:paraId="77411CBA" w14:textId="2349C4F6" w:rsidR="00FF1CB4" w:rsidRPr="00FF1CB4" w:rsidRDefault="00000000" w:rsidP="00DD3143">
      <w:pPr>
        <w:pStyle w:val="ListParagraph"/>
        <w:spacing w:after="0" w:line="360" w:lineRule="auto"/>
        <w:ind w:left="0"/>
        <w:jc w:val="both"/>
        <w:rPr>
          <w:sz w:val="24"/>
          <w:szCs w:val="24"/>
        </w:rPr>
      </w:pPr>
      <m:oMathPara>
        <m:oMath>
          <m:eqArr>
            <m:eqArrPr>
              <m:maxDist m:val="1"/>
              <m:ctrlPr>
                <w:rPr>
                  <w:rFonts w:ascii="Cambria Math" w:hAnsi="Cambria Math" w:cstheme="majorHAnsi"/>
                  <w:i/>
                  <w:sz w:val="24"/>
                  <w:szCs w:val="24"/>
                </w:rPr>
              </m:ctrlPr>
            </m:eqArrPr>
            <m:e>
              <m:r>
                <w:rPr>
                  <w:rFonts w:ascii="Cambria Math" w:hAnsi="Cambria Math" w:cstheme="majorHAnsi"/>
                  <w:sz w:val="24"/>
                  <w:szCs w:val="24"/>
                </w:rPr>
                <m:t xml:space="preserve">Volume based </m:t>
              </m:r>
              <m:sSub>
                <m:sSubPr>
                  <m:ctrlPr>
                    <w:rPr>
                      <w:rFonts w:ascii="Cambria Math" w:hAnsi="Cambria Math" w:cstheme="majorHAnsi"/>
                      <w:i/>
                      <w:sz w:val="24"/>
                      <w:szCs w:val="24"/>
                    </w:rPr>
                  </m:ctrlPr>
                </m:sSubPr>
                <m:e>
                  <m:r>
                    <w:rPr>
                      <w:rFonts w:ascii="Cambria Math" w:hAnsi="Cambria Math" w:cstheme="majorHAnsi"/>
                      <w:sz w:val="24"/>
                      <w:szCs w:val="24"/>
                    </w:rPr>
                    <m:t>CH</m:t>
                  </m:r>
                </m:e>
                <m:sub>
                  <m:r>
                    <w:rPr>
                      <w:rFonts w:ascii="Cambria Math" w:hAnsi="Cambria Math" w:cstheme="majorHAnsi"/>
                      <w:sz w:val="24"/>
                      <w:szCs w:val="24"/>
                    </w:rPr>
                    <m:t>4</m:t>
                  </m:r>
                </m:sub>
              </m:sSub>
              <m:r>
                <w:rPr>
                  <w:rFonts w:ascii="Cambria Math" w:hAnsi="Cambria Math" w:cstheme="majorHAnsi"/>
                  <w:sz w:val="24"/>
                  <w:szCs w:val="24"/>
                </w:rPr>
                <m:t xml:space="preserve"> production rate </m:t>
              </m:r>
              <m:d>
                <m:dPr>
                  <m:ctrlPr>
                    <w:rPr>
                      <w:rFonts w:ascii="Cambria Math" w:hAnsi="Cambria Math" w:cstheme="majorHAnsi"/>
                      <w:i/>
                      <w:sz w:val="24"/>
                      <w:szCs w:val="24"/>
                    </w:rPr>
                  </m:ctrlPr>
                </m:dPr>
                <m:e>
                  <m:sSup>
                    <m:sSupPr>
                      <m:ctrlPr>
                        <w:rPr>
                          <w:rFonts w:ascii="Cambria Math" w:hAnsi="Cambria Math" w:cstheme="majorHAnsi"/>
                          <w:i/>
                          <w:sz w:val="24"/>
                          <w:szCs w:val="24"/>
                        </w:rPr>
                      </m:ctrlPr>
                    </m:sSupPr>
                    <m:e>
                      <m:r>
                        <w:rPr>
                          <w:rFonts w:ascii="Cambria Math" w:hAnsi="Cambria Math" w:cstheme="majorHAnsi"/>
                          <w:sz w:val="24"/>
                          <w:szCs w:val="24"/>
                        </w:rPr>
                        <m:t>m</m:t>
                      </m:r>
                    </m:e>
                    <m:sup>
                      <m:r>
                        <w:rPr>
                          <w:rFonts w:ascii="Cambria Math" w:hAnsi="Cambria Math" w:cstheme="majorHAnsi"/>
                          <w:sz w:val="24"/>
                          <w:szCs w:val="24"/>
                        </w:rPr>
                        <m:t>3</m:t>
                      </m:r>
                    </m:sup>
                  </m:sSup>
                  <m:sSub>
                    <m:sSubPr>
                      <m:ctrlPr>
                        <w:rPr>
                          <w:rFonts w:ascii="Cambria Math" w:hAnsi="Cambria Math" w:cstheme="majorHAnsi"/>
                          <w:i/>
                          <w:sz w:val="24"/>
                          <w:szCs w:val="24"/>
                        </w:rPr>
                      </m:ctrlPr>
                    </m:sSubPr>
                    <m:e>
                      <m:r>
                        <w:rPr>
                          <w:rFonts w:ascii="Cambria Math" w:hAnsi="Cambria Math" w:cstheme="majorHAnsi"/>
                          <w:sz w:val="24"/>
                          <w:szCs w:val="24"/>
                        </w:rPr>
                        <m:t>CH</m:t>
                      </m:r>
                    </m:e>
                    <m:sub>
                      <m:r>
                        <w:rPr>
                          <w:rFonts w:ascii="Cambria Math" w:hAnsi="Cambria Math" w:cstheme="majorHAnsi"/>
                          <w:sz w:val="24"/>
                          <w:szCs w:val="24"/>
                        </w:rPr>
                        <m:t>4</m:t>
                      </m:r>
                    </m:sub>
                  </m:sSub>
                  <m:r>
                    <w:rPr>
                      <w:rFonts w:ascii="Cambria Math" w:hAnsi="Cambria Math" w:cstheme="majorHAnsi"/>
                      <w:sz w:val="24"/>
                      <w:szCs w:val="24"/>
                    </w:rPr>
                    <m:t>/</m:t>
                  </m:r>
                  <m:sSup>
                    <m:sSupPr>
                      <m:ctrlPr>
                        <w:rPr>
                          <w:rFonts w:ascii="Cambria Math" w:hAnsi="Cambria Math" w:cstheme="majorHAnsi"/>
                          <w:i/>
                          <w:sz w:val="24"/>
                          <w:szCs w:val="24"/>
                        </w:rPr>
                      </m:ctrlPr>
                    </m:sSupPr>
                    <m:e>
                      <m:r>
                        <w:rPr>
                          <w:rFonts w:ascii="Cambria Math" w:hAnsi="Cambria Math" w:cstheme="majorHAnsi"/>
                          <w:sz w:val="24"/>
                          <w:szCs w:val="24"/>
                        </w:rPr>
                        <m:t>m</m:t>
                      </m:r>
                    </m:e>
                    <m:sup>
                      <m:r>
                        <w:rPr>
                          <w:rFonts w:ascii="Cambria Math" w:hAnsi="Cambria Math" w:cstheme="majorHAnsi"/>
                          <w:sz w:val="24"/>
                          <w:szCs w:val="24"/>
                        </w:rPr>
                        <m:t>3</m:t>
                      </m:r>
                    </m:sup>
                  </m:sSup>
                  <m:r>
                    <w:rPr>
                      <w:rFonts w:ascii="Cambria Math" w:hAnsi="Cambria Math" w:cstheme="majorHAnsi"/>
                      <w:sz w:val="24"/>
                      <w:szCs w:val="24"/>
                    </w:rPr>
                    <m:t>d</m:t>
                  </m:r>
                </m:e>
              </m:d>
              <m:r>
                <w:rPr>
                  <w:rFonts w:ascii="Cambria Math" w:hAnsi="Cambria Math" w:cstheme="majorHAnsi"/>
                  <w:sz w:val="24"/>
                  <w:szCs w:val="24"/>
                </w:rPr>
                <m:t xml:space="preserve">= </m:t>
              </m:r>
              <m:f>
                <m:fPr>
                  <m:ctrlPr>
                    <w:rPr>
                      <w:rFonts w:ascii="Cambria Math" w:hAnsi="Cambria Math" w:cstheme="majorHAnsi"/>
                      <w:i/>
                      <w:sz w:val="24"/>
                      <w:szCs w:val="24"/>
                    </w:rPr>
                  </m:ctrlPr>
                </m:fPr>
                <m:num>
                  <m:sSub>
                    <m:sSubPr>
                      <m:ctrlPr>
                        <w:rPr>
                          <w:rFonts w:ascii="Cambria Math" w:hAnsi="Cambria Math" w:cstheme="majorHAnsi"/>
                          <w:i/>
                          <w:sz w:val="24"/>
                          <w:szCs w:val="24"/>
                        </w:rPr>
                      </m:ctrlPr>
                    </m:sSubPr>
                    <m:e>
                      <m:r>
                        <w:rPr>
                          <w:rFonts w:ascii="Cambria Math" w:hAnsi="Cambria Math" w:cstheme="majorHAnsi"/>
                          <w:sz w:val="24"/>
                          <w:szCs w:val="24"/>
                        </w:rPr>
                        <m:t>C</m:t>
                      </m:r>
                    </m:e>
                    <m:sub>
                      <m:sSub>
                        <m:sSubPr>
                          <m:ctrlPr>
                            <w:rPr>
                              <w:rFonts w:ascii="Cambria Math" w:hAnsi="Cambria Math" w:cstheme="majorHAnsi"/>
                              <w:i/>
                              <w:sz w:val="24"/>
                              <w:szCs w:val="24"/>
                            </w:rPr>
                          </m:ctrlPr>
                        </m:sSubPr>
                        <m:e>
                          <m:r>
                            <w:rPr>
                              <w:rFonts w:ascii="Cambria Math" w:hAnsi="Cambria Math" w:cstheme="majorHAnsi"/>
                              <w:sz w:val="24"/>
                              <w:szCs w:val="24"/>
                            </w:rPr>
                            <m:t>CH</m:t>
                          </m:r>
                        </m:e>
                        <m:sub>
                          <m:r>
                            <w:rPr>
                              <w:rFonts w:ascii="Cambria Math" w:hAnsi="Cambria Math" w:cstheme="majorHAnsi"/>
                              <w:sz w:val="24"/>
                              <w:szCs w:val="24"/>
                            </w:rPr>
                            <m:t>4</m:t>
                          </m:r>
                        </m:sub>
                      </m:sSub>
                    </m:sub>
                  </m:sSub>
                  <m:sSub>
                    <m:sSubPr>
                      <m:ctrlPr>
                        <w:rPr>
                          <w:rFonts w:ascii="Cambria Math" w:hAnsi="Cambria Math" w:cstheme="majorHAnsi"/>
                          <w:i/>
                          <w:sz w:val="24"/>
                          <w:szCs w:val="24"/>
                        </w:rPr>
                      </m:ctrlPr>
                    </m:sSubPr>
                    <m:e>
                      <m:r>
                        <w:rPr>
                          <w:rFonts w:ascii="Cambria Math" w:hAnsi="Cambria Math" w:cstheme="majorHAnsi"/>
                          <w:sz w:val="24"/>
                          <w:szCs w:val="24"/>
                        </w:rPr>
                        <m:t>Q</m:t>
                      </m:r>
                    </m:e>
                    <m:sub>
                      <m:r>
                        <w:rPr>
                          <w:rFonts w:ascii="Cambria Math" w:hAnsi="Cambria Math" w:cstheme="majorHAnsi"/>
                          <w:sz w:val="24"/>
                          <w:szCs w:val="24"/>
                        </w:rPr>
                        <m:t>PG</m:t>
                      </m:r>
                    </m:sub>
                  </m:sSub>
                </m:num>
                <m:den>
                  <m:sSub>
                    <m:sSubPr>
                      <m:ctrlPr>
                        <w:rPr>
                          <w:rFonts w:ascii="Cambria Math" w:hAnsi="Cambria Math" w:cstheme="majorHAnsi"/>
                          <w:i/>
                          <w:sz w:val="24"/>
                          <w:szCs w:val="24"/>
                        </w:rPr>
                      </m:ctrlPr>
                    </m:sSubPr>
                    <m:e>
                      <m:r>
                        <w:rPr>
                          <w:rFonts w:ascii="Cambria Math" w:hAnsi="Cambria Math" w:cstheme="majorHAnsi"/>
                          <w:sz w:val="24"/>
                          <w:szCs w:val="24"/>
                        </w:rPr>
                        <m:t>V</m:t>
                      </m:r>
                    </m:e>
                    <m:sub>
                      <m:r>
                        <w:rPr>
                          <w:rFonts w:ascii="Cambria Math" w:hAnsi="Cambria Math" w:cstheme="majorHAnsi"/>
                          <w:sz w:val="24"/>
                          <w:szCs w:val="24"/>
                        </w:rPr>
                        <m:t>r</m:t>
                      </m:r>
                    </m:sub>
                  </m:sSub>
                </m:den>
              </m:f>
              <m:r>
                <w:rPr>
                  <w:rFonts w:ascii="Cambria Math" w:hAnsi="Cambria Math" w:cstheme="majorHAnsi"/>
                  <w:sz w:val="24"/>
                  <w:szCs w:val="24"/>
                </w:rPr>
                <m:t xml:space="preserve"> #(4)</m:t>
              </m:r>
            </m:e>
          </m:eqArr>
        </m:oMath>
      </m:oMathPara>
    </w:p>
    <w:p w14:paraId="7A4CF0F4" w14:textId="5C293466" w:rsidR="00FF1CB4" w:rsidRPr="00BC3FBF" w:rsidRDefault="00000000" w:rsidP="00DD3143">
      <w:pPr>
        <w:pStyle w:val="ListParagraph"/>
        <w:spacing w:after="0" w:line="360" w:lineRule="auto"/>
        <w:ind w:left="0"/>
        <w:jc w:val="both"/>
        <w:rPr>
          <w:sz w:val="24"/>
          <w:szCs w:val="24"/>
        </w:rPr>
      </w:pPr>
      <m:oMathPara>
        <m:oMath>
          <m:eqArr>
            <m:eqArrPr>
              <m:maxDist m:val="1"/>
              <m:ctrlPr>
                <w:rPr>
                  <w:rFonts w:ascii="Cambria Math" w:hAnsi="Cambria Math" w:cstheme="majorHAnsi"/>
                  <w:i/>
                  <w:sz w:val="24"/>
                  <w:szCs w:val="24"/>
                </w:rPr>
              </m:ctrlPr>
            </m:eqArrPr>
            <m:e>
              <m:r>
                <w:rPr>
                  <w:rFonts w:ascii="Cambria Math" w:hAnsi="Cambria Math" w:cstheme="majorHAnsi"/>
                  <w:sz w:val="24"/>
                  <w:szCs w:val="24"/>
                </w:rPr>
                <m:t xml:space="preserve">Surface area based </m:t>
              </m:r>
              <m:sSub>
                <m:sSubPr>
                  <m:ctrlPr>
                    <w:rPr>
                      <w:rFonts w:ascii="Cambria Math" w:hAnsi="Cambria Math" w:cstheme="majorHAnsi"/>
                      <w:i/>
                      <w:sz w:val="24"/>
                      <w:szCs w:val="24"/>
                    </w:rPr>
                  </m:ctrlPr>
                </m:sSubPr>
                <m:e>
                  <m:r>
                    <w:rPr>
                      <w:rFonts w:ascii="Cambria Math" w:hAnsi="Cambria Math" w:cstheme="majorHAnsi"/>
                      <w:sz w:val="24"/>
                      <w:szCs w:val="24"/>
                    </w:rPr>
                    <m:t>CH</m:t>
                  </m:r>
                </m:e>
                <m:sub>
                  <m:r>
                    <w:rPr>
                      <w:rFonts w:ascii="Cambria Math" w:hAnsi="Cambria Math" w:cstheme="majorHAnsi"/>
                      <w:sz w:val="24"/>
                      <w:szCs w:val="24"/>
                    </w:rPr>
                    <m:t>4</m:t>
                  </m:r>
                </m:sub>
              </m:sSub>
              <m:r>
                <w:rPr>
                  <w:rFonts w:ascii="Cambria Math" w:hAnsi="Cambria Math" w:cstheme="majorHAnsi"/>
                  <w:sz w:val="24"/>
                  <w:szCs w:val="24"/>
                </w:rPr>
                <m:t xml:space="preserve"> production rate </m:t>
              </m:r>
              <m:d>
                <m:dPr>
                  <m:ctrlPr>
                    <w:rPr>
                      <w:rFonts w:ascii="Cambria Math" w:hAnsi="Cambria Math" w:cstheme="majorHAnsi"/>
                      <w:i/>
                      <w:sz w:val="24"/>
                      <w:szCs w:val="24"/>
                    </w:rPr>
                  </m:ctrlPr>
                </m:dPr>
                <m:e>
                  <m:r>
                    <w:rPr>
                      <w:rFonts w:ascii="Cambria Math" w:hAnsi="Cambria Math" w:cstheme="majorHAnsi"/>
                      <w:sz w:val="24"/>
                      <w:szCs w:val="24"/>
                    </w:rPr>
                    <m:t xml:space="preserve">NL </m:t>
                  </m:r>
                  <m:sSub>
                    <m:sSubPr>
                      <m:ctrlPr>
                        <w:rPr>
                          <w:rFonts w:ascii="Cambria Math" w:hAnsi="Cambria Math" w:cstheme="majorHAnsi"/>
                          <w:i/>
                          <w:sz w:val="24"/>
                          <w:szCs w:val="24"/>
                        </w:rPr>
                      </m:ctrlPr>
                    </m:sSubPr>
                    <m:e>
                      <m:r>
                        <w:rPr>
                          <w:rFonts w:ascii="Cambria Math" w:hAnsi="Cambria Math" w:cstheme="majorHAnsi"/>
                          <w:sz w:val="24"/>
                          <w:szCs w:val="24"/>
                        </w:rPr>
                        <m:t>CH</m:t>
                      </m:r>
                    </m:e>
                    <m:sub>
                      <m:r>
                        <w:rPr>
                          <w:rFonts w:ascii="Cambria Math" w:hAnsi="Cambria Math" w:cstheme="majorHAnsi"/>
                          <w:sz w:val="24"/>
                          <w:szCs w:val="24"/>
                        </w:rPr>
                        <m:t>4</m:t>
                      </m:r>
                    </m:sub>
                  </m:sSub>
                  <m:r>
                    <w:rPr>
                      <w:rFonts w:ascii="Cambria Math" w:hAnsi="Cambria Math" w:cstheme="majorHAnsi"/>
                      <w:sz w:val="24"/>
                      <w:szCs w:val="24"/>
                    </w:rPr>
                    <m:t>/</m:t>
                  </m:r>
                  <m:sSup>
                    <m:sSupPr>
                      <m:ctrlPr>
                        <w:rPr>
                          <w:rFonts w:ascii="Cambria Math" w:hAnsi="Cambria Math" w:cstheme="majorHAnsi"/>
                          <w:i/>
                          <w:sz w:val="24"/>
                          <w:szCs w:val="24"/>
                        </w:rPr>
                      </m:ctrlPr>
                    </m:sSupPr>
                    <m:e>
                      <m:r>
                        <w:rPr>
                          <w:rFonts w:ascii="Cambria Math" w:hAnsi="Cambria Math" w:cstheme="majorHAnsi"/>
                          <w:sz w:val="24"/>
                          <w:szCs w:val="24"/>
                        </w:rPr>
                        <m:t>m</m:t>
                      </m:r>
                    </m:e>
                    <m:sup>
                      <m:r>
                        <w:rPr>
                          <w:rFonts w:ascii="Cambria Math" w:hAnsi="Cambria Math" w:cstheme="majorHAnsi"/>
                          <w:sz w:val="24"/>
                          <w:szCs w:val="24"/>
                        </w:rPr>
                        <m:t>2</m:t>
                      </m:r>
                    </m:sup>
                  </m:sSup>
                  <m:r>
                    <w:rPr>
                      <w:rFonts w:ascii="Cambria Math" w:hAnsi="Cambria Math" w:cstheme="majorHAnsi"/>
                      <w:sz w:val="24"/>
                      <w:szCs w:val="24"/>
                    </w:rPr>
                    <m:t>d</m:t>
                  </m:r>
                </m:e>
              </m:d>
              <m:r>
                <w:rPr>
                  <w:rFonts w:ascii="Cambria Math" w:hAnsi="Cambria Math" w:cstheme="majorHAnsi"/>
                  <w:sz w:val="24"/>
                  <w:szCs w:val="24"/>
                </w:rPr>
                <m:t>=</m:t>
              </m:r>
              <m:f>
                <m:fPr>
                  <m:ctrlPr>
                    <w:rPr>
                      <w:rFonts w:ascii="Cambria Math" w:hAnsi="Cambria Math" w:cstheme="majorHAnsi"/>
                      <w:i/>
                      <w:sz w:val="24"/>
                      <w:szCs w:val="24"/>
                    </w:rPr>
                  </m:ctrlPr>
                </m:fPr>
                <m:num>
                  <m:sSub>
                    <m:sSubPr>
                      <m:ctrlPr>
                        <w:rPr>
                          <w:rFonts w:ascii="Cambria Math" w:hAnsi="Cambria Math" w:cstheme="majorHAnsi"/>
                          <w:i/>
                          <w:sz w:val="24"/>
                          <w:szCs w:val="24"/>
                        </w:rPr>
                      </m:ctrlPr>
                    </m:sSubPr>
                    <m:e>
                      <m:r>
                        <w:rPr>
                          <w:rFonts w:ascii="Cambria Math" w:hAnsi="Cambria Math" w:cstheme="majorHAnsi"/>
                          <w:sz w:val="24"/>
                          <w:szCs w:val="24"/>
                        </w:rPr>
                        <m:t>C</m:t>
                      </m:r>
                    </m:e>
                    <m:sub>
                      <m:sSub>
                        <m:sSubPr>
                          <m:ctrlPr>
                            <w:rPr>
                              <w:rFonts w:ascii="Cambria Math" w:hAnsi="Cambria Math" w:cstheme="majorHAnsi"/>
                              <w:i/>
                              <w:sz w:val="24"/>
                              <w:szCs w:val="24"/>
                            </w:rPr>
                          </m:ctrlPr>
                        </m:sSubPr>
                        <m:e>
                          <m:r>
                            <w:rPr>
                              <w:rFonts w:ascii="Cambria Math" w:hAnsi="Cambria Math" w:cstheme="majorHAnsi"/>
                              <w:sz w:val="24"/>
                              <w:szCs w:val="24"/>
                            </w:rPr>
                            <m:t>CH</m:t>
                          </m:r>
                        </m:e>
                        <m:sub>
                          <m:r>
                            <w:rPr>
                              <w:rFonts w:ascii="Cambria Math" w:hAnsi="Cambria Math" w:cstheme="majorHAnsi"/>
                              <w:sz w:val="24"/>
                              <w:szCs w:val="24"/>
                            </w:rPr>
                            <m:t>4</m:t>
                          </m:r>
                        </m:sub>
                      </m:sSub>
                    </m:sub>
                  </m:sSub>
                  <m:sSub>
                    <m:sSubPr>
                      <m:ctrlPr>
                        <w:rPr>
                          <w:rFonts w:ascii="Cambria Math" w:hAnsi="Cambria Math" w:cstheme="majorHAnsi"/>
                          <w:i/>
                          <w:sz w:val="24"/>
                          <w:szCs w:val="24"/>
                        </w:rPr>
                      </m:ctrlPr>
                    </m:sSubPr>
                    <m:e>
                      <m:r>
                        <w:rPr>
                          <w:rFonts w:ascii="Cambria Math" w:hAnsi="Cambria Math" w:cstheme="majorHAnsi"/>
                          <w:sz w:val="24"/>
                          <w:szCs w:val="24"/>
                        </w:rPr>
                        <m:t>Q</m:t>
                      </m:r>
                    </m:e>
                    <m:sub>
                      <m:r>
                        <w:rPr>
                          <w:rFonts w:ascii="Cambria Math" w:hAnsi="Cambria Math" w:cstheme="majorHAnsi"/>
                          <w:sz w:val="24"/>
                          <w:szCs w:val="24"/>
                        </w:rPr>
                        <m:t>PG</m:t>
                      </m:r>
                    </m:sub>
                  </m:sSub>
                </m:num>
                <m:den>
                  <m:r>
                    <w:rPr>
                      <w:rFonts w:ascii="Cambria Math" w:hAnsi="Cambria Math" w:cstheme="majorHAnsi"/>
                      <w:sz w:val="24"/>
                      <w:szCs w:val="24"/>
                    </w:rPr>
                    <m:t>SA</m:t>
                  </m:r>
                </m:den>
              </m:f>
              <m:r>
                <w:rPr>
                  <w:rFonts w:ascii="Cambria Math" w:hAnsi="Cambria Math" w:cstheme="majorHAnsi"/>
                  <w:sz w:val="24"/>
                  <w:szCs w:val="24"/>
                </w:rPr>
                <m:t xml:space="preserve"> #(5)</m:t>
              </m:r>
            </m:e>
          </m:eqArr>
        </m:oMath>
      </m:oMathPara>
    </w:p>
    <w:p w14:paraId="13394FDD" w14:textId="21FD30CA" w:rsidR="00BC3FBF" w:rsidRPr="00490379" w:rsidRDefault="00BC3FBF" w:rsidP="00BC3FBF">
      <w:pPr>
        <w:spacing w:before="240" w:after="240" w:line="360" w:lineRule="auto"/>
        <w:jc w:val="both"/>
        <w:rPr>
          <w:rFonts w:asciiTheme="majorHAnsi" w:hAnsiTheme="majorHAnsi" w:cstheme="majorBidi"/>
          <w:sz w:val="24"/>
          <w:szCs w:val="24"/>
          <w:lang w:val="en-US"/>
        </w:rPr>
      </w:pPr>
      <w:r w:rsidRPr="445CD04A">
        <w:rPr>
          <w:rFonts w:asciiTheme="majorHAnsi" w:hAnsiTheme="majorHAnsi" w:cstheme="majorBidi"/>
          <w:sz w:val="24"/>
          <w:szCs w:val="24"/>
        </w:rPr>
        <w:lastRenderedPageBreak/>
        <w:t>Where</w:t>
      </w:r>
      <w:r>
        <w:rPr>
          <w:rFonts w:asciiTheme="majorHAnsi" w:hAnsiTheme="majorHAnsi" w:cstheme="majorBidi"/>
          <w:sz w:val="24"/>
          <w:szCs w:val="24"/>
        </w:rPr>
        <w:t xml:space="preserve"> </w:t>
      </w:r>
      <w:r w:rsidRPr="445CD04A">
        <w:rPr>
          <w:rFonts w:asciiTheme="majorHAnsi" w:hAnsiTheme="majorHAnsi" w:cstheme="majorBidi"/>
          <w:sz w:val="24"/>
          <w:szCs w:val="24"/>
          <w:lang w:val="en-US"/>
        </w:rPr>
        <w:t>C</w:t>
      </w:r>
      <w:r>
        <w:rPr>
          <w:rFonts w:asciiTheme="majorHAnsi" w:hAnsiTheme="majorHAnsi" w:cstheme="majorBidi"/>
          <w:sz w:val="24"/>
          <w:szCs w:val="24"/>
          <w:vertAlign w:val="subscript"/>
          <w:lang w:val="en-US"/>
        </w:rPr>
        <w:t>CH4</w:t>
      </w:r>
      <w:r w:rsidRPr="445CD04A">
        <w:rPr>
          <w:rFonts w:asciiTheme="majorHAnsi" w:hAnsiTheme="majorHAnsi" w:cstheme="majorBidi"/>
          <w:sz w:val="24"/>
          <w:szCs w:val="24"/>
          <w:lang w:val="en-US"/>
        </w:rPr>
        <w:t xml:space="preserve"> is the concentration of CH</w:t>
      </w:r>
      <w:r w:rsidRPr="445CD04A">
        <w:rPr>
          <w:rFonts w:asciiTheme="majorHAnsi" w:hAnsiTheme="majorHAnsi" w:cstheme="majorBidi"/>
          <w:sz w:val="24"/>
          <w:szCs w:val="24"/>
          <w:vertAlign w:val="subscript"/>
          <w:lang w:val="en-US"/>
        </w:rPr>
        <w:t>4</w:t>
      </w:r>
      <w:r w:rsidRPr="445CD04A">
        <w:rPr>
          <w:rFonts w:asciiTheme="majorHAnsi" w:hAnsiTheme="majorHAnsi" w:cstheme="majorBidi"/>
          <w:sz w:val="24"/>
          <w:szCs w:val="24"/>
          <w:lang w:val="en-US"/>
        </w:rPr>
        <w:t xml:space="preserve"> in the product gas (%), </w:t>
      </w:r>
      <w:r w:rsidRPr="445CD04A">
        <w:rPr>
          <w:rFonts w:asciiTheme="majorHAnsi" w:hAnsiTheme="majorHAnsi" w:cstheme="majorBidi"/>
          <w:sz w:val="24"/>
          <w:szCs w:val="24"/>
        </w:rPr>
        <w:t>Q</w:t>
      </w:r>
      <w:r w:rsidRPr="445CD04A">
        <w:rPr>
          <w:rFonts w:asciiTheme="majorHAnsi" w:hAnsiTheme="majorHAnsi" w:cstheme="majorBidi"/>
          <w:sz w:val="24"/>
          <w:szCs w:val="24"/>
          <w:vertAlign w:val="subscript"/>
        </w:rPr>
        <w:t>PG</w:t>
      </w:r>
      <w:r w:rsidRPr="445CD04A">
        <w:rPr>
          <w:rFonts w:asciiTheme="majorHAnsi" w:hAnsiTheme="majorHAnsi" w:cstheme="majorBidi"/>
          <w:sz w:val="24"/>
          <w:szCs w:val="24"/>
        </w:rPr>
        <w:t xml:space="preserve"> is the flow rate of product gas</w:t>
      </w:r>
      <w:r>
        <w:rPr>
          <w:rFonts w:asciiTheme="majorHAnsi" w:hAnsiTheme="majorHAnsi" w:cstheme="majorBidi"/>
          <w:sz w:val="24"/>
          <w:szCs w:val="24"/>
        </w:rPr>
        <w:t>, V</w:t>
      </w:r>
      <w:r>
        <w:rPr>
          <w:rFonts w:asciiTheme="majorHAnsi" w:hAnsiTheme="majorHAnsi" w:cstheme="majorBidi"/>
          <w:sz w:val="24"/>
          <w:szCs w:val="24"/>
          <w:vertAlign w:val="subscript"/>
        </w:rPr>
        <w:t>r</w:t>
      </w:r>
      <w:r>
        <w:rPr>
          <w:rFonts w:asciiTheme="majorHAnsi" w:hAnsiTheme="majorHAnsi" w:cstheme="majorBidi"/>
          <w:sz w:val="24"/>
          <w:szCs w:val="24"/>
        </w:rPr>
        <w:t xml:space="preserve"> is the reactor volume, and SA is the membrane surface area. </w:t>
      </w:r>
    </w:p>
    <w:p w14:paraId="2D61EAA9" w14:textId="16D3F8CB" w:rsidR="00F476F1" w:rsidRPr="00A7505E" w:rsidRDefault="00E31891" w:rsidP="00A7505E">
      <w:pPr>
        <w:pStyle w:val="Heading2"/>
        <w:numPr>
          <w:ilvl w:val="1"/>
          <w:numId w:val="17"/>
        </w:numPr>
      </w:pPr>
      <w:bookmarkStart w:id="14" w:name="_1boot7a1j45g"/>
      <w:bookmarkStart w:id="15" w:name="_he5rrc8m39kq"/>
      <w:bookmarkEnd w:id="14"/>
      <w:bookmarkEnd w:id="15"/>
      <w:r w:rsidRPr="445CD04A">
        <w:t>Inoculum and microbial community analysis</w:t>
      </w:r>
    </w:p>
    <w:p w14:paraId="207431DC" w14:textId="6C62505E" w:rsidR="00F476F1" w:rsidRDefault="00034344" w:rsidP="00C878F1">
      <w:pPr>
        <w:spacing w:after="0" w:line="360" w:lineRule="auto"/>
        <w:jc w:val="both"/>
        <w:rPr>
          <w:sz w:val="24"/>
          <w:szCs w:val="24"/>
          <w:lang w:val="en-US"/>
        </w:rPr>
      </w:pPr>
      <w:r w:rsidRPr="0F28D7EB">
        <w:rPr>
          <w:sz w:val="24"/>
          <w:szCs w:val="24"/>
          <w:lang w:val="en-US"/>
        </w:rPr>
        <w:t xml:space="preserve">The MBfR was inoculated using an enrichment of methanogens from a </w:t>
      </w:r>
      <w:r w:rsidR="5E8025FB" w:rsidRPr="0F28D7EB">
        <w:rPr>
          <w:sz w:val="24"/>
          <w:szCs w:val="24"/>
          <w:lang w:val="en-US"/>
        </w:rPr>
        <w:t>laboratory system inoculated with</w:t>
      </w:r>
      <w:r w:rsidRPr="0F28D7EB">
        <w:rPr>
          <w:sz w:val="24"/>
          <w:szCs w:val="24"/>
          <w:lang w:val="en-US"/>
        </w:rPr>
        <w:t xml:space="preserve"> sieved (175</w:t>
      </w:r>
      <w:r w:rsidR="00B344D4">
        <w:rPr>
          <w:sz w:val="24"/>
          <w:szCs w:val="24"/>
          <w:lang w:val="en-US"/>
        </w:rPr>
        <w:t> </w:t>
      </w:r>
      <w:r w:rsidRPr="0F28D7EB">
        <w:rPr>
          <w:sz w:val="24"/>
          <w:szCs w:val="24"/>
          <w:lang w:val="en-US"/>
        </w:rPr>
        <w:t>µm mesh) anaerobic digestate from the Stickney Water Reclamation Plant in the Metropolitan Water Reclamation District of Greater Chicago (Cicero, IL, USA)</w:t>
      </w:r>
      <w:r w:rsidR="005C31E1">
        <w:rPr>
          <w:sz w:val="24"/>
          <w:szCs w:val="24"/>
          <w:lang w:val="en-US"/>
        </w:rPr>
        <w:t xml:space="preserve">. </w:t>
      </w:r>
      <w:r w:rsidR="00B83416">
        <w:rPr>
          <w:sz w:val="24"/>
          <w:szCs w:val="24"/>
          <w:lang w:val="en-US"/>
        </w:rPr>
        <w:t xml:space="preserve"> </w:t>
      </w:r>
    </w:p>
    <w:p w14:paraId="24A97DF2" w14:textId="77777777" w:rsidR="00F476F1" w:rsidRDefault="00F476F1" w:rsidP="00C878F1">
      <w:pPr>
        <w:spacing w:after="0" w:line="360" w:lineRule="auto"/>
        <w:jc w:val="both"/>
        <w:rPr>
          <w:sz w:val="24"/>
          <w:szCs w:val="24"/>
        </w:rPr>
      </w:pPr>
    </w:p>
    <w:p w14:paraId="6F3BFEDE" w14:textId="2A598AC4" w:rsidR="00F476F1" w:rsidRDefault="006C28B6" w:rsidP="00C878F1">
      <w:pPr>
        <w:spacing w:after="0" w:line="360" w:lineRule="auto"/>
        <w:jc w:val="both"/>
      </w:pPr>
      <w:r>
        <w:rPr>
          <w:sz w:val="24"/>
          <w:szCs w:val="24"/>
          <w:lang w:val="en-US"/>
        </w:rPr>
        <w:t>Biomass</w:t>
      </w:r>
      <w:r w:rsidR="00034344" w:rsidRPr="0F28D7EB">
        <w:rPr>
          <w:sz w:val="24"/>
          <w:szCs w:val="24"/>
          <w:lang w:val="en-US"/>
        </w:rPr>
        <w:t xml:space="preserve"> samples were collected weekly from </w:t>
      </w:r>
      <w:r w:rsidR="00F56246">
        <w:rPr>
          <w:sz w:val="24"/>
          <w:szCs w:val="24"/>
          <w:lang w:val="en-US"/>
        </w:rPr>
        <w:t>suspended growth biomass</w:t>
      </w:r>
      <w:r w:rsidR="00FD2849">
        <w:rPr>
          <w:sz w:val="24"/>
          <w:szCs w:val="24"/>
          <w:lang w:val="en-US"/>
        </w:rPr>
        <w:t xml:space="preserve"> </w:t>
      </w:r>
      <w:r>
        <w:rPr>
          <w:sz w:val="24"/>
          <w:szCs w:val="24"/>
          <w:lang w:val="en-US"/>
        </w:rPr>
        <w:t>within the</w:t>
      </w:r>
      <w:r w:rsidR="00034344" w:rsidRPr="0F28D7EB">
        <w:rPr>
          <w:sz w:val="24"/>
          <w:szCs w:val="24"/>
          <w:lang w:val="en-US"/>
        </w:rPr>
        <w:t xml:space="preserve"> </w:t>
      </w:r>
      <w:r w:rsidR="008867BF">
        <w:rPr>
          <w:sz w:val="24"/>
          <w:szCs w:val="24"/>
          <w:lang w:val="en-US"/>
        </w:rPr>
        <w:t>reactor vessel</w:t>
      </w:r>
      <w:r>
        <w:rPr>
          <w:sz w:val="24"/>
          <w:szCs w:val="24"/>
          <w:lang w:val="en-US"/>
        </w:rPr>
        <w:t xml:space="preserve"> </w:t>
      </w:r>
      <w:r w:rsidR="00034344" w:rsidRPr="0F28D7EB">
        <w:rPr>
          <w:sz w:val="24"/>
          <w:szCs w:val="24"/>
          <w:lang w:val="en-US"/>
        </w:rPr>
        <w:t>until the retention screen was removed (Day 170</w:t>
      </w:r>
      <w:r w:rsidR="008867BF">
        <w:rPr>
          <w:sz w:val="24"/>
          <w:szCs w:val="24"/>
          <w:lang w:val="en-US"/>
        </w:rPr>
        <w:t>)</w:t>
      </w:r>
      <w:r w:rsidR="005C31E1">
        <w:rPr>
          <w:sz w:val="24"/>
          <w:szCs w:val="24"/>
          <w:lang w:val="en-US"/>
        </w:rPr>
        <w:t xml:space="preserve">. </w:t>
      </w:r>
      <w:r w:rsidR="503180BB" w:rsidRPr="0F28D7EB">
        <w:rPr>
          <w:sz w:val="24"/>
          <w:szCs w:val="24"/>
          <w:lang w:val="en-US"/>
        </w:rPr>
        <w:t>After this,</w:t>
      </w:r>
      <w:r w:rsidR="008867BF">
        <w:rPr>
          <w:sz w:val="24"/>
          <w:szCs w:val="24"/>
          <w:lang w:val="en-US"/>
        </w:rPr>
        <w:t xml:space="preserve"> </w:t>
      </w:r>
      <w:r w:rsidR="00F56246">
        <w:rPr>
          <w:sz w:val="24"/>
          <w:szCs w:val="24"/>
          <w:lang w:val="en-US"/>
        </w:rPr>
        <w:t>suspended growth biomass</w:t>
      </w:r>
      <w:r w:rsidR="00FD2849">
        <w:rPr>
          <w:sz w:val="24"/>
          <w:szCs w:val="24"/>
          <w:lang w:val="en-US"/>
        </w:rPr>
        <w:t xml:space="preserve"> </w:t>
      </w:r>
      <w:r w:rsidR="008867BF">
        <w:rPr>
          <w:sz w:val="24"/>
          <w:szCs w:val="24"/>
          <w:lang w:val="en-US"/>
        </w:rPr>
        <w:t>washed out of the reactor vessel, and</w:t>
      </w:r>
      <w:r w:rsidR="00034344" w:rsidRPr="0F28D7EB">
        <w:rPr>
          <w:sz w:val="24"/>
          <w:szCs w:val="24"/>
          <w:lang w:val="en-US"/>
        </w:rPr>
        <w:t xml:space="preserve"> bio</w:t>
      </w:r>
      <w:r>
        <w:rPr>
          <w:sz w:val="24"/>
          <w:szCs w:val="24"/>
          <w:lang w:val="en-US"/>
        </w:rPr>
        <w:t>mass</w:t>
      </w:r>
      <w:r w:rsidR="00034344" w:rsidRPr="0F28D7EB">
        <w:rPr>
          <w:sz w:val="24"/>
          <w:szCs w:val="24"/>
          <w:lang w:val="en-US"/>
        </w:rPr>
        <w:t xml:space="preserve"> was sampled every 2-4 weeks by suctioning biofilm from the membrane via pipette</w:t>
      </w:r>
      <w:r w:rsidR="00FD2849">
        <w:rPr>
          <w:sz w:val="24"/>
          <w:szCs w:val="24"/>
          <w:lang w:val="en-US"/>
        </w:rPr>
        <w:t xml:space="preserve"> instead</w:t>
      </w:r>
      <w:r w:rsidR="005C31E1">
        <w:rPr>
          <w:sz w:val="24"/>
          <w:szCs w:val="24"/>
          <w:lang w:val="en-US"/>
        </w:rPr>
        <w:t xml:space="preserve">. </w:t>
      </w:r>
      <w:r w:rsidR="000738F1">
        <w:rPr>
          <w:sz w:val="24"/>
          <w:szCs w:val="24"/>
          <w:lang w:val="en-US"/>
        </w:rPr>
        <w:t xml:space="preserve">Duplicate </w:t>
      </w:r>
      <w:r w:rsidR="00F56246">
        <w:rPr>
          <w:sz w:val="24"/>
          <w:szCs w:val="24"/>
          <w:lang w:val="en-US"/>
        </w:rPr>
        <w:t>DNA</w:t>
      </w:r>
      <w:r w:rsidR="00034344" w:rsidRPr="0F28D7EB">
        <w:rPr>
          <w:sz w:val="24"/>
          <w:szCs w:val="24"/>
          <w:lang w:val="en-US"/>
        </w:rPr>
        <w:t xml:space="preserve"> extractions were performed using a FastDNA Soil Spin Extraction Kit (Thermo-Fisher Scientific, Waltham, MA, USA) and DNA quality and concentration were measured using UV-vis spectrophotometry (Eppendorf Biospec Fluorescence, Enfield, CT, USA)</w:t>
      </w:r>
      <w:r w:rsidR="005C31E1">
        <w:rPr>
          <w:sz w:val="24"/>
          <w:szCs w:val="24"/>
          <w:lang w:val="en-US"/>
        </w:rPr>
        <w:t xml:space="preserve">. </w:t>
      </w:r>
      <w:r w:rsidR="00B83416">
        <w:rPr>
          <w:sz w:val="24"/>
          <w:szCs w:val="24"/>
          <w:lang w:val="en-US"/>
        </w:rPr>
        <w:t xml:space="preserve"> </w:t>
      </w:r>
      <w:r w:rsidR="00034344" w:rsidRPr="0F28D7EB">
        <w:rPr>
          <w:sz w:val="24"/>
          <w:szCs w:val="24"/>
          <w:lang w:val="en-US"/>
        </w:rPr>
        <w:t xml:space="preserve">The V4-V5 region of </w:t>
      </w:r>
      <w:r w:rsidR="00F56246">
        <w:rPr>
          <w:sz w:val="24"/>
          <w:szCs w:val="24"/>
          <w:lang w:val="en-US"/>
        </w:rPr>
        <w:t xml:space="preserve">the </w:t>
      </w:r>
      <w:r w:rsidR="00034344" w:rsidRPr="0F28D7EB">
        <w:rPr>
          <w:sz w:val="24"/>
          <w:szCs w:val="24"/>
          <w:lang w:val="en-US"/>
        </w:rPr>
        <w:t xml:space="preserve">16S rRNA </w:t>
      </w:r>
      <w:r w:rsidR="00F56246">
        <w:rPr>
          <w:sz w:val="24"/>
          <w:szCs w:val="24"/>
          <w:lang w:val="en-US"/>
        </w:rPr>
        <w:t xml:space="preserve">gene </w:t>
      </w:r>
      <w:r w:rsidR="00034344" w:rsidRPr="0F28D7EB">
        <w:rPr>
          <w:sz w:val="24"/>
          <w:szCs w:val="24"/>
          <w:lang w:val="en-US"/>
        </w:rPr>
        <w:t>was amplified via polymerase chain reaction (PCR) using 515F/926R primers</w:t>
      </w:r>
      <w:r w:rsidR="005C31E1">
        <w:rPr>
          <w:sz w:val="24"/>
          <w:szCs w:val="24"/>
          <w:lang w:val="en-US"/>
        </w:rPr>
        <w:t xml:space="preserve">. </w:t>
      </w:r>
      <w:r w:rsidR="00B83416">
        <w:rPr>
          <w:sz w:val="24"/>
          <w:szCs w:val="24"/>
          <w:lang w:val="en-US"/>
        </w:rPr>
        <w:t xml:space="preserve"> </w:t>
      </w:r>
      <w:r w:rsidR="000072B2" w:rsidRPr="0F28D7EB">
        <w:rPr>
          <w:sz w:val="24"/>
          <w:szCs w:val="24"/>
          <w:lang w:val="en-US"/>
        </w:rPr>
        <w:t xml:space="preserve">The </w:t>
      </w:r>
      <w:r w:rsidR="00034344" w:rsidRPr="0F28D7EB">
        <w:rPr>
          <w:sz w:val="24"/>
          <w:szCs w:val="24"/>
          <w:lang w:val="en-US"/>
        </w:rPr>
        <w:t>Rush University Genomics and Microbiome Core Facility (Chicago, IL</w:t>
      </w:r>
      <w:r w:rsidR="000072B2" w:rsidRPr="0F28D7EB">
        <w:rPr>
          <w:sz w:val="24"/>
          <w:szCs w:val="24"/>
          <w:lang w:val="en-US"/>
        </w:rPr>
        <w:t>, USA</w:t>
      </w:r>
      <w:r w:rsidR="00034344" w:rsidRPr="0F28D7EB">
        <w:rPr>
          <w:sz w:val="24"/>
          <w:szCs w:val="24"/>
          <w:lang w:val="en-US"/>
        </w:rPr>
        <w:t xml:space="preserve">) </w:t>
      </w:r>
      <w:r w:rsidR="00F56246">
        <w:rPr>
          <w:sz w:val="24"/>
          <w:szCs w:val="24"/>
          <w:lang w:val="en-US"/>
        </w:rPr>
        <w:t>conducted barcoding via a second stage PCR, followed by</w:t>
      </w:r>
      <w:r w:rsidR="00034344" w:rsidRPr="0F28D7EB">
        <w:rPr>
          <w:sz w:val="24"/>
          <w:szCs w:val="24"/>
          <w:lang w:val="en-US"/>
        </w:rPr>
        <w:t xml:space="preserve"> </w:t>
      </w:r>
      <w:r w:rsidR="00F56246">
        <w:rPr>
          <w:sz w:val="24"/>
          <w:szCs w:val="24"/>
          <w:lang w:val="en-US"/>
        </w:rPr>
        <w:t xml:space="preserve">2 x 300 bp </w:t>
      </w:r>
      <w:r w:rsidR="00034344" w:rsidRPr="0F28D7EB">
        <w:rPr>
          <w:sz w:val="24"/>
          <w:szCs w:val="24"/>
          <w:lang w:val="en-US"/>
        </w:rPr>
        <w:t xml:space="preserve">sequencing using </w:t>
      </w:r>
      <w:r w:rsidR="00034344" w:rsidRPr="0F28D7EB">
        <w:rPr>
          <w:sz w:val="24"/>
          <w:szCs w:val="24"/>
          <w:highlight w:val="white"/>
          <w:lang w:val="en-US"/>
        </w:rPr>
        <w:t>Illumina MiSeq i100+ with IDT index</w:t>
      </w:r>
      <w:r w:rsidR="00F56246">
        <w:rPr>
          <w:sz w:val="24"/>
          <w:szCs w:val="24"/>
          <w:highlight w:val="white"/>
          <w:lang w:val="en-US"/>
        </w:rPr>
        <w:t xml:space="preserve"> with V3 chemistry</w:t>
      </w:r>
      <w:r w:rsidR="00034344" w:rsidRPr="0F28D7EB">
        <w:rPr>
          <w:sz w:val="24"/>
          <w:szCs w:val="24"/>
          <w:highlight w:val="white"/>
          <w:lang w:val="en-US"/>
        </w:rPr>
        <w:t>.</w:t>
      </w:r>
      <w:r w:rsidR="00EE029A">
        <w:rPr>
          <w:sz w:val="24"/>
          <w:szCs w:val="24"/>
          <w:lang w:val="en-US"/>
        </w:rPr>
        <w:t xml:space="preserve"> </w:t>
      </w:r>
      <w:r w:rsidR="00031228">
        <w:rPr>
          <w:sz w:val="24"/>
          <w:szCs w:val="24"/>
          <w:lang w:val="en-US"/>
        </w:rPr>
        <w:t xml:space="preserve">16S rRNA gene amplicon analyses followed previously described methods </w:t>
      </w:r>
      <w:r w:rsidR="00031228">
        <w:rPr>
          <w:sz w:val="24"/>
          <w:szCs w:val="24"/>
          <w:lang w:val="en-US"/>
        </w:rPr>
        <w:fldChar w:fldCharType="begin"/>
      </w:r>
      <w:r w:rsidR="00031228">
        <w:rPr>
          <w:sz w:val="24"/>
          <w:szCs w:val="24"/>
          <w:lang w:val="en-US"/>
        </w:rPr>
        <w:instrText xml:space="preserve"> ADDIN ZOTERO_ITEM CSL_CITATION {"citationID":"xM93PdSn","properties":{"formattedCitation":"(Farmer et al., 2023)","plainCitation":"(Farmer et al., 2023)","noteIndex":0},"citationItems":[{"id":1314,"uris":["http://zotero.org/users/11473114/items/RW9M9CY2"],"itemData":{"id":1314,"type":"article-journal","abstract":"Enhanced biological phosphorus removal (EBPR) is strongly influenced by the influent ratio of readily biodegradable carbon to soluble phosphorus due to the preferences of phosphorusaccumulating organisms (PAO). The sidestream EBPR (S2EBPR) process redirects a portion of return activated sludge (RAS) to a sidestream fermenter, increasing the availability of biodegradable carbon. In this study, we assessed the performance and microbial community structure of a full-scale S2EBPR demonstration supplemented with external carbon dosing. By the end of the 10 month study period, the demonstration achieved a median effluent orthophosphate of 0.3 mg/L. The microbial community consisted of a common core microbiome in the RAS fermenter, EBPR basin, and nitrification basin. The most abundant PAO detected were Ca. “Dechloromonas phosphorivorans”, while the canonical PAO Ca. “Accumulibacter” and Tetrasphaera were observed in lower relative abundance. In addition to non-canonical PAO enrichment, the glycogen-accumulating organism Ca. “Competibacter” proliferated throughout the study and at some points outnumbered PAO taxa by 30 to 1 with no tangible performance impacts. This study provides insights into successful S2EBPR implementation at a low-carbon facility and improves our understanding of microbial community structure and key PAO and GAO in S2EBPR systems.","container-title":"ACS ES&amp;T Water","DOI":"10.1021/acsestwater.3c00083","ISSN":"2690-0637, 2690-0637","issue":"8","journalAbbreviation":"ACS EST Water","language":"en","license":"https://doi.org/10.15223/policy-029","page":"2384-2394","source":"DOI.org (Crossref)","title":"Confronting Assumptions of Phosphorus-Accumulating Organisms and Glycogen-Accumulating Organisms: Peaceful Coexistence in a Carbon-Limited Sidestream EBPR Demonstration","title-short":"Confronting Assumptions of Phosphorus-Accumulating Organisms and Glycogen-Accumulating Organisms","volume":"3","author":[{"family":"Farmer","given":"McKenna"},{"family":"Sabba","given":"Fabrizio"},{"family":"Jia","given":"Zhen"},{"family":"Dunlap","given":"Patrick"},{"family":"Barnard","given":"James"},{"family":"Qin","given":"Cindy Dongqi"},{"family":"Straka","given":"Levi"},{"family":"Kozak","given":"Joseph A."},{"family":"Downing","given":"Leon"},{"family":"Wells","given":"George"}],"issued":{"date-parts":[["2023",8,11]]}}}],"schema":"https://github.com/citation-style-language/schema/raw/master/csl-citation.json"} </w:instrText>
      </w:r>
      <w:r w:rsidR="00031228">
        <w:rPr>
          <w:sz w:val="24"/>
          <w:szCs w:val="24"/>
          <w:lang w:val="en-US"/>
        </w:rPr>
        <w:fldChar w:fldCharType="separate"/>
      </w:r>
      <w:r w:rsidR="00031228" w:rsidRPr="008867BF">
        <w:rPr>
          <w:sz w:val="24"/>
        </w:rPr>
        <w:t>(Farmer et al., 2023)</w:t>
      </w:r>
      <w:r w:rsidR="00031228">
        <w:rPr>
          <w:sz w:val="24"/>
          <w:szCs w:val="24"/>
          <w:lang w:val="en-US"/>
        </w:rPr>
        <w:fldChar w:fldCharType="end"/>
      </w:r>
      <w:r w:rsidR="00031228">
        <w:rPr>
          <w:sz w:val="24"/>
          <w:szCs w:val="24"/>
          <w:lang w:val="en-US"/>
        </w:rPr>
        <w:t>. Briefly, r</w:t>
      </w:r>
      <w:r w:rsidR="00034344" w:rsidRPr="1031D2BF">
        <w:rPr>
          <w:sz w:val="24"/>
          <w:szCs w:val="24"/>
          <w:lang w:val="en-US"/>
        </w:rPr>
        <w:t xml:space="preserve">aw paired-end reads were </w:t>
      </w:r>
      <w:r w:rsidR="00031228">
        <w:rPr>
          <w:sz w:val="24"/>
          <w:szCs w:val="24"/>
          <w:lang w:val="en-US"/>
        </w:rPr>
        <w:t xml:space="preserve">imported and </w:t>
      </w:r>
      <w:r w:rsidR="00034344" w:rsidRPr="1031D2BF">
        <w:rPr>
          <w:sz w:val="24"/>
          <w:szCs w:val="24"/>
          <w:lang w:val="en-US"/>
        </w:rPr>
        <w:t>processed in Qiime2 (2025.4-amplicon)</w:t>
      </w:r>
      <w:r w:rsidR="005C31E1">
        <w:rPr>
          <w:sz w:val="24"/>
          <w:szCs w:val="24"/>
          <w:lang w:val="en-US"/>
        </w:rPr>
        <w:t xml:space="preserve">. </w:t>
      </w:r>
      <w:r w:rsidR="00034344" w:rsidRPr="1031D2BF">
        <w:rPr>
          <w:sz w:val="24"/>
          <w:szCs w:val="24"/>
          <w:lang w:val="en-US"/>
        </w:rPr>
        <w:t>Cutadapt was used to trim primers and DADA2 was used to trim and denoise reads to produce amplicon sequence variants (ASVs)</w:t>
      </w:r>
      <w:r w:rsidR="005C31E1">
        <w:rPr>
          <w:sz w:val="24"/>
          <w:szCs w:val="24"/>
          <w:lang w:val="en-US"/>
        </w:rPr>
        <w:t xml:space="preserve">. </w:t>
      </w:r>
      <w:r w:rsidR="00034344" w:rsidRPr="1031D2BF">
        <w:rPr>
          <w:sz w:val="24"/>
          <w:szCs w:val="24"/>
          <w:lang w:val="en-US"/>
        </w:rPr>
        <w:t xml:space="preserve">Mafft and fasttree were used to generate phylogenetic trees and taxonomy was assigned to ASVs using the Qiime2 q2-feature-classifier plugin with a Naïve-Bayes classifier trained on the MIDAS v5.3 database13 </w:t>
      </w:r>
      <w:hyperlink r:id="rId18">
        <w:r w:rsidR="00F476F1" w:rsidRPr="1031D2BF">
          <w:rPr>
            <w:sz w:val="24"/>
            <w:szCs w:val="24"/>
            <w:lang w:val="en-US"/>
          </w:rPr>
          <w:t>(Dueholm et al., 2024)</w:t>
        </w:r>
      </w:hyperlink>
      <w:r w:rsidR="005C31E1">
        <w:rPr>
          <w:sz w:val="24"/>
          <w:szCs w:val="24"/>
          <w:lang w:val="en-US"/>
        </w:rPr>
        <w:t xml:space="preserve">. </w:t>
      </w:r>
      <w:r w:rsidR="00034344" w:rsidRPr="1031D2BF">
        <w:rPr>
          <w:sz w:val="24"/>
          <w:szCs w:val="24"/>
          <w:lang w:val="en-US"/>
        </w:rPr>
        <w:t>After taxonomic classification, outputs from QIIME2 were compiled in R v4.3.1 using phyloseq v1.44.0</w:t>
      </w:r>
      <w:r w:rsidR="005C31E1">
        <w:rPr>
          <w:sz w:val="24"/>
          <w:szCs w:val="24"/>
          <w:lang w:val="en-US"/>
        </w:rPr>
        <w:t xml:space="preserve">. </w:t>
      </w:r>
      <w:r w:rsidR="00034344" w:rsidRPr="1031D2BF">
        <w:rPr>
          <w:sz w:val="24"/>
          <w:szCs w:val="24"/>
          <w:lang w:val="en-US"/>
        </w:rPr>
        <w:t>This 16S rRNA sequence processing pipeline was adapted from</w:t>
      </w:r>
      <w:r w:rsidR="008867BF">
        <w:rPr>
          <w:sz w:val="24"/>
          <w:szCs w:val="24"/>
          <w:lang w:val="en-US"/>
        </w:rPr>
        <w:t xml:space="preserve"> an existing protocol </w:t>
      </w:r>
      <w:r w:rsidR="008867BF">
        <w:rPr>
          <w:sz w:val="24"/>
          <w:szCs w:val="24"/>
          <w:lang w:val="en-US"/>
        </w:rPr>
        <w:fldChar w:fldCharType="begin"/>
      </w:r>
      <w:r w:rsidR="000B4C08">
        <w:rPr>
          <w:sz w:val="24"/>
          <w:szCs w:val="24"/>
          <w:lang w:val="en-US"/>
        </w:rPr>
        <w:instrText xml:space="preserve"> ADDIN ZOTERO_ITEM CSL_CITATION {"citationID":"mE15o0Ds","properties":{"formattedCitation":"(Farmer et al., 2023)","plainCitation":"(Farmer et al., 2023)","noteIndex":0},"citationItems":[{"id":1314,"uris":["http://zotero.org/users/11473114/items/RW9M9CY2"],"itemData":{"id":1314,"type":"article-journal","abstract":"Enhanced biological phosphorus removal (EBPR) is strongly influenced by the influent ratio of readily biodegradable carbon to soluble phosphorus due to the preferences of phosphorusaccumulating organisms (PAO). The sidestream EBPR (S2EBPR) process redirects a portion of return activated sludge (RAS) to a sidestream fermenter, increasing the availability of biodegradable carbon. In this study, we assessed the performance and microbial community structure of a full-scale S2EBPR demonstration supplemented with external carbon dosing. By the end of the 10 month study period, the demonstration achieved a median effluent orthophosphate of 0.3 mg/L. The microbial community consisted of a common core microbiome in the RAS fermenter, EBPR basin, and nitrification basin. The most abundant PAO detected were Ca. “Dechloromonas phosphorivorans”, while the canonical PAO Ca. “Accumulibacter” and Tetrasphaera were observed in lower relative abundance. In addition to non-canonical PAO enrichment, the glycogen-accumulating organism Ca. “Competibacter” proliferated throughout the study and at some points outnumbered PAO taxa by 30 to 1 with no tangible performance impacts. This study provides insights into successful S2EBPR implementation at a low-carbon facility and improves our understanding of microbial community structure and key PAO and GAO in S2EBPR systems.","container-title":"ACS ES&amp;T Water","DOI":"10.1021/acsestwater.3c00083","ISSN":"2690-0637, 2690-0637","issue":"8","journalAbbreviation":"ACS EST Water","language":"en","license":"https://doi.org/10.15223/policy-029","page":"2384-2394","source":"DOI.org (Crossref)","title":"Confronting Assumptions of Phosphorus-Accumulating Organisms and Glycogen-Accumulating Organisms: Peaceful Coexistence in a Carbon-Limited Sidestream EBPR Demonstration","title-short":"Confronting Assumptions of Phosphorus-Accumulating Organisms and Glycogen-Accumulating Organisms","volume":"3","author":[{"family":"Farmer","given":"McKenna"},{"family":"Sabba","given":"Fabrizio"},{"family":"Jia","given":"Zhen"},{"family":"Dunlap","given":"Patrick"},{"family":"Barnard","given":"James"},{"family":"Qin","given":"Cindy Dongqi"},{"family":"Straka","given":"Levi"},{"family":"Kozak","given":"Joseph A."},{"family":"Downing","given":"Leon"},{"family":"Wells","given":"George"}],"issued":{"date-parts":[["2023",8,11]]}}}],"schema":"https://github.com/citation-style-language/schema/raw/master/csl-citation.json"} </w:instrText>
      </w:r>
      <w:r w:rsidR="008867BF">
        <w:rPr>
          <w:sz w:val="24"/>
          <w:szCs w:val="24"/>
          <w:lang w:val="en-US"/>
        </w:rPr>
        <w:fldChar w:fldCharType="separate"/>
      </w:r>
      <w:r w:rsidR="008867BF" w:rsidRPr="008867BF">
        <w:rPr>
          <w:sz w:val="24"/>
        </w:rPr>
        <w:t>(Farmer et al., 2023)</w:t>
      </w:r>
      <w:r w:rsidR="008867BF">
        <w:rPr>
          <w:sz w:val="24"/>
          <w:szCs w:val="24"/>
          <w:lang w:val="en-US"/>
        </w:rPr>
        <w:fldChar w:fldCharType="end"/>
      </w:r>
      <w:r w:rsidR="008867BF">
        <w:t>.</w:t>
      </w:r>
    </w:p>
    <w:p w14:paraId="65F84DBC" w14:textId="77777777" w:rsidR="00AD1702" w:rsidRDefault="00AD1702" w:rsidP="00C878F1">
      <w:pPr>
        <w:spacing w:after="0" w:line="360" w:lineRule="auto"/>
        <w:jc w:val="both"/>
      </w:pPr>
    </w:p>
    <w:p w14:paraId="638A69E4" w14:textId="7FAB6747" w:rsidR="00AD1702" w:rsidRPr="00AD1702" w:rsidRDefault="00AD1702" w:rsidP="00C878F1">
      <w:pPr>
        <w:spacing w:after="0" w:line="360" w:lineRule="auto"/>
        <w:jc w:val="both"/>
        <w:rPr>
          <w:sz w:val="28"/>
          <w:szCs w:val="28"/>
          <w:lang w:val="en-US"/>
        </w:rPr>
      </w:pPr>
      <w:r>
        <w:rPr>
          <w:sz w:val="24"/>
          <w:szCs w:val="24"/>
        </w:rPr>
        <w:t xml:space="preserve">Relationships between microbial community members and operational conditions were conducted </w:t>
      </w:r>
      <w:r w:rsidRPr="00AD1702">
        <w:rPr>
          <w:sz w:val="24"/>
          <w:szCs w:val="24"/>
        </w:rPr>
        <w:t>by generating Spearman’s rank correlation coefficients relating individual ASVs to one another. ASVs were additionally related to two operational parameters, H</w:t>
      </w:r>
      <w:r w:rsidRPr="00AD1702">
        <w:rPr>
          <w:sz w:val="24"/>
          <w:szCs w:val="24"/>
          <w:vertAlign w:val="subscript"/>
        </w:rPr>
        <w:t>2</w:t>
      </w:r>
      <w:r w:rsidRPr="00AD1702">
        <w:rPr>
          <w:sz w:val="24"/>
          <w:szCs w:val="24"/>
        </w:rPr>
        <w:t xml:space="preserve"> loadings and H</w:t>
      </w:r>
      <w:r w:rsidRPr="00AD1702">
        <w:rPr>
          <w:sz w:val="24"/>
          <w:szCs w:val="24"/>
          <w:vertAlign w:val="subscript"/>
        </w:rPr>
        <w:t>2</w:t>
      </w:r>
      <w:r w:rsidRPr="00AD1702">
        <w:rPr>
          <w:sz w:val="24"/>
          <w:szCs w:val="24"/>
        </w:rPr>
        <w:t xml:space="preserve"> </w:t>
      </w:r>
      <w:r w:rsidRPr="00AD1702">
        <w:rPr>
          <w:sz w:val="24"/>
          <w:szCs w:val="24"/>
        </w:rPr>
        <w:lastRenderedPageBreak/>
        <w:t xml:space="preserve">breakthrough rates in the product gas. The correlations were tested for statistical significance via T-test. </w:t>
      </w:r>
    </w:p>
    <w:p w14:paraId="6BAD7498" w14:textId="6894A19D" w:rsidR="00F476F1" w:rsidRDefault="00034344" w:rsidP="005F6977">
      <w:pPr>
        <w:pStyle w:val="Heading2"/>
        <w:numPr>
          <w:ilvl w:val="1"/>
          <w:numId w:val="17"/>
        </w:numPr>
      </w:pPr>
      <w:bookmarkStart w:id="16" w:name="_5qhbyx98huy"/>
      <w:bookmarkEnd w:id="16"/>
      <w:r w:rsidRPr="445CD04A">
        <w:t xml:space="preserve">Experimental </w:t>
      </w:r>
      <w:r w:rsidR="00FD1DB8">
        <w:t>a</w:t>
      </w:r>
      <w:r w:rsidRPr="445CD04A">
        <w:t>pproach</w:t>
      </w:r>
      <w:r w:rsidR="00031228">
        <w:t xml:space="preserve"> for the </w:t>
      </w:r>
      <w:r w:rsidR="00FD1DB8">
        <w:t>e</w:t>
      </w:r>
      <w:r w:rsidR="00031228">
        <w:t>x-</w:t>
      </w:r>
      <w:r w:rsidR="00FD1DB8">
        <w:t>s</w:t>
      </w:r>
      <w:r w:rsidR="00031228">
        <w:t xml:space="preserve">itu </w:t>
      </w:r>
      <w:r w:rsidR="00FD1DB8">
        <w:t>b</w:t>
      </w:r>
      <w:r w:rsidR="00031228">
        <w:t>iomethanation MBfR</w:t>
      </w:r>
    </w:p>
    <w:p w14:paraId="0E28779A" w14:textId="3BBFE44D" w:rsidR="005A5130" w:rsidRDefault="000072B2" w:rsidP="00C878F1">
      <w:pPr>
        <w:spacing w:after="0" w:line="360" w:lineRule="auto"/>
        <w:jc w:val="both"/>
        <w:rPr>
          <w:sz w:val="24"/>
          <w:szCs w:val="24"/>
          <w:lang w:val="en-US"/>
        </w:rPr>
      </w:pPr>
      <w:r w:rsidRPr="0F28D7EB">
        <w:rPr>
          <w:sz w:val="24"/>
          <w:szCs w:val="24"/>
          <w:lang w:val="en-US"/>
        </w:rPr>
        <w:t>The experimental approach first</w:t>
      </w:r>
      <w:r w:rsidR="00034344" w:rsidRPr="0F28D7EB">
        <w:rPr>
          <w:sz w:val="24"/>
          <w:szCs w:val="24"/>
          <w:lang w:val="en-US"/>
        </w:rPr>
        <w:t xml:space="preserve"> aimed to establish a stable performance baseline</w:t>
      </w:r>
      <w:r w:rsidRPr="0F28D7EB">
        <w:rPr>
          <w:sz w:val="24"/>
          <w:szCs w:val="24"/>
          <w:lang w:val="en-US"/>
        </w:rPr>
        <w:t>, defined</w:t>
      </w:r>
      <w:r w:rsidR="17138C53" w:rsidRPr="0F28D7EB">
        <w:rPr>
          <w:sz w:val="24"/>
          <w:szCs w:val="24"/>
          <w:lang w:val="en-US"/>
        </w:rPr>
        <w:t xml:space="preserve"> </w:t>
      </w:r>
      <w:r w:rsidR="00034344" w:rsidRPr="0F28D7EB">
        <w:rPr>
          <w:sz w:val="24"/>
          <w:szCs w:val="24"/>
          <w:lang w:val="en-US"/>
        </w:rPr>
        <w:t xml:space="preserve">as </w:t>
      </w:r>
      <w:r w:rsidRPr="0F28D7EB">
        <w:rPr>
          <w:sz w:val="24"/>
          <w:szCs w:val="24"/>
          <w:lang w:val="en-US"/>
        </w:rPr>
        <w:t xml:space="preserve">stable </w:t>
      </w:r>
      <w:r w:rsidR="00034344" w:rsidRPr="0F28D7EB">
        <w:rPr>
          <w:sz w:val="24"/>
          <w:szCs w:val="24"/>
          <w:lang w:val="en-US"/>
        </w:rPr>
        <w:t>product gas quality meeting ≥95% CH</w:t>
      </w:r>
      <w:r w:rsidR="00034344" w:rsidRPr="0F28D7EB">
        <w:rPr>
          <w:sz w:val="24"/>
          <w:szCs w:val="24"/>
          <w:vertAlign w:val="subscript"/>
          <w:lang w:val="en-US"/>
        </w:rPr>
        <w:t>4</w:t>
      </w:r>
      <w:r w:rsidR="00034344" w:rsidRPr="0F28D7EB">
        <w:rPr>
          <w:sz w:val="24"/>
          <w:szCs w:val="24"/>
          <w:lang w:val="en-US"/>
        </w:rPr>
        <w:t>, ≤2% CO</w:t>
      </w:r>
      <w:r w:rsidR="00034344" w:rsidRPr="0F28D7EB">
        <w:rPr>
          <w:sz w:val="24"/>
          <w:szCs w:val="24"/>
          <w:vertAlign w:val="subscript"/>
          <w:lang w:val="en-US"/>
        </w:rPr>
        <w:t>2</w:t>
      </w:r>
      <w:r w:rsidR="00034344" w:rsidRPr="0F28D7EB">
        <w:rPr>
          <w:sz w:val="24"/>
          <w:szCs w:val="24"/>
          <w:lang w:val="en-US"/>
        </w:rPr>
        <w:t>, ≤5% H</w:t>
      </w:r>
      <w:r w:rsidR="00034344" w:rsidRPr="0F28D7EB">
        <w:rPr>
          <w:sz w:val="24"/>
          <w:szCs w:val="24"/>
          <w:vertAlign w:val="subscript"/>
          <w:lang w:val="en-US"/>
        </w:rPr>
        <w:t>2</w:t>
      </w:r>
      <w:r w:rsidR="00034344" w:rsidRPr="0F28D7EB">
        <w:rPr>
          <w:sz w:val="24"/>
          <w:szCs w:val="24"/>
          <w:lang w:val="en-US"/>
        </w:rPr>
        <w:t xml:space="preserve"> for </w:t>
      </w:r>
      <w:r w:rsidR="006C28B6">
        <w:rPr>
          <w:sz w:val="24"/>
          <w:szCs w:val="24"/>
          <w:lang w:val="en-US"/>
        </w:rPr>
        <w:t>at least 30 days</w:t>
      </w:r>
      <w:r w:rsidR="00034344" w:rsidRPr="0F28D7EB">
        <w:rPr>
          <w:sz w:val="24"/>
          <w:szCs w:val="24"/>
          <w:lang w:val="en-US"/>
        </w:rPr>
        <w:t xml:space="preserve"> without process upsets</w:t>
      </w:r>
      <w:r w:rsidR="005C31E1">
        <w:rPr>
          <w:sz w:val="24"/>
          <w:szCs w:val="24"/>
          <w:lang w:val="en-US"/>
        </w:rPr>
        <w:t xml:space="preserve">. </w:t>
      </w:r>
      <w:r w:rsidR="00034344" w:rsidRPr="0F28D7EB">
        <w:rPr>
          <w:sz w:val="24"/>
          <w:szCs w:val="24"/>
          <w:lang w:val="en-US"/>
        </w:rPr>
        <w:t>This step enabled</w:t>
      </w:r>
      <w:r w:rsidRPr="0F28D7EB">
        <w:rPr>
          <w:sz w:val="24"/>
          <w:szCs w:val="24"/>
          <w:lang w:val="en-US"/>
        </w:rPr>
        <w:t xml:space="preserve"> the </w:t>
      </w:r>
      <w:r w:rsidR="0018602B" w:rsidRPr="0F28D7EB">
        <w:rPr>
          <w:sz w:val="24"/>
          <w:szCs w:val="24"/>
          <w:lang w:val="en-US"/>
        </w:rPr>
        <w:t>identification</w:t>
      </w:r>
      <w:r w:rsidRPr="0F28D7EB">
        <w:rPr>
          <w:sz w:val="24"/>
          <w:szCs w:val="24"/>
          <w:lang w:val="en-US"/>
        </w:rPr>
        <w:t xml:space="preserve"> of</w:t>
      </w:r>
      <w:r w:rsidR="00034344" w:rsidRPr="0F28D7EB">
        <w:rPr>
          <w:sz w:val="24"/>
          <w:szCs w:val="24"/>
          <w:lang w:val="en-US"/>
        </w:rPr>
        <w:t xml:space="preserve"> operational setpoints (</w:t>
      </w:r>
      <w:r w:rsidR="00034344" w:rsidRPr="0F28D7EB">
        <w:rPr>
          <w:i/>
          <w:iCs/>
          <w:sz w:val="24"/>
          <w:szCs w:val="24"/>
          <w:lang w:val="en-US"/>
        </w:rPr>
        <w:t>e.g.</w:t>
      </w:r>
      <w:r w:rsidRPr="0F28D7EB">
        <w:rPr>
          <w:i/>
          <w:iCs/>
          <w:sz w:val="24"/>
          <w:szCs w:val="24"/>
          <w:lang w:val="en-US"/>
        </w:rPr>
        <w:t>,</w:t>
      </w:r>
      <w:r w:rsidR="00034344" w:rsidRPr="0F28D7EB">
        <w:rPr>
          <w:sz w:val="24"/>
          <w:szCs w:val="24"/>
          <w:lang w:val="en-US"/>
        </w:rPr>
        <w:t xml:space="preserve"> stoichiometric feed ratio) </w:t>
      </w:r>
      <w:r w:rsidR="0018602B" w:rsidRPr="0F28D7EB">
        <w:rPr>
          <w:sz w:val="24"/>
          <w:szCs w:val="24"/>
          <w:lang w:val="en-US"/>
        </w:rPr>
        <w:t xml:space="preserve">that </w:t>
      </w:r>
      <w:r w:rsidR="00034344" w:rsidRPr="0F28D7EB">
        <w:rPr>
          <w:sz w:val="24"/>
          <w:szCs w:val="24"/>
          <w:lang w:val="en-US"/>
        </w:rPr>
        <w:t>favor desired quality outcomes</w:t>
      </w:r>
      <w:r w:rsidR="005C31E1">
        <w:rPr>
          <w:sz w:val="24"/>
          <w:szCs w:val="24"/>
          <w:lang w:val="en-US"/>
        </w:rPr>
        <w:t xml:space="preserve">. </w:t>
      </w:r>
      <w:r w:rsidR="006000BD" w:rsidRPr="1031D2BF">
        <w:rPr>
          <w:sz w:val="24"/>
          <w:szCs w:val="24"/>
          <w:lang w:val="en-US"/>
        </w:rPr>
        <w:t xml:space="preserve">The quality target </w:t>
      </w:r>
      <w:r w:rsidR="006000BD">
        <w:rPr>
          <w:sz w:val="24"/>
          <w:szCs w:val="24"/>
          <w:lang w:val="en-US"/>
        </w:rPr>
        <w:t>was set</w:t>
      </w:r>
      <w:r w:rsidR="006000BD" w:rsidRPr="1031D2BF">
        <w:rPr>
          <w:sz w:val="24"/>
          <w:szCs w:val="24"/>
          <w:lang w:val="en-US"/>
        </w:rPr>
        <w:t xml:space="preserve"> according to DVGW</w:t>
      </w:r>
      <w:r w:rsidR="00B344D4">
        <w:rPr>
          <w:sz w:val="24"/>
          <w:szCs w:val="24"/>
          <w:lang w:val="en-US"/>
        </w:rPr>
        <w:t> </w:t>
      </w:r>
      <w:r w:rsidR="006000BD" w:rsidRPr="1031D2BF">
        <w:rPr>
          <w:sz w:val="24"/>
          <w:szCs w:val="24"/>
          <w:lang w:val="en-US"/>
        </w:rPr>
        <w:t>G</w:t>
      </w:r>
      <w:r w:rsidR="00B344D4">
        <w:rPr>
          <w:sz w:val="24"/>
          <w:szCs w:val="24"/>
          <w:lang w:val="en-US"/>
        </w:rPr>
        <w:t> </w:t>
      </w:r>
      <w:r w:rsidR="006000BD" w:rsidRPr="1031D2BF">
        <w:rPr>
          <w:sz w:val="24"/>
          <w:szCs w:val="24"/>
          <w:lang w:val="en-US"/>
        </w:rPr>
        <w:t>260 Technical Rule</w:t>
      </w:r>
      <w:r w:rsidR="006C28B6">
        <w:rPr>
          <w:sz w:val="24"/>
          <w:szCs w:val="24"/>
          <w:lang w:val="en-US"/>
        </w:rPr>
        <w:t xml:space="preserve"> </w:t>
      </w:r>
      <w:r w:rsidR="006C28B6">
        <w:rPr>
          <w:sz w:val="24"/>
          <w:szCs w:val="24"/>
          <w:lang w:val="en-US"/>
        </w:rPr>
        <w:fldChar w:fldCharType="begin"/>
      </w:r>
      <w:r w:rsidR="006C28B6">
        <w:rPr>
          <w:sz w:val="24"/>
          <w:szCs w:val="24"/>
          <w:lang w:val="en-US"/>
        </w:rPr>
        <w:instrText xml:space="preserve"> ADDIN ZOTERO_ITEM CSL_CITATION {"citationID":"fI4h77Em","properties":{"formattedCitation":"(German Association for Gas and Water (DVGW), 2021)","plainCitation":"(German Association for Gas and Water (DVGW), 2021)","noteIndex":0},"citationItems":[{"id":866,"uris":["http://zotero.org/groups/5399278/items/55IBS38S"],"itemData":{"id":866,"type":"report","title":"Technical Rule - Standard DVGW G 260 (A) - Gas Quality","URL":"https://shop.wvgw.de/G-260-Technical-Rule-09-2021/511831","author":[{"family":"German Association for Gas and Water (DVGW)","given":""}],"issued":{"date-parts":[["2021"]]}}}],"schema":"https://github.com/citation-style-language/schema/raw/master/csl-citation.json"} </w:instrText>
      </w:r>
      <w:r w:rsidR="006C28B6">
        <w:rPr>
          <w:sz w:val="24"/>
          <w:szCs w:val="24"/>
          <w:lang w:val="en-US"/>
        </w:rPr>
        <w:fldChar w:fldCharType="separate"/>
      </w:r>
      <w:r w:rsidR="006C28B6" w:rsidRPr="006C28B6">
        <w:rPr>
          <w:sz w:val="24"/>
        </w:rPr>
        <w:t>(German Association for Gas and Water (DVGW), 2021)</w:t>
      </w:r>
      <w:r w:rsidR="006C28B6">
        <w:rPr>
          <w:sz w:val="24"/>
          <w:szCs w:val="24"/>
          <w:lang w:val="en-US"/>
        </w:rPr>
        <w:fldChar w:fldCharType="end"/>
      </w:r>
      <w:r w:rsidR="005C31E1">
        <w:rPr>
          <w:sz w:val="24"/>
          <w:szCs w:val="24"/>
          <w:lang w:val="en-US"/>
        </w:rPr>
        <w:t xml:space="preserve">. </w:t>
      </w:r>
      <w:r w:rsidR="006000BD">
        <w:rPr>
          <w:sz w:val="24"/>
          <w:szCs w:val="24"/>
          <w:lang w:val="en-US"/>
        </w:rPr>
        <w:t>This target was selected</w:t>
      </w:r>
      <w:r w:rsidR="006000BD" w:rsidRPr="1031D2BF">
        <w:rPr>
          <w:sz w:val="24"/>
          <w:szCs w:val="24"/>
          <w:lang w:val="en-US"/>
        </w:rPr>
        <w:t xml:space="preserve"> to ensure compliance with a large number of utilities, however, it should be noted that many applications accept lower fractions of CH</w:t>
      </w:r>
      <w:r w:rsidR="006000BD" w:rsidRPr="1031D2BF">
        <w:rPr>
          <w:sz w:val="24"/>
          <w:szCs w:val="24"/>
          <w:vertAlign w:val="subscript"/>
          <w:lang w:val="en-US"/>
        </w:rPr>
        <w:t>4</w:t>
      </w:r>
      <w:r w:rsidR="006000BD" w:rsidRPr="1031D2BF">
        <w:rPr>
          <w:sz w:val="24"/>
          <w:szCs w:val="24"/>
          <w:lang w:val="en-US"/>
        </w:rPr>
        <w:t xml:space="preserve"> with more H</w:t>
      </w:r>
      <w:r w:rsidR="006000BD" w:rsidRPr="1031D2BF">
        <w:rPr>
          <w:sz w:val="24"/>
          <w:szCs w:val="24"/>
          <w:vertAlign w:val="subscript"/>
          <w:lang w:val="en-US"/>
        </w:rPr>
        <w:t>2</w:t>
      </w:r>
      <w:r w:rsidR="006000BD" w:rsidRPr="1031D2BF">
        <w:rPr>
          <w:sz w:val="24"/>
          <w:szCs w:val="24"/>
          <w:lang w:val="en-US"/>
        </w:rPr>
        <w:t xml:space="preserve"> </w:t>
      </w:r>
      <w:r w:rsidR="006C28B6">
        <w:rPr>
          <w:sz w:val="24"/>
          <w:szCs w:val="24"/>
          <w:lang w:val="en-US"/>
        </w:rPr>
        <w:fldChar w:fldCharType="begin"/>
      </w:r>
      <w:r w:rsidR="006C28B6">
        <w:rPr>
          <w:sz w:val="24"/>
          <w:szCs w:val="24"/>
          <w:lang w:val="en-US"/>
        </w:rPr>
        <w:instrText xml:space="preserve"> ADDIN ZOTERO_ITEM CSL_CITATION {"citationID":"DgjWnkb4","properties":{"formattedCitation":"(Kapoor et al., 2019; Mu\\uc0\\u241{}oz et al., 2015; Savickis et al., 2020; Thema et al., 2019)","plainCitation":"(Kapoor et al., 2019; Muñoz et al., 2015; Savickis et al., 2020; Thema et al., 2019)","noteIndex":0},"citationItems":[{"id":779,"uris":["http://zotero.org/users/11473114/items/MZSTY3DB"],"itemData":{"id":779,"type":"article-journal","abstract":"Biogas is acknowledged as one of the foremost bioenergy to address the current environmental and energy challenges being faced by the world. Commonly, biogas is used for applications like cooking, lighting, heat and power production. To widen the scope of biogas application, like transportation, natural gas grid injection and substrate for the production of chemicals and fuel cells, mainly CO2, H2S and other impurities need to be removed by various upgrading technologies. It is an important process to produce biomethane with above 90% methane. There are various physico-chemical (adsorption, absorption, cryogenic and membrane separations) and biological (in situ and ex situ) processes for biogas upgradation, and each process is site and case specific. The aim of the present paper is to thoroughly evaluate the existing and emerging biogas upgrading technologies. Analysis of each technology with respect to basis of operations, energy requirement, methane purity and recovery and cost economics has been carried out. A thorough analysis has been done on the major hurdles and the research gaps in this sector. For a wider and successful implementation of the biogas upgradation technology, the trends in research and development (R&amp;D) such as development of efficient biogas upgrading technologies, adsorbents, reduction in cost and methane loss have been thoroughly evaluated.","container-title":"Environmental Science and Pollution Research","DOI":"10.1007/s11356-019-04767-1","ISSN":"0944-1344, 1614-7499","issue":"12","journalAbbreviation":"Environ Sci Pollut Res","language":"en","page":"11631-11661","source":"DOI.org (Crossref)","title":"Evaluation of biogas upgrading technologies and future perspectives: a review","title-short":"Evaluation of biogas upgrading technologies and future perspectives","volume":"26","author":[{"family":"Kapoor","given":"Rimika"},{"family":"Ghosh","given":"Pooja"},{"family":"Kumar","given":"Madan"},{"family":"Vijay","given":"Virendra Kumar"}],"issued":{"date-parts":[["2019",4]]}}},{"id":447,"uris":["http://zotero.org/users/11473114/items/CKAC3S54"],"itemData":{"id":447,"type":"article-journal","container-title":"Reviews in Environmental Science and Bio/Technology","DOI":"10.1007/s11157-015-9379-1","ISSN":"1569-1705, 1572-9826","issue":"4","journalAbbreviation":"Rev Environ Sci Biotechnol","language":"en","page":"727-759","source":"DOI.org (Crossref)","title":"A review on the state-of-the-art of physical/chemical and biological technologies for biogas upgrading","volume":"14","author":[{"family":"Muñoz","given":"Raúl"},{"family":"Meier","given":"Leslie"},{"family":"Diaz","given":"Israel"},{"family":"Jeison","given":"David"}],"issued":{"date-parts":[["2015",12]]}}},{"id":821,"uris":["http://zotero.org/users/11473114/items/DNN3QCYQ"],"itemData":{"id":821,"type":"article-journal","abstract":"This paper addresses the biomethane injection into the natural gas grids in some EU countries, highlights a few crucial aspects in this process, including but not limited to trends in standardisation and legal framework, injection conditions and pressure levels, as well as centralised biogas feedstock collection points and the biomethane injection facilities. In a wider context, the paper deals with the role of biomethane in the EU energy transition and further use of the existing natural gas networks.","container-title":"Latvian Journal of Physics and Technical Sciences","DOI":"10.2478/lpts-2020-0020","ISSN":"0868-8257","issue":"4","language":"en","license":"http://creativecommons.org/licenses/by-nc-nd/4.0","page":"34-50","source":"DOI.org (Crossref)","title":"The Biomethane Injection into the Natural Gas Networks: The EU’s Gas Synergy Path","title-short":"The Biomethane Injection into the Natural Gas Networks","volume":"57","author":[{"family":"Savickis","given":"J."},{"family":"Zemite","given":"L."},{"family":"Zeltins","given":"N."},{"family":"Bode","given":"I."},{"family":"Jansons","given":"L."},{"family":"Dzelzitis","given":"E."},{"family":"Koposovs","given":"A."},{"family":"Selickis","given":"A."},{"family":"Ansone","given":"A."}],"issued":{"date-parts":[["2020",8,1]]}}},{"id":20,"uris":["http://zotero.org/users/11473114/items/UMZSBMLU"],"itemData":{"id":20,"type":"article-journal","abstract":"This review gives a worldwide overview on Power-to-Gas projects producing hydrogen or renewable substitute natural gas focusing projects in central Europe. It deepens and completes the content of previous reviews by including hitherto unreviewed projects and by combining project names with details such as plant location. It is based on data from 153 completed, recent and planned projects since 1988 which were evaluated with regards to plant allocation, installed power development, plant size, shares and amounts of hydrogen or substitute natural gas producing examinations and product utilization phases. Cost development for electrolysis and carbon dioxide methanation was analyzed and a projection until 2030 is given with an outlook to 2050.","container-title":"Renewable and Sustainable Energy Reviews","DOI":"10.1016/j.rser.2019.06.030","ISSN":"13640321","journalAbbreviation":"Renewable and Sustainable Energy Reviews","language":"en","page":"775-787","source":"DOI.org (Crossref)","title":"Power-to-Gas: Electrolysis and methanation status review","title-short":"Power-to-Gas","volume":"112","author":[{"family":"Thema","given":"M."},{"family":"Bauer","given":"F."},{"family":"Sterner","given":"M."}],"issued":{"date-parts":[["2019",9]]}}}],"schema":"https://github.com/citation-style-language/schema/raw/master/csl-citation.json"} </w:instrText>
      </w:r>
      <w:r w:rsidR="006C28B6">
        <w:rPr>
          <w:sz w:val="24"/>
          <w:szCs w:val="24"/>
          <w:lang w:val="en-US"/>
        </w:rPr>
        <w:fldChar w:fldCharType="separate"/>
      </w:r>
      <w:r w:rsidR="006C28B6" w:rsidRPr="006C28B6">
        <w:rPr>
          <w:sz w:val="24"/>
        </w:rPr>
        <w:t>(Kapoor et al., 2019; Muñoz et al., 2015; Savickis et al., 2020; Thema et al., 2019)</w:t>
      </w:r>
      <w:r w:rsidR="006C28B6">
        <w:rPr>
          <w:sz w:val="24"/>
          <w:szCs w:val="24"/>
          <w:lang w:val="en-US"/>
        </w:rPr>
        <w:fldChar w:fldCharType="end"/>
      </w:r>
      <w:r w:rsidR="005C31E1">
        <w:rPr>
          <w:sz w:val="24"/>
          <w:szCs w:val="24"/>
          <w:lang w:val="en-US"/>
        </w:rPr>
        <w:t xml:space="preserve">. </w:t>
      </w:r>
      <w:bookmarkStart w:id="17" w:name="_cnr7jxhqxx08" w:colFirst="0" w:colLast="0"/>
      <w:bookmarkEnd w:id="17"/>
      <w:r w:rsidR="0018602B" w:rsidRPr="0F28D7EB">
        <w:rPr>
          <w:sz w:val="24"/>
          <w:szCs w:val="24"/>
          <w:lang w:val="en-US"/>
        </w:rPr>
        <w:t>Subsequently, the</w:t>
      </w:r>
      <w:r w:rsidR="00034344" w:rsidRPr="0F28D7EB">
        <w:rPr>
          <w:sz w:val="24"/>
          <w:szCs w:val="24"/>
          <w:lang w:val="en-US"/>
        </w:rPr>
        <w:t xml:space="preserve"> maximum CH</w:t>
      </w:r>
      <w:r w:rsidR="00034344" w:rsidRPr="0F28D7EB">
        <w:rPr>
          <w:sz w:val="24"/>
          <w:szCs w:val="24"/>
          <w:vertAlign w:val="subscript"/>
          <w:lang w:val="en-US"/>
        </w:rPr>
        <w:t>4</w:t>
      </w:r>
      <w:r w:rsidR="00034344" w:rsidRPr="0F28D7EB">
        <w:rPr>
          <w:sz w:val="24"/>
          <w:szCs w:val="24"/>
          <w:lang w:val="en-US"/>
        </w:rPr>
        <w:t xml:space="preserve"> production capacity of the system</w:t>
      </w:r>
      <w:r w:rsidR="0018602B" w:rsidRPr="0F28D7EB">
        <w:rPr>
          <w:sz w:val="24"/>
          <w:szCs w:val="24"/>
          <w:lang w:val="en-US"/>
        </w:rPr>
        <w:t xml:space="preserve"> was determined</w:t>
      </w:r>
      <w:r w:rsidR="00034344" w:rsidRPr="0F28D7EB">
        <w:rPr>
          <w:sz w:val="24"/>
          <w:szCs w:val="24"/>
          <w:lang w:val="en-US"/>
        </w:rPr>
        <w:t xml:space="preserve"> </w:t>
      </w:r>
      <w:r w:rsidR="0018602B" w:rsidRPr="0F28D7EB">
        <w:rPr>
          <w:sz w:val="24"/>
          <w:szCs w:val="24"/>
          <w:lang w:val="en-US"/>
        </w:rPr>
        <w:t xml:space="preserve">by </w:t>
      </w:r>
      <w:r w:rsidR="00034344" w:rsidRPr="0F28D7EB">
        <w:rPr>
          <w:sz w:val="24"/>
          <w:szCs w:val="24"/>
          <w:lang w:val="en-US"/>
        </w:rPr>
        <w:t>systematically increas</w:t>
      </w:r>
      <w:r w:rsidR="0018602B" w:rsidRPr="0F28D7EB">
        <w:rPr>
          <w:sz w:val="24"/>
          <w:szCs w:val="24"/>
          <w:lang w:val="en-US"/>
        </w:rPr>
        <w:t>ing</w:t>
      </w:r>
      <w:r w:rsidR="00034344" w:rsidRPr="0F28D7EB">
        <w:rPr>
          <w:sz w:val="24"/>
          <w:szCs w:val="24"/>
          <w:lang w:val="en-US"/>
        </w:rPr>
        <w:t xml:space="preserve"> substrate </w:t>
      </w:r>
      <w:r w:rsidR="006C28B6">
        <w:rPr>
          <w:sz w:val="24"/>
          <w:szCs w:val="24"/>
          <w:lang w:val="en-US"/>
        </w:rPr>
        <w:t>loading rates</w:t>
      </w:r>
      <w:r w:rsidR="00B344D4">
        <w:rPr>
          <w:sz w:val="24"/>
          <w:szCs w:val="24"/>
          <w:lang w:val="en-US"/>
        </w:rPr>
        <w:t xml:space="preserve"> in a ramping phase</w:t>
      </w:r>
      <w:r w:rsidR="005C31E1">
        <w:rPr>
          <w:sz w:val="24"/>
          <w:szCs w:val="24"/>
          <w:lang w:val="en-US"/>
        </w:rPr>
        <w:t xml:space="preserve">. </w:t>
      </w:r>
      <w:r w:rsidR="00034344" w:rsidRPr="0F28D7EB">
        <w:rPr>
          <w:sz w:val="24"/>
          <w:szCs w:val="24"/>
          <w:lang w:val="en-US"/>
        </w:rPr>
        <w:t>If gas quality met or exceeded 90% CH</w:t>
      </w:r>
      <w:r w:rsidR="00034344" w:rsidRPr="0F28D7EB">
        <w:rPr>
          <w:sz w:val="24"/>
          <w:szCs w:val="24"/>
          <w:vertAlign w:val="subscript"/>
          <w:lang w:val="en-US"/>
        </w:rPr>
        <w:t>4</w:t>
      </w:r>
      <w:r w:rsidR="00034344" w:rsidRPr="0F28D7EB">
        <w:rPr>
          <w:sz w:val="24"/>
          <w:szCs w:val="24"/>
          <w:lang w:val="en-US"/>
        </w:rPr>
        <w:t xml:space="preserve"> for three or more consecutive days, loading rate </w:t>
      </w:r>
      <w:r w:rsidR="0018602B" w:rsidRPr="0F28D7EB">
        <w:rPr>
          <w:sz w:val="24"/>
          <w:szCs w:val="24"/>
          <w:lang w:val="en-US"/>
        </w:rPr>
        <w:t xml:space="preserve">was increased </w:t>
      </w:r>
      <w:r w:rsidR="00034344" w:rsidRPr="0F28D7EB">
        <w:rPr>
          <w:sz w:val="24"/>
          <w:szCs w:val="24"/>
          <w:lang w:val="en-US"/>
        </w:rPr>
        <w:t>by 5-10% relative to H</w:t>
      </w:r>
      <w:r w:rsidR="00034344" w:rsidRPr="0F28D7EB">
        <w:rPr>
          <w:sz w:val="24"/>
          <w:szCs w:val="24"/>
          <w:vertAlign w:val="subscript"/>
          <w:lang w:val="en-US"/>
        </w:rPr>
        <w:t>2</w:t>
      </w:r>
      <w:r w:rsidR="005C31E1">
        <w:rPr>
          <w:sz w:val="24"/>
          <w:szCs w:val="24"/>
          <w:lang w:val="en-US"/>
        </w:rPr>
        <w:t xml:space="preserve">. </w:t>
      </w:r>
      <w:r w:rsidR="0018602B" w:rsidRPr="0F28D7EB">
        <w:rPr>
          <w:sz w:val="24"/>
          <w:szCs w:val="24"/>
          <w:lang w:val="en-US"/>
        </w:rPr>
        <w:t>T</w:t>
      </w:r>
      <w:r w:rsidR="00034344" w:rsidRPr="0F28D7EB">
        <w:rPr>
          <w:sz w:val="24"/>
          <w:szCs w:val="24"/>
          <w:lang w:val="en-US"/>
        </w:rPr>
        <w:t xml:space="preserve">his schedule </w:t>
      </w:r>
      <w:r w:rsidR="0018602B" w:rsidRPr="0F28D7EB">
        <w:rPr>
          <w:sz w:val="24"/>
          <w:szCs w:val="24"/>
          <w:lang w:val="en-US"/>
        </w:rPr>
        <w:t xml:space="preserve">was validated </w:t>
      </w:r>
      <w:r w:rsidR="00034344" w:rsidRPr="0F28D7EB">
        <w:rPr>
          <w:sz w:val="24"/>
          <w:szCs w:val="24"/>
          <w:lang w:val="en-US"/>
        </w:rPr>
        <w:t>by comparing it to ramping regimes reported in literature</w:t>
      </w:r>
      <w:r w:rsidR="006C28B6">
        <w:rPr>
          <w:sz w:val="24"/>
          <w:szCs w:val="24"/>
          <w:lang w:val="en-US"/>
        </w:rPr>
        <w:t xml:space="preserve"> </w:t>
      </w:r>
      <w:r w:rsidR="006C28B6">
        <w:rPr>
          <w:sz w:val="24"/>
          <w:szCs w:val="24"/>
          <w:lang w:val="en-US"/>
        </w:rPr>
        <w:fldChar w:fldCharType="begin"/>
      </w:r>
      <w:r w:rsidR="006C28B6">
        <w:rPr>
          <w:sz w:val="24"/>
          <w:szCs w:val="24"/>
          <w:lang w:val="en-US"/>
        </w:rPr>
        <w:instrText xml:space="preserve"> ADDIN ZOTERO_ITEM CSL_CITATION {"citationID":"ieC4REwO","properties":{"formattedCitation":"(Str\\uc0\\u252{}bing et al., 2017b)","plainCitation":"(Strübing et al., 2017b)","noteIndex":0},"citationItems":[{"id":7,"uris":["http://zotero.org/users/11473114/items/66UAQ5H3"],"itemData":{"id":7,"type":"article-journal","abstract":"In order to enhance energy eﬃciency of biological methanation of CO2 and H2, this study investigated the performance of a thermophilic (55 °C) anaerobic trickle bed reactor (ATBR) (58.1 L) at ambient pressure. With a methane production rate of up to 15.4 m3CH4/(m3trickle bed·d) at methane concentrations above 98%, the ATBR can easily compete with the performance of other mixed culture methanation reactors. Control of pH and nutrient supply turned out to be crucial for stable operation and was aﬀected signiﬁcantly by dilution due to metabolic water production, especially during demand-orientated operation. Considering practical applications, inoculation with digested sludge, containing a diverse biocenosis, showed high adaptive capacity due to intrinsic biological diversity. However, no macroscopic bioﬁlm formation was observed at thermophilic conditions even after 313 days of operation. The applied approach illustrates the high potential of thermophilic ATBRs as a very eﬃcient energy conversion and storage technology.","container-title":"Bioresource Technology","DOI":"10.1016/j.biortech.2017.08.088","ISSN":"09608524","journalAbbreviation":"Bioresource Technology","language":"en","page":"1176-1183","source":"DOI.org (Crossref)","title":"High performance biological methanation in a thermophilic anaerobic trickle bed reactor","volume":"245","author":[{"family":"Strübing","given":"Dietmar"},{"family":"Huber","given":"Bettina"},{"family":"Lebuhn","given":"Michael"},{"family":"Drewes","given":"Jörg E."},{"family":"Koch","given":"Konrad"}],"issued":{"date-parts":[["2017",12]]}}}],"schema":"https://github.com/citation-style-language/schema/raw/master/csl-citation.json"} </w:instrText>
      </w:r>
      <w:r w:rsidR="006C28B6">
        <w:rPr>
          <w:sz w:val="24"/>
          <w:szCs w:val="24"/>
          <w:lang w:val="en-US"/>
        </w:rPr>
        <w:fldChar w:fldCharType="separate"/>
      </w:r>
      <w:r w:rsidR="006C28B6" w:rsidRPr="006C28B6">
        <w:rPr>
          <w:sz w:val="24"/>
        </w:rPr>
        <w:t>(Strübing et al., 2017b)</w:t>
      </w:r>
      <w:r w:rsidR="006C28B6">
        <w:rPr>
          <w:sz w:val="24"/>
          <w:szCs w:val="24"/>
          <w:lang w:val="en-US"/>
        </w:rPr>
        <w:fldChar w:fldCharType="end"/>
      </w:r>
      <w:r w:rsidR="005C31E1">
        <w:rPr>
          <w:sz w:val="24"/>
          <w:szCs w:val="24"/>
          <w:lang w:val="en-US"/>
        </w:rPr>
        <w:t xml:space="preserve">. </w:t>
      </w:r>
    </w:p>
    <w:p w14:paraId="5E211B9B" w14:textId="1863C851" w:rsidR="005A5130" w:rsidRDefault="005A5130" w:rsidP="005F6977">
      <w:pPr>
        <w:pStyle w:val="Heading1"/>
        <w:numPr>
          <w:ilvl w:val="0"/>
          <w:numId w:val="17"/>
        </w:numPr>
        <w:rPr>
          <w:lang w:val="en-US"/>
        </w:rPr>
      </w:pPr>
      <w:r>
        <w:rPr>
          <w:lang w:val="en-US"/>
        </w:rPr>
        <w:t>Results and Discussion</w:t>
      </w:r>
    </w:p>
    <w:p w14:paraId="65945CAA" w14:textId="798E0830" w:rsidR="00F476F1" w:rsidRDefault="00FD1DB8" w:rsidP="00C878F1">
      <w:pPr>
        <w:spacing w:after="0" w:line="360" w:lineRule="auto"/>
        <w:jc w:val="both"/>
        <w:rPr>
          <w:sz w:val="24"/>
          <w:szCs w:val="24"/>
          <w:lang w:val="en-US"/>
        </w:rPr>
      </w:pPr>
      <w:r>
        <w:rPr>
          <w:sz w:val="24"/>
          <w:szCs w:val="24"/>
          <w:lang w:val="en-US"/>
        </w:rPr>
        <w:t>This study</w:t>
      </w:r>
      <w:r w:rsidR="36E1E23C" w:rsidRPr="0F28D7EB">
        <w:rPr>
          <w:sz w:val="24"/>
          <w:szCs w:val="24"/>
          <w:lang w:val="en-US"/>
        </w:rPr>
        <w:t xml:space="preserve"> developed, optimized, and tested performance limits of an MBfR system for upgrading H</w:t>
      </w:r>
      <w:r w:rsidR="36E1E23C" w:rsidRPr="0F28D7EB">
        <w:rPr>
          <w:sz w:val="24"/>
          <w:szCs w:val="24"/>
          <w:vertAlign w:val="subscript"/>
          <w:lang w:val="en-US"/>
        </w:rPr>
        <w:t>2</w:t>
      </w:r>
      <w:r w:rsidR="36E1E23C" w:rsidRPr="0F28D7EB">
        <w:rPr>
          <w:sz w:val="24"/>
          <w:szCs w:val="24"/>
          <w:lang w:val="en-US"/>
        </w:rPr>
        <w:t xml:space="preserve"> and CO</w:t>
      </w:r>
      <w:r w:rsidR="36E1E23C" w:rsidRPr="0F28D7EB">
        <w:rPr>
          <w:sz w:val="24"/>
          <w:szCs w:val="24"/>
          <w:vertAlign w:val="subscript"/>
          <w:lang w:val="en-US"/>
        </w:rPr>
        <w:t>2</w:t>
      </w:r>
      <w:r w:rsidR="36E1E23C" w:rsidRPr="0F28D7EB">
        <w:rPr>
          <w:sz w:val="24"/>
          <w:szCs w:val="24"/>
          <w:lang w:val="en-US"/>
        </w:rPr>
        <w:t xml:space="preserve"> to </w:t>
      </w:r>
      <w:r w:rsidR="00F8433F" w:rsidRPr="445CD04A">
        <w:rPr>
          <w:sz w:val="24"/>
          <w:szCs w:val="24"/>
          <w:lang w:val="en-US"/>
        </w:rPr>
        <w:t>CH</w:t>
      </w:r>
      <w:r w:rsidR="00F8433F" w:rsidRPr="445CD04A">
        <w:rPr>
          <w:sz w:val="24"/>
          <w:szCs w:val="24"/>
          <w:vertAlign w:val="subscript"/>
          <w:lang w:val="en-US"/>
        </w:rPr>
        <w:t>4</w:t>
      </w:r>
      <w:r w:rsidR="36E1E23C" w:rsidRPr="0F28D7EB">
        <w:rPr>
          <w:sz w:val="24"/>
          <w:szCs w:val="24"/>
          <w:lang w:val="en-US"/>
        </w:rPr>
        <w:t xml:space="preserve"> over the course of 331 days</w:t>
      </w:r>
      <w:r w:rsidR="005C31E1">
        <w:rPr>
          <w:sz w:val="24"/>
          <w:szCs w:val="24"/>
          <w:lang w:val="en-US"/>
        </w:rPr>
        <w:t xml:space="preserve">. </w:t>
      </w:r>
      <w:r w:rsidR="406A126A" w:rsidRPr="0F28D7EB">
        <w:rPr>
          <w:sz w:val="24"/>
          <w:szCs w:val="24"/>
          <w:lang w:val="en-US"/>
        </w:rPr>
        <w:t>While the system yielded CH</w:t>
      </w:r>
      <w:r w:rsidR="406A126A" w:rsidRPr="0F28D7EB">
        <w:rPr>
          <w:sz w:val="24"/>
          <w:szCs w:val="24"/>
          <w:vertAlign w:val="subscript"/>
          <w:lang w:val="en-US"/>
        </w:rPr>
        <w:t>4</w:t>
      </w:r>
      <w:r w:rsidR="04F147B3" w:rsidRPr="0F28D7EB">
        <w:rPr>
          <w:sz w:val="24"/>
          <w:szCs w:val="24"/>
          <w:lang w:val="en-US"/>
        </w:rPr>
        <w:t xml:space="preserve"> within days of startup,</w:t>
      </w:r>
      <w:r w:rsidR="406A126A" w:rsidRPr="0F28D7EB">
        <w:rPr>
          <w:sz w:val="24"/>
          <w:szCs w:val="24"/>
          <w:lang w:val="en-US"/>
        </w:rPr>
        <w:t xml:space="preserve"> iterati</w:t>
      </w:r>
      <w:r w:rsidR="30377CAB" w:rsidRPr="0F28D7EB">
        <w:rPr>
          <w:sz w:val="24"/>
          <w:szCs w:val="24"/>
          <w:lang w:val="en-US"/>
        </w:rPr>
        <w:t>ons</w:t>
      </w:r>
      <w:r w:rsidR="406A126A" w:rsidRPr="0F28D7EB">
        <w:rPr>
          <w:sz w:val="24"/>
          <w:szCs w:val="24"/>
          <w:lang w:val="en-US"/>
        </w:rPr>
        <w:t xml:space="preserve"> on operational controls</w:t>
      </w:r>
      <w:r w:rsidR="1CE4FCA1" w:rsidRPr="0F28D7EB">
        <w:rPr>
          <w:sz w:val="24"/>
          <w:szCs w:val="24"/>
          <w:lang w:val="en-US"/>
        </w:rPr>
        <w:t xml:space="preserve"> and </w:t>
      </w:r>
      <w:r w:rsidR="127E80CA" w:rsidRPr="0F28D7EB">
        <w:rPr>
          <w:sz w:val="24"/>
          <w:szCs w:val="24"/>
          <w:lang w:val="en-US"/>
        </w:rPr>
        <w:t xml:space="preserve">influent </w:t>
      </w:r>
      <w:r w:rsidR="406A126A" w:rsidRPr="0F28D7EB">
        <w:rPr>
          <w:sz w:val="24"/>
          <w:szCs w:val="24"/>
          <w:lang w:val="en-US"/>
        </w:rPr>
        <w:t>media composition</w:t>
      </w:r>
      <w:r w:rsidR="4F81E6AD" w:rsidRPr="0F28D7EB">
        <w:rPr>
          <w:sz w:val="24"/>
          <w:szCs w:val="24"/>
          <w:lang w:val="en-US"/>
        </w:rPr>
        <w:t xml:space="preserve"> </w:t>
      </w:r>
      <w:r w:rsidR="0A01F3F7" w:rsidRPr="0F28D7EB">
        <w:rPr>
          <w:sz w:val="24"/>
          <w:szCs w:val="24"/>
          <w:lang w:val="en-US"/>
        </w:rPr>
        <w:t xml:space="preserve">were conducted during the first 150 days </w:t>
      </w:r>
      <w:r w:rsidR="0A01F3F7" w:rsidRPr="000D3131">
        <w:rPr>
          <w:sz w:val="24"/>
          <w:szCs w:val="24"/>
          <w:lang w:val="en-US"/>
        </w:rPr>
        <w:t>before</w:t>
      </w:r>
      <w:r w:rsidR="36E1E23C" w:rsidRPr="000D3131">
        <w:rPr>
          <w:sz w:val="24"/>
          <w:szCs w:val="24"/>
          <w:lang w:val="en-US"/>
        </w:rPr>
        <w:t xml:space="preserve"> selecting the methodology described in</w:t>
      </w:r>
      <w:r w:rsidR="00A7505E">
        <w:rPr>
          <w:sz w:val="24"/>
          <w:szCs w:val="24"/>
          <w:lang w:val="en-US"/>
        </w:rPr>
        <w:t xml:space="preserve"> Section</w:t>
      </w:r>
      <w:r w:rsidR="36E1E23C" w:rsidRPr="000D3131">
        <w:rPr>
          <w:sz w:val="24"/>
          <w:szCs w:val="24"/>
          <w:lang w:val="en-US"/>
        </w:rPr>
        <w:t xml:space="preserve"> </w:t>
      </w:r>
      <w:r w:rsidR="00A7505E">
        <w:rPr>
          <w:sz w:val="24"/>
          <w:szCs w:val="24"/>
          <w:lang w:val="en-US"/>
        </w:rPr>
        <w:fldChar w:fldCharType="begin"/>
      </w:r>
      <w:r w:rsidR="00A7505E">
        <w:rPr>
          <w:sz w:val="24"/>
          <w:szCs w:val="24"/>
          <w:lang w:val="en-US"/>
        </w:rPr>
        <w:instrText xml:space="preserve"> REF _Ref222839881 \r \h </w:instrText>
      </w:r>
      <w:r w:rsidR="00A7505E">
        <w:rPr>
          <w:sz w:val="24"/>
          <w:szCs w:val="24"/>
          <w:lang w:val="en-US"/>
        </w:rPr>
      </w:r>
      <w:r w:rsidR="00A7505E">
        <w:rPr>
          <w:sz w:val="24"/>
          <w:szCs w:val="24"/>
          <w:lang w:val="en-US"/>
        </w:rPr>
        <w:fldChar w:fldCharType="separate"/>
      </w:r>
      <w:r w:rsidR="00A7505E">
        <w:rPr>
          <w:sz w:val="24"/>
          <w:szCs w:val="24"/>
          <w:lang w:val="en-US"/>
        </w:rPr>
        <w:t>2</w:t>
      </w:r>
      <w:r w:rsidR="00A7505E">
        <w:rPr>
          <w:sz w:val="24"/>
          <w:szCs w:val="24"/>
          <w:lang w:val="en-US"/>
        </w:rPr>
        <w:fldChar w:fldCharType="end"/>
      </w:r>
      <w:r w:rsidR="005C31E1">
        <w:rPr>
          <w:sz w:val="24"/>
          <w:szCs w:val="24"/>
          <w:lang w:val="en-US"/>
        </w:rPr>
        <w:t xml:space="preserve">. </w:t>
      </w:r>
      <w:r w:rsidR="36E1E23C" w:rsidRPr="000D3131">
        <w:rPr>
          <w:sz w:val="24"/>
          <w:szCs w:val="24"/>
          <w:lang w:val="en-US"/>
        </w:rPr>
        <w:t xml:space="preserve">Accordingly, these results represent findings after the </w:t>
      </w:r>
      <w:r w:rsidR="550F15F9" w:rsidRPr="000D3131">
        <w:rPr>
          <w:sz w:val="24"/>
          <w:szCs w:val="24"/>
          <w:lang w:val="en-US"/>
        </w:rPr>
        <w:t>iterative</w:t>
      </w:r>
      <w:r w:rsidR="36E1E23C" w:rsidRPr="000D3131">
        <w:rPr>
          <w:sz w:val="24"/>
          <w:szCs w:val="24"/>
          <w:lang w:val="en-US"/>
        </w:rPr>
        <w:t xml:space="preserve"> period from </w:t>
      </w:r>
      <w:r w:rsidR="008319D3">
        <w:rPr>
          <w:sz w:val="24"/>
          <w:szCs w:val="24"/>
          <w:lang w:val="en-US"/>
        </w:rPr>
        <w:t>d</w:t>
      </w:r>
      <w:r w:rsidR="36E1E23C" w:rsidRPr="000D3131">
        <w:rPr>
          <w:sz w:val="24"/>
          <w:szCs w:val="24"/>
          <w:lang w:val="en-US"/>
        </w:rPr>
        <w:t>ay 150-331.</w:t>
      </w:r>
      <w:r w:rsidR="005C4860">
        <w:rPr>
          <w:sz w:val="24"/>
          <w:szCs w:val="24"/>
          <w:lang w:val="en-US"/>
        </w:rPr>
        <w:t xml:space="preserve"> Operational periods </w:t>
      </w:r>
      <w:r w:rsidR="008319D3">
        <w:rPr>
          <w:sz w:val="24"/>
          <w:szCs w:val="24"/>
          <w:lang w:val="en-US"/>
        </w:rPr>
        <w:t xml:space="preserve">for discussion </w:t>
      </w:r>
      <w:r w:rsidR="005C4860">
        <w:rPr>
          <w:sz w:val="24"/>
          <w:szCs w:val="24"/>
          <w:lang w:val="en-US"/>
        </w:rPr>
        <w:t xml:space="preserve">are designated as follows; adaptation to selected media (day 150-190), process stabilization (day 190-237), </w:t>
      </w:r>
      <w:r w:rsidR="00050451">
        <w:rPr>
          <w:sz w:val="24"/>
          <w:szCs w:val="24"/>
          <w:lang w:val="en-US"/>
        </w:rPr>
        <w:t xml:space="preserve">and </w:t>
      </w:r>
      <w:r w:rsidR="005C4860">
        <w:rPr>
          <w:sz w:val="24"/>
          <w:szCs w:val="24"/>
          <w:lang w:val="en-US"/>
        </w:rPr>
        <w:t>ramping (day 237-3</w:t>
      </w:r>
      <w:r w:rsidR="00050451">
        <w:rPr>
          <w:sz w:val="24"/>
          <w:szCs w:val="24"/>
          <w:lang w:val="en-US"/>
        </w:rPr>
        <w:t>31</w:t>
      </w:r>
      <w:r w:rsidR="005C4860">
        <w:rPr>
          <w:sz w:val="24"/>
          <w:szCs w:val="24"/>
          <w:lang w:val="en-US"/>
        </w:rPr>
        <w:t>),</w:t>
      </w:r>
      <w:r w:rsidR="00050451">
        <w:rPr>
          <w:sz w:val="24"/>
          <w:szCs w:val="24"/>
          <w:lang w:val="en-US"/>
        </w:rPr>
        <w:t xml:space="preserve"> which additionally encompasses performance peak (day 303-310) and exceedance (day 310-331).</w:t>
      </w:r>
    </w:p>
    <w:p w14:paraId="49C5E0F0" w14:textId="027E2AF2" w:rsidR="00F476F1" w:rsidRDefault="005039F5" w:rsidP="005F6977">
      <w:pPr>
        <w:pStyle w:val="Heading2"/>
        <w:numPr>
          <w:ilvl w:val="1"/>
          <w:numId w:val="17"/>
        </w:numPr>
        <w:rPr>
          <w:lang w:val="en-US"/>
        </w:rPr>
      </w:pPr>
      <w:bookmarkStart w:id="18" w:name="_2nvh8ageavwx"/>
      <w:bookmarkEnd w:id="18"/>
      <w:r w:rsidRPr="005F6977">
        <w:rPr>
          <w:lang w:val="en-US"/>
        </w:rPr>
        <w:t>G</w:t>
      </w:r>
      <w:r w:rsidR="00034344" w:rsidRPr="005F6977">
        <w:rPr>
          <w:lang w:val="en-US"/>
        </w:rPr>
        <w:t>as quality, specific CH</w:t>
      </w:r>
      <w:r w:rsidR="00034344" w:rsidRPr="005F6977">
        <w:rPr>
          <w:vertAlign w:val="subscript"/>
          <w:lang w:val="en-US"/>
        </w:rPr>
        <w:t>4</w:t>
      </w:r>
      <w:r w:rsidR="00034344" w:rsidRPr="005F6977">
        <w:rPr>
          <w:lang w:val="en-US"/>
        </w:rPr>
        <w:t xml:space="preserve"> production rate, and substrate conversion efficiencies</w:t>
      </w:r>
    </w:p>
    <w:p w14:paraId="4B8E2D0F" w14:textId="2943D8B2" w:rsidR="00B344D4" w:rsidRDefault="00A13A8D" w:rsidP="00C878F1">
      <w:pPr>
        <w:spacing w:after="0" w:line="360" w:lineRule="auto"/>
        <w:jc w:val="both"/>
        <w:rPr>
          <w:sz w:val="24"/>
          <w:szCs w:val="24"/>
          <w:lang w:val="en-US"/>
        </w:rPr>
      </w:pPr>
      <w:r>
        <w:rPr>
          <w:sz w:val="24"/>
          <w:szCs w:val="24"/>
          <w:lang w:val="en-US"/>
        </w:rPr>
        <w:t xml:space="preserve">The adaptation phase </w:t>
      </w:r>
      <w:r w:rsidR="00B344D4">
        <w:rPr>
          <w:sz w:val="24"/>
          <w:szCs w:val="24"/>
          <w:lang w:val="en-US"/>
        </w:rPr>
        <w:t>(</w:t>
      </w:r>
      <w:r>
        <w:rPr>
          <w:sz w:val="24"/>
          <w:szCs w:val="24"/>
          <w:lang w:val="en-US"/>
        </w:rPr>
        <w:t>day 150-190</w:t>
      </w:r>
      <w:r w:rsidR="00B344D4">
        <w:rPr>
          <w:sz w:val="24"/>
          <w:szCs w:val="24"/>
          <w:lang w:val="en-US"/>
        </w:rPr>
        <w:t>)</w:t>
      </w:r>
      <w:r>
        <w:rPr>
          <w:sz w:val="24"/>
          <w:szCs w:val="24"/>
          <w:lang w:val="en-US"/>
        </w:rPr>
        <w:t xml:space="preserve"> represented a period of recovery from</w:t>
      </w:r>
      <w:r w:rsidR="003E1672">
        <w:rPr>
          <w:sz w:val="24"/>
          <w:szCs w:val="24"/>
          <w:lang w:val="en-US"/>
        </w:rPr>
        <w:t xml:space="preserve"> two process upsets</w:t>
      </w:r>
      <w:r w:rsidR="00B344D4">
        <w:rPr>
          <w:sz w:val="24"/>
          <w:szCs w:val="24"/>
          <w:lang w:val="en-US"/>
        </w:rPr>
        <w:t xml:space="preserve"> caused by operational tests, followed by</w:t>
      </w:r>
      <w:r w:rsidR="003E1672">
        <w:rPr>
          <w:sz w:val="24"/>
          <w:szCs w:val="24"/>
          <w:lang w:val="en-US"/>
        </w:rPr>
        <w:t xml:space="preserve"> adaptation to the final selected media recipe. On day 145, a test media recipe</w:t>
      </w:r>
      <w:r w:rsidR="009B2A90">
        <w:rPr>
          <w:sz w:val="24"/>
          <w:szCs w:val="24"/>
          <w:lang w:val="en-US"/>
        </w:rPr>
        <w:t>,</w:t>
      </w:r>
      <w:r w:rsidR="003E1672">
        <w:rPr>
          <w:sz w:val="24"/>
          <w:szCs w:val="24"/>
          <w:lang w:val="en-US"/>
        </w:rPr>
        <w:t xml:space="preserve"> using </w:t>
      </w:r>
      <w:r w:rsidR="00774BE1">
        <w:rPr>
          <w:sz w:val="24"/>
          <w:szCs w:val="24"/>
          <w:lang w:val="en-US"/>
        </w:rPr>
        <w:t>50</w:t>
      </w:r>
      <w:r w:rsidR="00B344D4">
        <w:rPr>
          <w:sz w:val="24"/>
          <w:szCs w:val="24"/>
          <w:lang w:val="en-US"/>
        </w:rPr>
        <w:t> </w:t>
      </w:r>
      <w:r w:rsidR="00774BE1">
        <w:rPr>
          <w:sz w:val="24"/>
          <w:szCs w:val="24"/>
          <w:lang w:val="en-US"/>
        </w:rPr>
        <w:t>mL of 1 M </w:t>
      </w:r>
      <w:r w:rsidR="003E1672">
        <w:rPr>
          <w:sz w:val="24"/>
          <w:szCs w:val="24"/>
          <w:lang w:val="en-US"/>
        </w:rPr>
        <w:t>HCl instead of NTA in the trace elements solution</w:t>
      </w:r>
      <w:r w:rsidR="009B2A90">
        <w:rPr>
          <w:sz w:val="24"/>
          <w:szCs w:val="24"/>
          <w:lang w:val="en-US"/>
        </w:rPr>
        <w:t>,</w:t>
      </w:r>
      <w:r w:rsidR="003E1672">
        <w:rPr>
          <w:sz w:val="24"/>
          <w:szCs w:val="24"/>
          <w:lang w:val="en-US"/>
        </w:rPr>
        <w:t xml:space="preserve"> </w:t>
      </w:r>
      <w:r w:rsidR="00B344D4">
        <w:rPr>
          <w:sz w:val="24"/>
          <w:szCs w:val="24"/>
          <w:lang w:val="en-US"/>
        </w:rPr>
        <w:lastRenderedPageBreak/>
        <w:t>severely inhibited</w:t>
      </w:r>
      <w:r w:rsidR="003E1672">
        <w:rPr>
          <w:sz w:val="24"/>
          <w:szCs w:val="24"/>
          <w:lang w:val="en-US"/>
        </w:rPr>
        <w:t xml:space="preserve"> methanogen</w:t>
      </w:r>
      <w:r w:rsidR="001171F2">
        <w:rPr>
          <w:sz w:val="24"/>
          <w:szCs w:val="24"/>
          <w:lang w:val="en-US"/>
        </w:rPr>
        <w:t>esis</w:t>
      </w:r>
      <w:r w:rsidR="009B2A90">
        <w:rPr>
          <w:sz w:val="24"/>
          <w:szCs w:val="24"/>
          <w:lang w:val="en-US"/>
        </w:rPr>
        <w:t>. Gas</w:t>
      </w:r>
      <w:r w:rsidR="001171F2">
        <w:rPr>
          <w:sz w:val="24"/>
          <w:szCs w:val="24"/>
          <w:lang w:val="en-US"/>
        </w:rPr>
        <w:t xml:space="preserve"> quality </w:t>
      </w:r>
      <w:r w:rsidR="009B2A90">
        <w:rPr>
          <w:sz w:val="24"/>
          <w:szCs w:val="24"/>
          <w:lang w:val="en-US"/>
        </w:rPr>
        <w:t xml:space="preserve">reduced </w:t>
      </w:r>
      <w:r w:rsidR="001171F2">
        <w:rPr>
          <w:sz w:val="24"/>
          <w:szCs w:val="24"/>
          <w:lang w:val="en-US"/>
        </w:rPr>
        <w:t>from 97.4% to 10.5% CH</w:t>
      </w:r>
      <w:r w:rsidR="001171F2">
        <w:rPr>
          <w:sz w:val="24"/>
          <w:szCs w:val="24"/>
          <w:vertAlign w:val="subscript"/>
          <w:lang w:val="en-US"/>
        </w:rPr>
        <w:t>4</w:t>
      </w:r>
      <w:r w:rsidR="001171F2">
        <w:rPr>
          <w:sz w:val="24"/>
          <w:szCs w:val="24"/>
          <w:lang w:val="en-US"/>
        </w:rPr>
        <w:t xml:space="preserve"> on days 146 and 149, respectively (data not shown). </w:t>
      </w:r>
      <w:r w:rsidR="009B2A90">
        <w:rPr>
          <w:sz w:val="24"/>
          <w:szCs w:val="24"/>
          <w:lang w:val="en-US"/>
        </w:rPr>
        <w:t xml:space="preserve">On day 150, the test recipe was replaced with the media </w:t>
      </w:r>
      <w:r w:rsidR="009B2A90" w:rsidRPr="006C2173">
        <w:rPr>
          <w:sz w:val="24"/>
          <w:szCs w:val="24"/>
          <w:lang w:val="en-US"/>
        </w:rPr>
        <w:t>described in Section 2</w:t>
      </w:r>
      <w:r w:rsidR="006C2173" w:rsidRPr="006C2173">
        <w:rPr>
          <w:sz w:val="24"/>
          <w:szCs w:val="24"/>
          <w:lang w:val="en-US"/>
        </w:rPr>
        <w:t>.1</w:t>
      </w:r>
      <w:r w:rsidR="009B2A90">
        <w:rPr>
          <w:sz w:val="24"/>
          <w:szCs w:val="24"/>
          <w:lang w:val="en-US"/>
        </w:rPr>
        <w:t xml:space="preserve">. </w:t>
      </w:r>
      <w:r w:rsidR="001171F2">
        <w:rPr>
          <w:sz w:val="24"/>
          <w:szCs w:val="24"/>
          <w:lang w:val="en-US"/>
        </w:rPr>
        <w:t>Th</w:t>
      </w:r>
      <w:r w:rsidR="009B2A90">
        <w:rPr>
          <w:sz w:val="24"/>
          <w:szCs w:val="24"/>
          <w:lang w:val="en-US"/>
        </w:rPr>
        <w:t>e subsequent recovery</w:t>
      </w:r>
      <w:r w:rsidR="001171F2">
        <w:rPr>
          <w:sz w:val="24"/>
          <w:szCs w:val="24"/>
          <w:lang w:val="en-US"/>
        </w:rPr>
        <w:t xml:space="preserve"> period was utilized to estimate </w:t>
      </w:r>
      <w:r w:rsidR="009B2A90">
        <w:rPr>
          <w:sz w:val="24"/>
          <w:szCs w:val="24"/>
          <w:lang w:val="en-US"/>
        </w:rPr>
        <w:t xml:space="preserve">the exponential </w:t>
      </w:r>
      <w:r w:rsidR="001171F2">
        <w:rPr>
          <w:sz w:val="24"/>
          <w:szCs w:val="24"/>
          <w:lang w:val="en-US"/>
        </w:rPr>
        <w:t>growth rate</w:t>
      </w:r>
      <w:r w:rsidR="009B2A90">
        <w:rPr>
          <w:sz w:val="24"/>
          <w:szCs w:val="24"/>
          <w:lang w:val="en-US"/>
        </w:rPr>
        <w:t xml:space="preserve"> constant for the methanogens in the reactor (µ = </w:t>
      </w:r>
      <w:r w:rsidR="009B2A90" w:rsidRPr="00ED23F9">
        <w:rPr>
          <w:rFonts w:asciiTheme="majorHAnsi" w:hAnsiTheme="majorHAnsi" w:cstheme="majorHAnsi"/>
          <w:sz w:val="24"/>
          <w:szCs w:val="24"/>
        </w:rPr>
        <w:t>0.27-0.31/d</w:t>
      </w:r>
      <w:r w:rsidR="00774BE1" w:rsidRPr="006601C7">
        <w:rPr>
          <w:rFonts w:asciiTheme="majorHAnsi" w:hAnsiTheme="majorHAnsi" w:cstheme="majorHAnsi"/>
          <w:sz w:val="24"/>
          <w:szCs w:val="24"/>
        </w:rPr>
        <w:t>, SI</w:t>
      </w:r>
      <w:r w:rsidR="00B344D4" w:rsidRPr="006601C7">
        <w:rPr>
          <w:rFonts w:asciiTheme="majorHAnsi" w:hAnsiTheme="majorHAnsi" w:cstheme="majorHAnsi"/>
          <w:sz w:val="24"/>
          <w:szCs w:val="24"/>
        </w:rPr>
        <w:t xml:space="preserve"> Section 1</w:t>
      </w:r>
      <w:r w:rsidR="009B2A90" w:rsidRPr="006601C7">
        <w:rPr>
          <w:rFonts w:asciiTheme="majorHAnsi" w:hAnsiTheme="majorHAnsi" w:cstheme="majorHAnsi"/>
          <w:sz w:val="24"/>
          <w:szCs w:val="24"/>
        </w:rPr>
        <w:t>)</w:t>
      </w:r>
      <w:r w:rsidR="009B2A90" w:rsidRPr="006601C7">
        <w:rPr>
          <w:sz w:val="24"/>
          <w:szCs w:val="24"/>
          <w:lang w:val="en-US"/>
        </w:rPr>
        <w:t>.</w:t>
      </w:r>
      <w:r w:rsidR="009B2A90">
        <w:rPr>
          <w:sz w:val="24"/>
          <w:szCs w:val="24"/>
          <w:lang w:val="en-US"/>
        </w:rPr>
        <w:t xml:space="preserve"> </w:t>
      </w:r>
      <w:r w:rsidR="00774BE1">
        <w:rPr>
          <w:sz w:val="24"/>
          <w:szCs w:val="24"/>
          <w:lang w:val="en-US"/>
        </w:rPr>
        <w:t xml:space="preserve">The second </w:t>
      </w:r>
      <w:r w:rsidR="00B344D4">
        <w:rPr>
          <w:sz w:val="24"/>
          <w:szCs w:val="24"/>
          <w:lang w:val="en-US"/>
        </w:rPr>
        <w:t>operational test</w:t>
      </w:r>
      <w:r w:rsidR="00774BE1">
        <w:rPr>
          <w:sz w:val="24"/>
          <w:szCs w:val="24"/>
          <w:lang w:val="en-US"/>
        </w:rPr>
        <w:t xml:space="preserve"> occurred o</w:t>
      </w:r>
      <w:r w:rsidR="003E1672" w:rsidRPr="615D879C">
        <w:rPr>
          <w:sz w:val="24"/>
          <w:szCs w:val="24"/>
          <w:lang w:val="en-US"/>
        </w:rPr>
        <w:t xml:space="preserve">n </w:t>
      </w:r>
      <w:r w:rsidR="003E1672">
        <w:rPr>
          <w:sz w:val="24"/>
          <w:szCs w:val="24"/>
          <w:lang w:val="en-US"/>
        </w:rPr>
        <w:t>d</w:t>
      </w:r>
      <w:r w:rsidR="003E1672" w:rsidRPr="615D879C">
        <w:rPr>
          <w:sz w:val="24"/>
          <w:szCs w:val="24"/>
          <w:lang w:val="en-US"/>
        </w:rPr>
        <w:t>ay 167</w:t>
      </w:r>
      <w:r w:rsidR="00B344D4">
        <w:rPr>
          <w:sz w:val="24"/>
          <w:szCs w:val="24"/>
          <w:lang w:val="en-US"/>
        </w:rPr>
        <w:t xml:space="preserve">. </w:t>
      </w:r>
      <w:r w:rsidR="00774BE1">
        <w:rPr>
          <w:sz w:val="24"/>
          <w:szCs w:val="24"/>
          <w:lang w:val="en-US"/>
        </w:rPr>
        <w:t>The substrate feed ratio (H</w:t>
      </w:r>
      <w:r w:rsidR="00774BE1" w:rsidRPr="00774BE1">
        <w:rPr>
          <w:sz w:val="24"/>
          <w:szCs w:val="24"/>
          <w:vertAlign w:val="subscript"/>
          <w:lang w:val="en-US"/>
        </w:rPr>
        <w:t>2</w:t>
      </w:r>
      <w:r w:rsidR="00774BE1">
        <w:rPr>
          <w:sz w:val="24"/>
          <w:szCs w:val="24"/>
          <w:lang w:val="en-US"/>
        </w:rPr>
        <w:t>:CO</w:t>
      </w:r>
      <w:r w:rsidR="00774BE1" w:rsidRPr="00774BE1">
        <w:rPr>
          <w:sz w:val="24"/>
          <w:szCs w:val="24"/>
          <w:vertAlign w:val="subscript"/>
          <w:lang w:val="en-US"/>
        </w:rPr>
        <w:t>2</w:t>
      </w:r>
      <w:r w:rsidR="00774BE1">
        <w:rPr>
          <w:sz w:val="24"/>
          <w:szCs w:val="24"/>
          <w:lang w:val="en-US"/>
        </w:rPr>
        <w:t>) was changed to 4.17:1 for a</w:t>
      </w:r>
      <w:r w:rsidR="003E1672">
        <w:rPr>
          <w:sz w:val="24"/>
          <w:szCs w:val="24"/>
          <w:lang w:val="en-US"/>
        </w:rPr>
        <w:t xml:space="preserve"> </w:t>
      </w:r>
      <w:r w:rsidR="003E1672" w:rsidRPr="615D879C">
        <w:rPr>
          <w:sz w:val="24"/>
          <w:szCs w:val="24"/>
          <w:lang w:val="en-US"/>
        </w:rPr>
        <w:t>26-hour period</w:t>
      </w:r>
      <w:r w:rsidR="00774BE1">
        <w:rPr>
          <w:sz w:val="24"/>
          <w:szCs w:val="24"/>
          <w:lang w:val="en-US"/>
        </w:rPr>
        <w:t>, which caused gas quality to decrease from</w:t>
      </w:r>
      <w:r w:rsidR="003E1672" w:rsidRPr="615D879C">
        <w:rPr>
          <w:sz w:val="24"/>
          <w:szCs w:val="24"/>
          <w:lang w:val="en-US"/>
        </w:rPr>
        <w:t xml:space="preserve"> 95.6%</w:t>
      </w:r>
      <w:r w:rsidR="00774BE1">
        <w:rPr>
          <w:sz w:val="24"/>
          <w:szCs w:val="24"/>
          <w:lang w:val="en-US"/>
        </w:rPr>
        <w:t xml:space="preserve"> on day 167</w:t>
      </w:r>
      <w:r w:rsidR="003E1672" w:rsidRPr="615D879C">
        <w:rPr>
          <w:sz w:val="24"/>
          <w:szCs w:val="24"/>
          <w:lang w:val="en-US"/>
        </w:rPr>
        <w:t xml:space="preserve"> to </w:t>
      </w:r>
      <w:r w:rsidR="00774BE1">
        <w:rPr>
          <w:sz w:val="24"/>
          <w:szCs w:val="24"/>
          <w:lang w:val="en-US"/>
        </w:rPr>
        <w:t xml:space="preserve">a trough of </w:t>
      </w:r>
      <w:r w:rsidR="003E1672" w:rsidRPr="615D879C">
        <w:rPr>
          <w:sz w:val="24"/>
          <w:szCs w:val="24"/>
          <w:lang w:val="en-US"/>
        </w:rPr>
        <w:t>46.9% CH</w:t>
      </w:r>
      <w:r w:rsidR="003E1672" w:rsidRPr="615D879C">
        <w:rPr>
          <w:sz w:val="24"/>
          <w:szCs w:val="24"/>
          <w:vertAlign w:val="subscript"/>
          <w:lang w:val="en-US"/>
        </w:rPr>
        <w:t>4</w:t>
      </w:r>
      <w:r w:rsidR="00774BE1">
        <w:rPr>
          <w:sz w:val="24"/>
          <w:szCs w:val="24"/>
          <w:lang w:val="en-US"/>
        </w:rPr>
        <w:t xml:space="preserve"> on day 171.</w:t>
      </w:r>
      <w:r w:rsidR="003E1672">
        <w:rPr>
          <w:sz w:val="24"/>
          <w:szCs w:val="24"/>
          <w:lang w:val="en-US"/>
        </w:rPr>
        <w:t xml:space="preserve"> </w:t>
      </w:r>
    </w:p>
    <w:p w14:paraId="091A7B93" w14:textId="77777777" w:rsidR="00B344D4" w:rsidRDefault="00B344D4" w:rsidP="00C878F1">
      <w:pPr>
        <w:spacing w:after="0" w:line="360" w:lineRule="auto"/>
        <w:jc w:val="both"/>
        <w:rPr>
          <w:sz w:val="24"/>
          <w:szCs w:val="24"/>
          <w:lang w:val="en-US"/>
        </w:rPr>
      </w:pPr>
    </w:p>
    <w:p w14:paraId="475323EA" w14:textId="656EE229" w:rsidR="00F476F1" w:rsidRDefault="003E1672" w:rsidP="00C878F1">
      <w:pPr>
        <w:spacing w:after="0" w:line="360" w:lineRule="auto"/>
        <w:jc w:val="both"/>
        <w:rPr>
          <w:sz w:val="24"/>
          <w:szCs w:val="24"/>
          <w:lang w:val="en-US"/>
        </w:rPr>
      </w:pPr>
      <w:r>
        <w:rPr>
          <w:sz w:val="24"/>
          <w:szCs w:val="24"/>
          <w:lang w:val="en-US"/>
        </w:rPr>
        <w:t xml:space="preserve">After recovering from these </w:t>
      </w:r>
      <w:r w:rsidR="00B344D4">
        <w:rPr>
          <w:sz w:val="24"/>
          <w:szCs w:val="24"/>
          <w:lang w:val="en-US"/>
        </w:rPr>
        <w:t>tests (&gt;95% CH</w:t>
      </w:r>
      <w:r w:rsidR="00B344D4">
        <w:rPr>
          <w:sz w:val="24"/>
          <w:szCs w:val="24"/>
          <w:vertAlign w:val="subscript"/>
          <w:lang w:val="en-US"/>
        </w:rPr>
        <w:t>4</w:t>
      </w:r>
      <w:r w:rsidR="00B344D4">
        <w:rPr>
          <w:sz w:val="24"/>
          <w:szCs w:val="24"/>
          <w:lang w:val="en-US"/>
        </w:rPr>
        <w:t>)</w:t>
      </w:r>
      <w:r>
        <w:rPr>
          <w:sz w:val="24"/>
          <w:szCs w:val="24"/>
          <w:lang w:val="en-US"/>
        </w:rPr>
        <w:t>, the MBfR entered the stabilization phase</w:t>
      </w:r>
      <w:r w:rsidR="00B344D4">
        <w:rPr>
          <w:sz w:val="24"/>
          <w:szCs w:val="24"/>
          <w:lang w:val="en-US"/>
        </w:rPr>
        <w:t xml:space="preserve"> (days 190-237)</w:t>
      </w:r>
      <w:r>
        <w:rPr>
          <w:sz w:val="24"/>
          <w:szCs w:val="24"/>
          <w:lang w:val="en-US"/>
        </w:rPr>
        <w:t xml:space="preserve">, during </w:t>
      </w:r>
      <w:r w:rsidR="0004579F">
        <w:rPr>
          <w:sz w:val="24"/>
          <w:szCs w:val="24"/>
          <w:lang w:val="en-US"/>
        </w:rPr>
        <w:t xml:space="preserve">which it </w:t>
      </w:r>
      <w:r w:rsidR="00034344" w:rsidRPr="0F28D7EB">
        <w:rPr>
          <w:sz w:val="24"/>
          <w:szCs w:val="24"/>
          <w:lang w:val="en-US"/>
        </w:rPr>
        <w:t>demonstrated capacity to meet RNG quality targets (≥95% CH</w:t>
      </w:r>
      <w:r w:rsidR="00034344" w:rsidRPr="0F28D7EB">
        <w:rPr>
          <w:sz w:val="24"/>
          <w:szCs w:val="24"/>
          <w:vertAlign w:val="subscript"/>
          <w:lang w:val="en-US"/>
        </w:rPr>
        <w:t>4</w:t>
      </w:r>
      <w:r w:rsidR="00034344" w:rsidRPr="0F28D7EB">
        <w:rPr>
          <w:sz w:val="24"/>
          <w:szCs w:val="24"/>
          <w:lang w:val="en-US"/>
        </w:rPr>
        <w:t>, ≤5% H</w:t>
      </w:r>
      <w:r w:rsidR="00034344" w:rsidRPr="0F28D7EB">
        <w:rPr>
          <w:sz w:val="24"/>
          <w:szCs w:val="24"/>
          <w:vertAlign w:val="subscript"/>
          <w:lang w:val="en-US"/>
        </w:rPr>
        <w:t>2</w:t>
      </w:r>
      <w:r w:rsidR="00034344" w:rsidRPr="0F28D7EB">
        <w:rPr>
          <w:sz w:val="24"/>
          <w:szCs w:val="24"/>
          <w:lang w:val="en-US"/>
        </w:rPr>
        <w:t>, and ≤2% CO</w:t>
      </w:r>
      <w:r w:rsidR="00034344" w:rsidRPr="0F28D7EB">
        <w:rPr>
          <w:sz w:val="24"/>
          <w:szCs w:val="24"/>
          <w:vertAlign w:val="subscript"/>
          <w:lang w:val="en-US"/>
        </w:rPr>
        <w:t>2</w:t>
      </w:r>
      <w:r w:rsidR="00034344" w:rsidRPr="0F28D7EB">
        <w:rPr>
          <w:sz w:val="24"/>
          <w:szCs w:val="24"/>
          <w:lang w:val="en-US"/>
        </w:rPr>
        <w:t>) with an average of 95.</w:t>
      </w:r>
      <w:r w:rsidR="4A59DEB8" w:rsidRPr="0F28D7EB">
        <w:rPr>
          <w:sz w:val="24"/>
          <w:szCs w:val="24"/>
          <w:lang w:val="en-US"/>
        </w:rPr>
        <w:t>7</w:t>
      </w:r>
      <w:r w:rsidR="00034344" w:rsidRPr="0F28D7EB">
        <w:rPr>
          <w:sz w:val="24"/>
          <w:szCs w:val="24"/>
          <w:lang w:val="en-US"/>
        </w:rPr>
        <w:t xml:space="preserve"> ± </w:t>
      </w:r>
      <w:r w:rsidR="0B6F9F04" w:rsidRPr="0F28D7EB">
        <w:rPr>
          <w:sz w:val="24"/>
          <w:szCs w:val="24"/>
          <w:lang w:val="en-US"/>
        </w:rPr>
        <w:t>0.4</w:t>
      </w:r>
      <w:r w:rsidR="00034344" w:rsidRPr="0F28D7EB">
        <w:rPr>
          <w:sz w:val="24"/>
          <w:szCs w:val="24"/>
          <w:lang w:val="en-US"/>
        </w:rPr>
        <w:t>% CH</w:t>
      </w:r>
      <w:r w:rsidR="00034344" w:rsidRPr="0F28D7EB">
        <w:rPr>
          <w:sz w:val="24"/>
          <w:szCs w:val="24"/>
          <w:vertAlign w:val="subscript"/>
          <w:lang w:val="en-US"/>
        </w:rPr>
        <w:t>4</w:t>
      </w:r>
      <w:r w:rsidR="00034344" w:rsidRPr="0F28D7EB">
        <w:rPr>
          <w:sz w:val="24"/>
          <w:szCs w:val="24"/>
          <w:lang w:val="en-US"/>
        </w:rPr>
        <w:t>, 1.0 ± 0.4% CO</w:t>
      </w:r>
      <w:r w:rsidR="00034344" w:rsidRPr="0F28D7EB">
        <w:rPr>
          <w:sz w:val="24"/>
          <w:szCs w:val="24"/>
          <w:vertAlign w:val="subscript"/>
          <w:lang w:val="en-US"/>
        </w:rPr>
        <w:t>2</w:t>
      </w:r>
      <w:r w:rsidR="00034344" w:rsidRPr="0F28D7EB">
        <w:rPr>
          <w:sz w:val="24"/>
          <w:szCs w:val="24"/>
          <w:lang w:val="en-US"/>
        </w:rPr>
        <w:t>, and 3.</w:t>
      </w:r>
      <w:r w:rsidR="065AC20B" w:rsidRPr="0F28D7EB">
        <w:rPr>
          <w:sz w:val="24"/>
          <w:szCs w:val="24"/>
          <w:lang w:val="en-US"/>
        </w:rPr>
        <w:t>3</w:t>
      </w:r>
      <w:r w:rsidR="00034344" w:rsidRPr="0F28D7EB">
        <w:rPr>
          <w:sz w:val="24"/>
          <w:szCs w:val="24"/>
          <w:lang w:val="en-US"/>
        </w:rPr>
        <w:t xml:space="preserve"> ± </w:t>
      </w:r>
      <w:r w:rsidR="45C11AF4" w:rsidRPr="0F28D7EB">
        <w:rPr>
          <w:sz w:val="24"/>
          <w:szCs w:val="24"/>
          <w:lang w:val="en-US"/>
        </w:rPr>
        <w:t>0.9</w:t>
      </w:r>
      <w:r w:rsidR="00034344" w:rsidRPr="0F28D7EB">
        <w:rPr>
          <w:sz w:val="24"/>
          <w:szCs w:val="24"/>
          <w:lang w:val="en-US"/>
        </w:rPr>
        <w:t>% H</w:t>
      </w:r>
      <w:r w:rsidR="00034344" w:rsidRPr="0F28D7EB">
        <w:rPr>
          <w:sz w:val="24"/>
          <w:szCs w:val="24"/>
          <w:vertAlign w:val="subscript"/>
          <w:lang w:val="en-US"/>
        </w:rPr>
        <w:t>2</w:t>
      </w:r>
      <w:r w:rsidR="00034344" w:rsidRPr="0F28D7EB">
        <w:rPr>
          <w:sz w:val="24"/>
          <w:szCs w:val="24"/>
          <w:lang w:val="en-US"/>
        </w:rPr>
        <w:t xml:space="preserve"> at </w:t>
      </w:r>
      <w:r w:rsidR="7508E004" w:rsidRPr="0F28D7EB">
        <w:rPr>
          <w:sz w:val="24"/>
          <w:szCs w:val="24"/>
          <w:lang w:val="en-US"/>
        </w:rPr>
        <w:t>2.69</w:t>
      </w:r>
      <w:r w:rsidR="00227DF8" w:rsidRPr="0F28D7EB">
        <w:rPr>
          <w:sz w:val="24"/>
          <w:szCs w:val="24"/>
          <w:lang w:val="en-US"/>
        </w:rPr>
        <w:t xml:space="preserve"> </w:t>
      </w:r>
      <w:r w:rsidR="00034344" w:rsidRPr="0F28D7EB">
        <w:rPr>
          <w:sz w:val="24"/>
          <w:szCs w:val="24"/>
          <w:lang w:val="en-US"/>
        </w:rPr>
        <w:t>± 0.1</w:t>
      </w:r>
      <w:r w:rsidR="354E15B4" w:rsidRPr="0F28D7EB">
        <w:rPr>
          <w:sz w:val="24"/>
          <w:szCs w:val="24"/>
          <w:lang w:val="en-US"/>
        </w:rPr>
        <w:t>5</w:t>
      </w:r>
      <w:r w:rsidR="00034344" w:rsidRPr="0F28D7EB">
        <w:rPr>
          <w:sz w:val="24"/>
          <w:szCs w:val="24"/>
          <w:lang w:val="en-US"/>
        </w:rPr>
        <w:t xml:space="preserve"> m</w:t>
      </w:r>
      <w:r w:rsidR="00034344" w:rsidRPr="0F28D7EB">
        <w:rPr>
          <w:sz w:val="24"/>
          <w:szCs w:val="24"/>
          <w:vertAlign w:val="superscript"/>
          <w:lang w:val="en-US"/>
        </w:rPr>
        <w:t>3</w:t>
      </w:r>
      <w:r w:rsidR="00034344" w:rsidRPr="0F28D7EB">
        <w:rPr>
          <w:sz w:val="24"/>
          <w:szCs w:val="24"/>
          <w:lang w:val="en-US"/>
        </w:rPr>
        <w:t>CH</w:t>
      </w:r>
      <w:r w:rsidR="00034344" w:rsidRPr="0F28D7EB">
        <w:rPr>
          <w:sz w:val="24"/>
          <w:szCs w:val="24"/>
          <w:vertAlign w:val="subscript"/>
          <w:lang w:val="en-US"/>
        </w:rPr>
        <w:t>4</w:t>
      </w:r>
      <w:r w:rsidR="00034344" w:rsidRPr="0F28D7EB">
        <w:rPr>
          <w:sz w:val="24"/>
          <w:szCs w:val="24"/>
          <w:lang w:val="en-US"/>
        </w:rPr>
        <w:t>/m</w:t>
      </w:r>
      <w:r w:rsidR="00034344" w:rsidRPr="0F28D7EB">
        <w:rPr>
          <w:sz w:val="24"/>
          <w:szCs w:val="24"/>
          <w:vertAlign w:val="superscript"/>
          <w:lang w:val="en-US"/>
        </w:rPr>
        <w:t>3</w:t>
      </w:r>
      <w:r w:rsidR="00034344" w:rsidRPr="0F28D7EB">
        <w:rPr>
          <w:sz w:val="24"/>
          <w:szCs w:val="24"/>
          <w:lang w:val="en-US"/>
        </w:rPr>
        <w:t>d</w:t>
      </w:r>
      <w:r w:rsidR="00955760">
        <w:rPr>
          <w:sz w:val="24"/>
          <w:szCs w:val="24"/>
          <w:lang w:val="en-US"/>
        </w:rPr>
        <w:t>.</w:t>
      </w:r>
      <w:r w:rsidR="00034344" w:rsidRPr="0F28D7EB">
        <w:rPr>
          <w:sz w:val="24"/>
          <w:szCs w:val="24"/>
          <w:lang w:val="en-US"/>
        </w:rPr>
        <w:t xml:space="preserve"> Substrate conversion efficiencies were 88.</w:t>
      </w:r>
      <w:r w:rsidR="2F71338E" w:rsidRPr="0F28D7EB">
        <w:rPr>
          <w:sz w:val="24"/>
          <w:szCs w:val="24"/>
          <w:lang w:val="en-US"/>
        </w:rPr>
        <w:t>8</w:t>
      </w:r>
      <w:r w:rsidR="00B25C33">
        <w:rPr>
          <w:sz w:val="24"/>
          <w:szCs w:val="24"/>
          <w:lang w:val="en-US"/>
        </w:rPr>
        <w:t> </w:t>
      </w:r>
      <w:r w:rsidR="00034344" w:rsidRPr="0F28D7EB">
        <w:rPr>
          <w:sz w:val="24"/>
          <w:szCs w:val="24"/>
          <w:lang w:val="en-US"/>
        </w:rPr>
        <w:t>±</w:t>
      </w:r>
      <w:r w:rsidR="00B25C33">
        <w:rPr>
          <w:sz w:val="24"/>
          <w:szCs w:val="24"/>
          <w:lang w:val="en-US"/>
        </w:rPr>
        <w:t> </w:t>
      </w:r>
      <w:r w:rsidR="00034344" w:rsidRPr="0F28D7EB">
        <w:rPr>
          <w:sz w:val="24"/>
          <w:szCs w:val="24"/>
          <w:lang w:val="en-US"/>
        </w:rPr>
        <w:t>2.</w:t>
      </w:r>
      <w:r w:rsidR="6648C825" w:rsidRPr="0F28D7EB">
        <w:rPr>
          <w:sz w:val="24"/>
          <w:szCs w:val="24"/>
          <w:lang w:val="en-US"/>
        </w:rPr>
        <w:t>6</w:t>
      </w:r>
      <w:r w:rsidR="00034344" w:rsidRPr="0F28D7EB">
        <w:rPr>
          <w:sz w:val="24"/>
          <w:szCs w:val="24"/>
          <w:lang w:val="en-US"/>
        </w:rPr>
        <w:t>% for H</w:t>
      </w:r>
      <w:r w:rsidR="00034344" w:rsidRPr="0F28D7EB">
        <w:rPr>
          <w:sz w:val="24"/>
          <w:szCs w:val="24"/>
          <w:vertAlign w:val="subscript"/>
          <w:lang w:val="en-US"/>
        </w:rPr>
        <w:t>2</w:t>
      </w:r>
      <w:r w:rsidR="00034344" w:rsidRPr="0F28D7EB">
        <w:rPr>
          <w:sz w:val="24"/>
          <w:szCs w:val="24"/>
          <w:lang w:val="en-US"/>
        </w:rPr>
        <w:t xml:space="preserve"> and 88.0 ± 2.</w:t>
      </w:r>
      <w:r w:rsidR="6C9729F3" w:rsidRPr="0F28D7EB">
        <w:rPr>
          <w:sz w:val="24"/>
          <w:szCs w:val="24"/>
          <w:lang w:val="en-US"/>
        </w:rPr>
        <w:t>3</w:t>
      </w:r>
      <w:r w:rsidR="00034344" w:rsidRPr="0F28D7EB">
        <w:rPr>
          <w:sz w:val="24"/>
          <w:szCs w:val="24"/>
          <w:lang w:val="en-US"/>
        </w:rPr>
        <w:t>% for CO</w:t>
      </w:r>
      <w:r w:rsidR="00034344" w:rsidRPr="0F28D7EB">
        <w:rPr>
          <w:sz w:val="24"/>
          <w:szCs w:val="24"/>
          <w:vertAlign w:val="subscript"/>
          <w:lang w:val="en-US"/>
        </w:rPr>
        <w:t>2</w:t>
      </w:r>
      <w:r w:rsidR="00034344" w:rsidRPr="0F28D7EB">
        <w:rPr>
          <w:sz w:val="24"/>
          <w:szCs w:val="24"/>
          <w:lang w:val="en-US"/>
        </w:rPr>
        <w:t>, respectively, corresponding to a yield of 0.22</w:t>
      </w:r>
      <w:r w:rsidR="00213663">
        <w:rPr>
          <w:sz w:val="24"/>
          <w:szCs w:val="24"/>
          <w:lang w:val="en-US"/>
        </w:rPr>
        <w:t> </w:t>
      </w:r>
      <w:r w:rsidR="00034344" w:rsidRPr="0F28D7EB">
        <w:rPr>
          <w:sz w:val="24"/>
          <w:szCs w:val="24"/>
          <w:lang w:val="en-US"/>
        </w:rPr>
        <w:t>m</w:t>
      </w:r>
      <w:r w:rsidR="00034344" w:rsidRPr="0F28D7EB">
        <w:rPr>
          <w:sz w:val="24"/>
          <w:szCs w:val="24"/>
          <w:vertAlign w:val="superscript"/>
          <w:lang w:val="en-US"/>
        </w:rPr>
        <w:t>3</w:t>
      </w:r>
      <w:r w:rsidR="00034344" w:rsidRPr="0F28D7EB">
        <w:rPr>
          <w:sz w:val="24"/>
          <w:szCs w:val="24"/>
          <w:lang w:val="en-US"/>
        </w:rPr>
        <w:t>CH</w:t>
      </w:r>
      <w:r w:rsidR="00034344" w:rsidRPr="0F28D7EB">
        <w:rPr>
          <w:sz w:val="24"/>
          <w:szCs w:val="24"/>
          <w:vertAlign w:val="subscript"/>
          <w:lang w:val="en-US"/>
        </w:rPr>
        <w:t>4</w:t>
      </w:r>
      <w:r w:rsidR="00034344" w:rsidRPr="0F28D7EB">
        <w:rPr>
          <w:sz w:val="24"/>
          <w:szCs w:val="24"/>
          <w:lang w:val="en-US"/>
        </w:rPr>
        <w:t>/</w:t>
      </w:r>
      <w:r w:rsidR="00034344" w:rsidRPr="006601C7">
        <w:rPr>
          <w:sz w:val="24"/>
          <w:szCs w:val="24"/>
          <w:lang w:val="en-US"/>
        </w:rPr>
        <w:t>m</w:t>
      </w:r>
      <w:r w:rsidR="00034344" w:rsidRPr="006601C7">
        <w:rPr>
          <w:sz w:val="24"/>
          <w:szCs w:val="24"/>
          <w:vertAlign w:val="superscript"/>
          <w:lang w:val="en-US"/>
        </w:rPr>
        <w:t>3</w:t>
      </w:r>
      <w:r w:rsidR="00034344" w:rsidRPr="006601C7">
        <w:rPr>
          <w:sz w:val="24"/>
          <w:szCs w:val="24"/>
          <w:lang w:val="en-US"/>
        </w:rPr>
        <w:t>H</w:t>
      </w:r>
      <w:r w:rsidR="00034344" w:rsidRPr="006601C7">
        <w:rPr>
          <w:sz w:val="24"/>
          <w:szCs w:val="24"/>
          <w:vertAlign w:val="subscript"/>
          <w:lang w:val="en-US"/>
        </w:rPr>
        <w:t>2</w:t>
      </w:r>
      <w:r w:rsidR="00331843" w:rsidRPr="006601C7">
        <w:rPr>
          <w:sz w:val="24"/>
          <w:szCs w:val="24"/>
          <w:lang w:val="en-US"/>
        </w:rPr>
        <w:t xml:space="preserve"> (</w:t>
      </w:r>
      <w:r w:rsidR="00BB2FDD" w:rsidRPr="006601C7">
        <w:rPr>
          <w:sz w:val="24"/>
          <w:szCs w:val="24"/>
          <w:lang w:val="en-US"/>
        </w:rPr>
        <w:t>SI,</w:t>
      </w:r>
      <w:r w:rsidR="00B344D4" w:rsidRPr="006601C7">
        <w:rPr>
          <w:sz w:val="24"/>
          <w:szCs w:val="24"/>
          <w:lang w:val="en-US"/>
        </w:rPr>
        <w:t xml:space="preserve"> Se</w:t>
      </w:r>
      <w:r w:rsidR="00BB2FDD" w:rsidRPr="006601C7">
        <w:rPr>
          <w:sz w:val="24"/>
          <w:szCs w:val="24"/>
          <w:lang w:val="en-US"/>
        </w:rPr>
        <w:t>ction</w:t>
      </w:r>
      <w:r w:rsidR="00B344D4" w:rsidRPr="006601C7">
        <w:rPr>
          <w:sz w:val="24"/>
          <w:szCs w:val="24"/>
          <w:lang w:val="en-US"/>
        </w:rPr>
        <w:t xml:space="preserve"> 2</w:t>
      </w:r>
      <w:r w:rsidR="00331843" w:rsidRPr="006601C7">
        <w:rPr>
          <w:sz w:val="24"/>
          <w:szCs w:val="24"/>
          <w:lang w:val="en-US"/>
        </w:rPr>
        <w:t>).</w:t>
      </w:r>
    </w:p>
    <w:p w14:paraId="5B95A1D8" w14:textId="77777777" w:rsidR="00F476F1" w:rsidRDefault="00F476F1" w:rsidP="00C878F1">
      <w:pPr>
        <w:spacing w:after="0" w:line="360" w:lineRule="auto"/>
        <w:jc w:val="both"/>
        <w:rPr>
          <w:sz w:val="24"/>
          <w:szCs w:val="24"/>
        </w:rPr>
      </w:pPr>
    </w:p>
    <w:p w14:paraId="3C3124E0" w14:textId="77777777" w:rsidR="003D12C4" w:rsidRDefault="00104EFC" w:rsidP="00C878F1">
      <w:pPr>
        <w:spacing w:after="0" w:line="360" w:lineRule="auto"/>
        <w:jc w:val="both"/>
        <w:rPr>
          <w:sz w:val="24"/>
          <w:szCs w:val="24"/>
          <w:lang w:val="en-US"/>
        </w:rPr>
      </w:pPr>
      <w:r>
        <w:rPr>
          <w:sz w:val="24"/>
          <w:szCs w:val="24"/>
          <w:lang w:val="en-US"/>
        </w:rPr>
        <w:t>During the ramping phase</w:t>
      </w:r>
      <w:r w:rsidR="003D12C4">
        <w:rPr>
          <w:sz w:val="24"/>
          <w:szCs w:val="24"/>
          <w:lang w:val="en-US"/>
        </w:rPr>
        <w:t xml:space="preserve">, </w:t>
      </w:r>
      <w:r w:rsidR="002906CD">
        <w:rPr>
          <w:sz w:val="24"/>
          <w:szCs w:val="24"/>
          <w:lang w:val="en-US"/>
        </w:rPr>
        <w:t xml:space="preserve">the </w:t>
      </w:r>
      <w:r w:rsidR="5014FC48" w:rsidRPr="615D879C">
        <w:rPr>
          <w:sz w:val="24"/>
          <w:szCs w:val="24"/>
          <w:lang w:val="en-US"/>
        </w:rPr>
        <w:t>H</w:t>
      </w:r>
      <w:r w:rsidR="5014FC48" w:rsidRPr="615D879C">
        <w:rPr>
          <w:sz w:val="24"/>
          <w:szCs w:val="24"/>
          <w:vertAlign w:val="subscript"/>
          <w:lang w:val="en-US"/>
        </w:rPr>
        <w:t>2</w:t>
      </w:r>
      <w:r w:rsidR="5014FC48" w:rsidRPr="615D879C">
        <w:rPr>
          <w:sz w:val="24"/>
          <w:szCs w:val="24"/>
          <w:lang w:val="en-US"/>
        </w:rPr>
        <w:t xml:space="preserve"> </w:t>
      </w:r>
      <w:r w:rsidR="5361C9E2" w:rsidRPr="615D879C">
        <w:rPr>
          <w:sz w:val="24"/>
          <w:szCs w:val="24"/>
          <w:lang w:val="en-US"/>
        </w:rPr>
        <w:t>loading rate</w:t>
      </w:r>
      <w:r w:rsidR="002906CD">
        <w:rPr>
          <w:sz w:val="24"/>
          <w:szCs w:val="24"/>
          <w:lang w:val="en-US"/>
        </w:rPr>
        <w:t xml:space="preserve"> was increased</w:t>
      </w:r>
      <w:r w:rsidR="5361C9E2" w:rsidRPr="615D879C">
        <w:rPr>
          <w:sz w:val="24"/>
          <w:szCs w:val="24"/>
          <w:lang w:val="en-US"/>
        </w:rPr>
        <w:t xml:space="preserve"> by 264% </w:t>
      </w:r>
      <w:r w:rsidR="00034344" w:rsidRPr="615D879C">
        <w:rPr>
          <w:sz w:val="24"/>
          <w:szCs w:val="24"/>
          <w:lang w:val="en-US"/>
        </w:rPr>
        <w:t xml:space="preserve">over </w:t>
      </w:r>
      <w:r w:rsidR="48B95BEF" w:rsidRPr="615D879C">
        <w:rPr>
          <w:sz w:val="24"/>
          <w:szCs w:val="24"/>
          <w:lang w:val="en-US"/>
        </w:rPr>
        <w:t>73</w:t>
      </w:r>
      <w:r w:rsidR="00034344" w:rsidRPr="615D879C">
        <w:rPr>
          <w:sz w:val="24"/>
          <w:szCs w:val="24"/>
          <w:lang w:val="en-US"/>
        </w:rPr>
        <w:t xml:space="preserve"> days</w:t>
      </w:r>
      <w:r w:rsidR="446560AB" w:rsidRPr="615D879C">
        <w:rPr>
          <w:sz w:val="24"/>
          <w:szCs w:val="24"/>
          <w:lang w:val="en-US"/>
        </w:rPr>
        <w:t xml:space="preserve"> while maintaining a </w:t>
      </w:r>
      <w:r w:rsidR="00331843">
        <w:rPr>
          <w:sz w:val="24"/>
          <w:szCs w:val="24"/>
          <w:lang w:val="en-US"/>
        </w:rPr>
        <w:t>substrate feed</w:t>
      </w:r>
      <w:r w:rsidR="446560AB" w:rsidRPr="615D879C">
        <w:rPr>
          <w:sz w:val="24"/>
          <w:szCs w:val="24"/>
          <w:lang w:val="en-US"/>
        </w:rPr>
        <w:t xml:space="preserve"> ratio of roughly 3.95:1 </w:t>
      </w:r>
      <w:r w:rsidR="00331843">
        <w:rPr>
          <w:sz w:val="24"/>
          <w:szCs w:val="24"/>
          <w:lang w:val="en-US"/>
        </w:rPr>
        <w:t>(Fig.</w:t>
      </w:r>
      <w:r w:rsidR="00B344D4">
        <w:rPr>
          <w:sz w:val="24"/>
          <w:szCs w:val="24"/>
          <w:lang w:val="en-US"/>
        </w:rPr>
        <w:t> </w:t>
      </w:r>
      <w:r w:rsidR="00331843">
        <w:rPr>
          <w:sz w:val="24"/>
          <w:szCs w:val="24"/>
          <w:lang w:val="en-US"/>
        </w:rPr>
        <w:t>2b)</w:t>
      </w:r>
      <w:r w:rsidR="005C31E1">
        <w:rPr>
          <w:sz w:val="24"/>
          <w:szCs w:val="24"/>
          <w:lang w:val="en-US"/>
        </w:rPr>
        <w:t xml:space="preserve">. </w:t>
      </w:r>
      <w:r w:rsidR="6EC7A9DE" w:rsidRPr="615D879C">
        <w:rPr>
          <w:sz w:val="24"/>
          <w:szCs w:val="24"/>
          <w:lang w:val="en-US"/>
        </w:rPr>
        <w:t>T</w:t>
      </w:r>
      <w:r w:rsidR="12E56CC0" w:rsidRPr="615D879C">
        <w:rPr>
          <w:sz w:val="24"/>
          <w:szCs w:val="24"/>
          <w:lang w:val="en-US"/>
        </w:rPr>
        <w:t>he fraction of CH</w:t>
      </w:r>
      <w:r w:rsidR="12E56CC0" w:rsidRPr="615D879C">
        <w:rPr>
          <w:sz w:val="24"/>
          <w:szCs w:val="24"/>
          <w:vertAlign w:val="subscript"/>
          <w:lang w:val="en-US"/>
        </w:rPr>
        <w:t>4</w:t>
      </w:r>
      <w:r w:rsidR="12E56CC0" w:rsidRPr="615D879C">
        <w:rPr>
          <w:sz w:val="24"/>
          <w:szCs w:val="24"/>
          <w:lang w:val="en-US"/>
        </w:rPr>
        <w:t xml:space="preserve"> in product gas </w:t>
      </w:r>
      <w:r w:rsidR="00ED4B5B">
        <w:rPr>
          <w:sz w:val="24"/>
          <w:szCs w:val="24"/>
          <w:lang w:val="en-US"/>
        </w:rPr>
        <w:t xml:space="preserve">was observed to </w:t>
      </w:r>
      <w:r w:rsidR="12E56CC0" w:rsidRPr="615D879C">
        <w:rPr>
          <w:sz w:val="24"/>
          <w:szCs w:val="24"/>
          <w:lang w:val="en-US"/>
        </w:rPr>
        <w:t>decrease</w:t>
      </w:r>
      <w:r w:rsidR="17313A15" w:rsidRPr="615D879C">
        <w:rPr>
          <w:sz w:val="24"/>
          <w:szCs w:val="24"/>
          <w:lang w:val="en-US"/>
        </w:rPr>
        <w:t xml:space="preserve"> in the days immediately after a loading increase but</w:t>
      </w:r>
      <w:r w:rsidR="5C6C4DCA" w:rsidRPr="615D879C">
        <w:rPr>
          <w:sz w:val="24"/>
          <w:szCs w:val="24"/>
          <w:lang w:val="en-US"/>
        </w:rPr>
        <w:t xml:space="preserve"> gradually recovered as biomass adapted</w:t>
      </w:r>
      <w:r w:rsidR="005C31E1">
        <w:rPr>
          <w:sz w:val="24"/>
          <w:szCs w:val="24"/>
          <w:lang w:val="en-US"/>
        </w:rPr>
        <w:t xml:space="preserve">. </w:t>
      </w:r>
      <w:r w:rsidR="12E56CC0" w:rsidRPr="615D879C">
        <w:rPr>
          <w:sz w:val="24"/>
          <w:szCs w:val="24"/>
          <w:lang w:val="en-US"/>
        </w:rPr>
        <w:t xml:space="preserve">Despite </w:t>
      </w:r>
      <w:r w:rsidR="00ED4B5B">
        <w:rPr>
          <w:sz w:val="24"/>
          <w:szCs w:val="24"/>
          <w:lang w:val="en-US"/>
        </w:rPr>
        <w:t>the ramping</w:t>
      </w:r>
      <w:r w:rsidR="12E56CC0" w:rsidRPr="615D879C">
        <w:rPr>
          <w:sz w:val="24"/>
          <w:szCs w:val="24"/>
          <w:lang w:val="en-US"/>
        </w:rPr>
        <w:t>,</w:t>
      </w:r>
      <w:r w:rsidR="00034344" w:rsidRPr="615D879C">
        <w:rPr>
          <w:sz w:val="24"/>
          <w:szCs w:val="24"/>
          <w:lang w:val="en-US"/>
        </w:rPr>
        <w:t xml:space="preserve"> </w:t>
      </w:r>
      <w:r w:rsidR="33A4C28F" w:rsidRPr="615D879C">
        <w:rPr>
          <w:sz w:val="24"/>
          <w:szCs w:val="24"/>
          <w:lang w:val="en-US"/>
        </w:rPr>
        <w:t>a</w:t>
      </w:r>
      <w:r w:rsidR="00034344" w:rsidRPr="615D879C">
        <w:rPr>
          <w:sz w:val="24"/>
          <w:szCs w:val="24"/>
          <w:lang w:val="en-US"/>
        </w:rPr>
        <w:t>verage quality remained</w:t>
      </w:r>
      <w:r w:rsidR="1B6FB52D" w:rsidRPr="615D879C">
        <w:rPr>
          <w:sz w:val="24"/>
          <w:szCs w:val="24"/>
          <w:lang w:val="en-US"/>
        </w:rPr>
        <w:t xml:space="preserve"> as high as it was during </w:t>
      </w:r>
      <w:r w:rsidR="003D12C4">
        <w:rPr>
          <w:sz w:val="24"/>
          <w:szCs w:val="24"/>
          <w:lang w:val="en-US"/>
        </w:rPr>
        <w:t>stabilization from days 237-310</w:t>
      </w:r>
      <w:r w:rsidR="6B07ACB8" w:rsidRPr="615D879C">
        <w:rPr>
          <w:sz w:val="24"/>
          <w:szCs w:val="24"/>
          <w:lang w:val="en-US"/>
        </w:rPr>
        <w:t xml:space="preserve">, albeit with a </w:t>
      </w:r>
      <w:r w:rsidR="2ECC22F9" w:rsidRPr="615D879C">
        <w:rPr>
          <w:sz w:val="24"/>
          <w:szCs w:val="24"/>
          <w:lang w:val="en-US"/>
        </w:rPr>
        <w:t>greater</w:t>
      </w:r>
      <w:r w:rsidR="6B07ACB8" w:rsidRPr="615D879C">
        <w:rPr>
          <w:sz w:val="24"/>
          <w:szCs w:val="24"/>
          <w:lang w:val="en-US"/>
        </w:rPr>
        <w:t xml:space="preserve"> </w:t>
      </w:r>
      <w:r w:rsidR="00ED4B5B">
        <w:rPr>
          <w:sz w:val="24"/>
          <w:szCs w:val="24"/>
          <w:lang w:val="en-US"/>
        </w:rPr>
        <w:t>fluctuation</w:t>
      </w:r>
      <w:r w:rsidR="4FE3BBC5" w:rsidRPr="615D879C">
        <w:rPr>
          <w:sz w:val="24"/>
          <w:szCs w:val="24"/>
          <w:lang w:val="en-US"/>
        </w:rPr>
        <w:t xml:space="preserve"> </w:t>
      </w:r>
      <w:r w:rsidR="003D12C4">
        <w:rPr>
          <w:sz w:val="24"/>
          <w:szCs w:val="24"/>
          <w:lang w:val="en-US"/>
        </w:rPr>
        <w:t>in</w:t>
      </w:r>
      <w:r w:rsidR="4FE3BBC5" w:rsidRPr="615D879C">
        <w:rPr>
          <w:sz w:val="24"/>
          <w:szCs w:val="24"/>
          <w:lang w:val="en-US"/>
        </w:rPr>
        <w:t xml:space="preserve"> CH</w:t>
      </w:r>
      <w:r w:rsidR="4FE3BBC5" w:rsidRPr="615D879C">
        <w:rPr>
          <w:sz w:val="24"/>
          <w:szCs w:val="24"/>
          <w:vertAlign w:val="subscript"/>
          <w:lang w:val="en-US"/>
        </w:rPr>
        <w:t>4</w:t>
      </w:r>
      <w:r w:rsidR="4FE3BBC5" w:rsidRPr="615D879C">
        <w:rPr>
          <w:sz w:val="24"/>
          <w:szCs w:val="24"/>
          <w:lang w:val="en-US"/>
        </w:rPr>
        <w:t xml:space="preserve"> and H</w:t>
      </w:r>
      <w:r w:rsidR="4FE3BBC5" w:rsidRPr="615D879C">
        <w:rPr>
          <w:sz w:val="24"/>
          <w:szCs w:val="24"/>
          <w:vertAlign w:val="subscript"/>
          <w:lang w:val="en-US"/>
        </w:rPr>
        <w:t>2</w:t>
      </w:r>
      <w:r w:rsidR="4FE3BBC5" w:rsidRPr="615D879C">
        <w:rPr>
          <w:sz w:val="24"/>
          <w:szCs w:val="24"/>
          <w:lang w:val="en-US"/>
        </w:rPr>
        <w:t xml:space="preserve"> </w:t>
      </w:r>
      <w:r w:rsidR="00ED4B5B">
        <w:rPr>
          <w:sz w:val="24"/>
          <w:szCs w:val="24"/>
          <w:lang w:val="en-US"/>
        </w:rPr>
        <w:t>concentrations</w:t>
      </w:r>
      <w:r w:rsidR="00ED4B5B" w:rsidRPr="615D879C">
        <w:rPr>
          <w:sz w:val="24"/>
          <w:szCs w:val="24"/>
          <w:lang w:val="en-US"/>
        </w:rPr>
        <w:t xml:space="preserve"> </w:t>
      </w:r>
      <w:r w:rsidR="00034344" w:rsidRPr="615D879C">
        <w:rPr>
          <w:sz w:val="24"/>
          <w:szCs w:val="24"/>
          <w:lang w:val="en-US"/>
        </w:rPr>
        <w:t>(95.7</w:t>
      </w:r>
      <w:r w:rsidR="1994E75C" w:rsidRPr="615D879C">
        <w:rPr>
          <w:sz w:val="24"/>
          <w:szCs w:val="24"/>
          <w:lang w:val="en-US"/>
        </w:rPr>
        <w:t xml:space="preserve"> ± 1.7</w:t>
      </w:r>
      <w:r w:rsidR="00034344" w:rsidRPr="615D879C">
        <w:rPr>
          <w:sz w:val="24"/>
          <w:szCs w:val="24"/>
          <w:lang w:val="en-US"/>
        </w:rPr>
        <w:t>% CH</w:t>
      </w:r>
      <w:r w:rsidR="00034344" w:rsidRPr="615D879C">
        <w:rPr>
          <w:sz w:val="24"/>
          <w:szCs w:val="24"/>
          <w:vertAlign w:val="subscript"/>
          <w:lang w:val="en-US"/>
        </w:rPr>
        <w:t>4</w:t>
      </w:r>
      <w:r w:rsidR="00034344" w:rsidRPr="615D879C">
        <w:rPr>
          <w:sz w:val="24"/>
          <w:szCs w:val="24"/>
          <w:lang w:val="en-US"/>
        </w:rPr>
        <w:t xml:space="preserve">, </w:t>
      </w:r>
      <w:r w:rsidR="0459E7E9" w:rsidRPr="615D879C">
        <w:rPr>
          <w:sz w:val="24"/>
          <w:szCs w:val="24"/>
          <w:lang w:val="en-US"/>
        </w:rPr>
        <w:t>1.0 ± 0.4% CO</w:t>
      </w:r>
      <w:r w:rsidR="0459E7E9" w:rsidRPr="615D879C">
        <w:rPr>
          <w:sz w:val="24"/>
          <w:szCs w:val="24"/>
          <w:vertAlign w:val="subscript"/>
          <w:lang w:val="en-US"/>
        </w:rPr>
        <w:t>2</w:t>
      </w:r>
      <w:r w:rsidR="0459E7E9" w:rsidRPr="615D879C">
        <w:rPr>
          <w:sz w:val="24"/>
          <w:szCs w:val="24"/>
          <w:lang w:val="en-US"/>
        </w:rPr>
        <w:t>, and 3.2 ± 1.6% H</w:t>
      </w:r>
      <w:r w:rsidR="0459E7E9" w:rsidRPr="615D879C">
        <w:rPr>
          <w:sz w:val="24"/>
          <w:szCs w:val="24"/>
          <w:vertAlign w:val="subscript"/>
          <w:lang w:val="en-US"/>
        </w:rPr>
        <w:t>2</w:t>
      </w:r>
      <w:r w:rsidR="00331843">
        <w:rPr>
          <w:sz w:val="24"/>
          <w:szCs w:val="24"/>
          <w:lang w:val="en-US"/>
        </w:rPr>
        <w:t xml:space="preserve">, </w:t>
      </w:r>
      <w:r w:rsidR="4FBB1876" w:rsidRPr="615D879C">
        <w:rPr>
          <w:sz w:val="24"/>
          <w:szCs w:val="24"/>
          <w:lang w:val="en-US"/>
        </w:rPr>
        <w:t>d</w:t>
      </w:r>
      <w:r w:rsidR="00034344" w:rsidRPr="615D879C">
        <w:rPr>
          <w:sz w:val="24"/>
          <w:szCs w:val="24"/>
          <w:lang w:val="en-US"/>
        </w:rPr>
        <w:t>ays 1</w:t>
      </w:r>
      <w:r w:rsidR="0F3626B6" w:rsidRPr="615D879C">
        <w:rPr>
          <w:sz w:val="24"/>
          <w:szCs w:val="24"/>
          <w:lang w:val="en-US"/>
        </w:rPr>
        <w:t>90</w:t>
      </w:r>
      <w:r w:rsidR="00034344" w:rsidRPr="615D879C">
        <w:rPr>
          <w:sz w:val="24"/>
          <w:szCs w:val="24"/>
          <w:lang w:val="en-US"/>
        </w:rPr>
        <w:t>-275)</w:t>
      </w:r>
      <w:r w:rsidR="005C31E1">
        <w:rPr>
          <w:sz w:val="24"/>
          <w:szCs w:val="24"/>
          <w:lang w:val="en-US"/>
        </w:rPr>
        <w:t xml:space="preserve">. </w:t>
      </w:r>
      <w:r w:rsidR="7E346B4B" w:rsidRPr="615D879C">
        <w:rPr>
          <w:sz w:val="24"/>
          <w:szCs w:val="24"/>
          <w:lang w:val="en-US"/>
        </w:rPr>
        <w:t>The</w:t>
      </w:r>
      <w:r w:rsidR="00034344" w:rsidRPr="615D879C">
        <w:rPr>
          <w:sz w:val="24"/>
          <w:szCs w:val="24"/>
          <w:lang w:val="en-US"/>
        </w:rPr>
        <w:t xml:space="preserve"> maximum observed quality</w:t>
      </w:r>
      <w:r w:rsidR="14A9A814" w:rsidRPr="615D879C">
        <w:rPr>
          <w:sz w:val="24"/>
          <w:szCs w:val="24"/>
          <w:lang w:val="en-US"/>
        </w:rPr>
        <w:t xml:space="preserve"> during this stage was</w:t>
      </w:r>
      <w:r w:rsidR="00034344" w:rsidRPr="615D879C">
        <w:rPr>
          <w:sz w:val="24"/>
          <w:szCs w:val="24"/>
          <w:lang w:val="en-US"/>
        </w:rPr>
        <w:t xml:space="preserve"> 98.8% CH</w:t>
      </w:r>
      <w:r w:rsidR="00034344" w:rsidRPr="615D879C">
        <w:rPr>
          <w:sz w:val="24"/>
          <w:szCs w:val="24"/>
          <w:vertAlign w:val="subscript"/>
          <w:lang w:val="en-US"/>
        </w:rPr>
        <w:t>4</w:t>
      </w:r>
      <w:r w:rsidR="00034344" w:rsidRPr="615D879C">
        <w:rPr>
          <w:sz w:val="24"/>
          <w:szCs w:val="24"/>
          <w:lang w:val="en-US"/>
        </w:rPr>
        <w:t xml:space="preserve"> at a production rate of 3.</w:t>
      </w:r>
      <w:r w:rsidR="00331843">
        <w:rPr>
          <w:sz w:val="24"/>
          <w:szCs w:val="24"/>
          <w:lang w:val="en-US"/>
        </w:rPr>
        <w:t>42</w:t>
      </w:r>
      <w:r w:rsidR="003D12C4">
        <w:rPr>
          <w:sz w:val="24"/>
          <w:szCs w:val="24"/>
          <w:lang w:val="en-US"/>
        </w:rPr>
        <w:t> </w:t>
      </w:r>
      <w:r w:rsidR="00034344" w:rsidRPr="615D879C">
        <w:rPr>
          <w:sz w:val="24"/>
          <w:szCs w:val="24"/>
          <w:lang w:val="en-US"/>
        </w:rPr>
        <w:t>m</w:t>
      </w:r>
      <w:r w:rsidR="00034344" w:rsidRPr="615D879C">
        <w:rPr>
          <w:sz w:val="24"/>
          <w:szCs w:val="24"/>
          <w:vertAlign w:val="superscript"/>
          <w:lang w:val="en-US"/>
        </w:rPr>
        <w:t>3</w:t>
      </w:r>
      <w:r w:rsidR="00034344" w:rsidRPr="615D879C">
        <w:rPr>
          <w:sz w:val="24"/>
          <w:szCs w:val="24"/>
          <w:lang w:val="en-US"/>
        </w:rPr>
        <w:t>CH</w:t>
      </w:r>
      <w:r w:rsidR="00034344" w:rsidRPr="615D879C">
        <w:rPr>
          <w:sz w:val="24"/>
          <w:szCs w:val="24"/>
          <w:vertAlign w:val="subscript"/>
          <w:lang w:val="en-US"/>
        </w:rPr>
        <w:t>4</w:t>
      </w:r>
      <w:r w:rsidR="00034344" w:rsidRPr="615D879C">
        <w:rPr>
          <w:sz w:val="24"/>
          <w:szCs w:val="24"/>
          <w:lang w:val="en-US"/>
        </w:rPr>
        <w:t>/m</w:t>
      </w:r>
      <w:r w:rsidR="00034344" w:rsidRPr="615D879C">
        <w:rPr>
          <w:sz w:val="24"/>
          <w:szCs w:val="24"/>
          <w:vertAlign w:val="superscript"/>
          <w:lang w:val="en-US"/>
        </w:rPr>
        <w:t>3</w:t>
      </w:r>
      <w:r w:rsidR="00034344" w:rsidRPr="615D879C">
        <w:rPr>
          <w:sz w:val="24"/>
          <w:szCs w:val="24"/>
          <w:lang w:val="en-US"/>
        </w:rPr>
        <w:t>d</w:t>
      </w:r>
      <w:r w:rsidR="00053E7B">
        <w:rPr>
          <w:sz w:val="24"/>
          <w:szCs w:val="24"/>
          <w:lang w:val="en-US"/>
        </w:rPr>
        <w:t xml:space="preserve"> (day</w:t>
      </w:r>
      <w:r w:rsidR="003D12C4">
        <w:rPr>
          <w:sz w:val="24"/>
          <w:szCs w:val="24"/>
          <w:lang w:val="en-US"/>
        </w:rPr>
        <w:t> </w:t>
      </w:r>
      <w:r w:rsidR="00053E7B">
        <w:rPr>
          <w:sz w:val="24"/>
          <w:szCs w:val="24"/>
          <w:lang w:val="en-US"/>
        </w:rPr>
        <w:t>273)</w:t>
      </w:r>
      <w:r w:rsidR="005C31E1">
        <w:rPr>
          <w:sz w:val="24"/>
          <w:szCs w:val="24"/>
          <w:lang w:val="en-US"/>
        </w:rPr>
        <w:t xml:space="preserve">. </w:t>
      </w:r>
      <w:r w:rsidR="00034344" w:rsidRPr="615D879C">
        <w:rPr>
          <w:sz w:val="24"/>
          <w:szCs w:val="24"/>
          <w:lang w:val="en-US"/>
        </w:rPr>
        <w:t>Gas quality dropped to its lowest point (75.6%</w:t>
      </w:r>
      <w:r w:rsidR="003D12C4">
        <w:rPr>
          <w:sz w:val="24"/>
          <w:szCs w:val="24"/>
          <w:lang w:val="en-US"/>
        </w:rPr>
        <w:t> </w:t>
      </w:r>
      <w:r w:rsidR="00034344" w:rsidRPr="615D879C">
        <w:rPr>
          <w:sz w:val="24"/>
          <w:szCs w:val="24"/>
          <w:lang w:val="en-US"/>
        </w:rPr>
        <w:t>CH</w:t>
      </w:r>
      <w:r w:rsidR="00034344" w:rsidRPr="615D879C">
        <w:rPr>
          <w:sz w:val="24"/>
          <w:szCs w:val="24"/>
          <w:vertAlign w:val="subscript"/>
          <w:lang w:val="en-US"/>
        </w:rPr>
        <w:t>4</w:t>
      </w:r>
      <w:r w:rsidR="00034344" w:rsidRPr="615D879C">
        <w:rPr>
          <w:sz w:val="24"/>
          <w:szCs w:val="24"/>
          <w:lang w:val="en-US"/>
        </w:rPr>
        <w:t xml:space="preserve">) after applying </w:t>
      </w:r>
      <w:r w:rsidR="009831B3">
        <w:rPr>
          <w:sz w:val="24"/>
          <w:szCs w:val="24"/>
          <w:lang w:val="en-US"/>
        </w:rPr>
        <w:t>the highest H</w:t>
      </w:r>
      <w:r w:rsidR="009831B3" w:rsidRPr="00AA7914">
        <w:rPr>
          <w:sz w:val="24"/>
          <w:szCs w:val="24"/>
          <w:vertAlign w:val="subscript"/>
          <w:lang w:val="en-US"/>
        </w:rPr>
        <w:t>2</w:t>
      </w:r>
      <w:r w:rsidR="009831B3">
        <w:rPr>
          <w:sz w:val="24"/>
          <w:szCs w:val="24"/>
          <w:lang w:val="en-US"/>
        </w:rPr>
        <w:t xml:space="preserve"> loading </w:t>
      </w:r>
      <w:r w:rsidR="003D12C4">
        <w:rPr>
          <w:sz w:val="24"/>
          <w:szCs w:val="24"/>
          <w:lang w:val="en-US"/>
        </w:rPr>
        <w:t>(</w:t>
      </w:r>
      <w:r w:rsidR="00034344" w:rsidRPr="615D879C">
        <w:rPr>
          <w:sz w:val="24"/>
          <w:szCs w:val="24"/>
          <w:lang w:val="en-US"/>
        </w:rPr>
        <w:t>39.</w:t>
      </w:r>
      <w:r w:rsidR="00955760">
        <w:rPr>
          <w:sz w:val="24"/>
          <w:szCs w:val="24"/>
          <w:lang w:val="en-US"/>
        </w:rPr>
        <w:t>6</w:t>
      </w:r>
      <w:r w:rsidR="003D12C4">
        <w:rPr>
          <w:sz w:val="24"/>
          <w:szCs w:val="24"/>
          <w:lang w:val="en-US"/>
        </w:rPr>
        <w:t> </w:t>
      </w:r>
      <w:r w:rsidR="00034344" w:rsidRPr="615D879C">
        <w:rPr>
          <w:sz w:val="24"/>
          <w:szCs w:val="24"/>
          <w:lang w:val="en-US"/>
        </w:rPr>
        <w:t>NL</w:t>
      </w:r>
      <w:r w:rsidR="003D12C4">
        <w:rPr>
          <w:sz w:val="24"/>
          <w:szCs w:val="24"/>
          <w:lang w:val="en-US"/>
        </w:rPr>
        <w:t> </w:t>
      </w:r>
      <w:r w:rsidR="00034344" w:rsidRPr="615D879C">
        <w:rPr>
          <w:sz w:val="24"/>
          <w:szCs w:val="24"/>
          <w:lang w:val="en-US"/>
        </w:rPr>
        <w:t>H</w:t>
      </w:r>
      <w:r w:rsidR="00034344" w:rsidRPr="615D879C">
        <w:rPr>
          <w:sz w:val="24"/>
          <w:szCs w:val="24"/>
          <w:vertAlign w:val="subscript"/>
          <w:lang w:val="en-US"/>
        </w:rPr>
        <w:t>2</w:t>
      </w:r>
      <w:r w:rsidR="00034344" w:rsidRPr="615D879C">
        <w:rPr>
          <w:sz w:val="24"/>
          <w:szCs w:val="24"/>
          <w:lang w:val="en-US"/>
        </w:rPr>
        <w:t>/m</w:t>
      </w:r>
      <w:r w:rsidR="00034344" w:rsidRPr="615D879C">
        <w:rPr>
          <w:sz w:val="24"/>
          <w:szCs w:val="24"/>
          <w:vertAlign w:val="superscript"/>
          <w:lang w:val="en-US"/>
        </w:rPr>
        <w:t>2</w:t>
      </w:r>
      <w:r w:rsidR="00034344" w:rsidRPr="615D879C">
        <w:rPr>
          <w:sz w:val="24"/>
          <w:szCs w:val="24"/>
          <w:lang w:val="en-US"/>
        </w:rPr>
        <w:t>d</w:t>
      </w:r>
      <w:r w:rsidR="003D12C4">
        <w:rPr>
          <w:sz w:val="24"/>
          <w:szCs w:val="24"/>
          <w:lang w:val="en-US"/>
        </w:rPr>
        <w:t>)</w:t>
      </w:r>
      <w:r w:rsidR="00034344" w:rsidRPr="615D879C">
        <w:rPr>
          <w:sz w:val="24"/>
          <w:szCs w:val="24"/>
          <w:lang w:val="en-US"/>
        </w:rPr>
        <w:t xml:space="preserve"> on </w:t>
      </w:r>
      <w:r w:rsidR="003D12C4">
        <w:rPr>
          <w:sz w:val="24"/>
          <w:szCs w:val="24"/>
          <w:lang w:val="en-US"/>
        </w:rPr>
        <w:t>d</w:t>
      </w:r>
      <w:r w:rsidR="00034344" w:rsidRPr="615D879C">
        <w:rPr>
          <w:sz w:val="24"/>
          <w:szCs w:val="24"/>
          <w:lang w:val="en-US"/>
        </w:rPr>
        <w:t>ay</w:t>
      </w:r>
      <w:r w:rsidR="00710CD5" w:rsidRPr="615D879C">
        <w:rPr>
          <w:sz w:val="24"/>
          <w:szCs w:val="24"/>
          <w:lang w:val="en-US"/>
        </w:rPr>
        <w:t> </w:t>
      </w:r>
      <w:r w:rsidR="00034344" w:rsidRPr="615D879C">
        <w:rPr>
          <w:sz w:val="24"/>
          <w:szCs w:val="24"/>
          <w:lang w:val="en-US"/>
        </w:rPr>
        <w:t>310</w:t>
      </w:r>
      <w:r w:rsidR="009831B3">
        <w:rPr>
          <w:sz w:val="24"/>
          <w:szCs w:val="24"/>
          <w:lang w:val="en-US"/>
        </w:rPr>
        <w:t xml:space="preserve">. </w:t>
      </w:r>
    </w:p>
    <w:p w14:paraId="13D0909B" w14:textId="1E57A6B3" w:rsidR="00FD1DB8" w:rsidRDefault="00FD1DB8" w:rsidP="00C878F1">
      <w:pPr>
        <w:spacing w:after="0" w:line="360" w:lineRule="auto"/>
        <w:jc w:val="both"/>
        <w:rPr>
          <w:sz w:val="24"/>
          <w:szCs w:val="24"/>
          <w:lang w:val="en-US"/>
        </w:rPr>
      </w:pPr>
    </w:p>
    <w:p w14:paraId="3D527939" w14:textId="58F58005" w:rsidR="007E5172" w:rsidRDefault="00FD1DB8" w:rsidP="00C878F1">
      <w:pPr>
        <w:spacing w:after="0" w:line="360" w:lineRule="auto"/>
        <w:jc w:val="both"/>
        <w:rPr>
          <w:sz w:val="24"/>
          <w:szCs w:val="24"/>
          <w:lang w:val="en-US"/>
        </w:rPr>
      </w:pPr>
      <w:r>
        <w:rPr>
          <w:sz w:val="24"/>
          <w:szCs w:val="24"/>
          <w:lang w:val="en-US"/>
        </w:rPr>
        <w:t xml:space="preserve">Several operational enhancements were employed </w:t>
      </w:r>
      <w:r w:rsidR="003D12C4">
        <w:rPr>
          <w:sz w:val="24"/>
          <w:szCs w:val="24"/>
          <w:lang w:val="en-US"/>
        </w:rPr>
        <w:t xml:space="preserve">after day 310 the exceedance phase </w:t>
      </w:r>
      <w:r>
        <w:rPr>
          <w:sz w:val="24"/>
          <w:szCs w:val="24"/>
          <w:lang w:val="en-US"/>
        </w:rPr>
        <w:t>to</w:t>
      </w:r>
      <w:r w:rsidR="009831B3">
        <w:rPr>
          <w:sz w:val="24"/>
          <w:szCs w:val="24"/>
          <w:lang w:val="en-US"/>
        </w:rPr>
        <w:t xml:space="preserve"> </w:t>
      </w:r>
      <w:r w:rsidR="002929A8">
        <w:rPr>
          <w:sz w:val="24"/>
          <w:szCs w:val="24"/>
          <w:lang w:val="en-US"/>
        </w:rPr>
        <w:t>meet</w:t>
      </w:r>
      <w:r w:rsidR="009831B3">
        <w:rPr>
          <w:sz w:val="24"/>
          <w:szCs w:val="24"/>
          <w:lang w:val="en-US"/>
        </w:rPr>
        <w:t xml:space="preserve"> target gas quality</w:t>
      </w:r>
      <w:r>
        <w:rPr>
          <w:sz w:val="24"/>
          <w:szCs w:val="24"/>
          <w:lang w:val="en-US"/>
        </w:rPr>
        <w:t>, including</w:t>
      </w:r>
      <w:r w:rsidR="007E5172">
        <w:rPr>
          <w:sz w:val="24"/>
          <w:szCs w:val="24"/>
          <w:lang w:val="en-US"/>
        </w:rPr>
        <w:t>:</w:t>
      </w:r>
    </w:p>
    <w:p w14:paraId="5C326FE9" w14:textId="04EB53FE" w:rsidR="007E5172" w:rsidRDefault="003D12C4" w:rsidP="007E5172">
      <w:pPr>
        <w:pStyle w:val="ListParagraph"/>
        <w:numPr>
          <w:ilvl w:val="0"/>
          <w:numId w:val="22"/>
        </w:numPr>
        <w:spacing w:after="0" w:line="360" w:lineRule="auto"/>
        <w:jc w:val="both"/>
        <w:rPr>
          <w:sz w:val="24"/>
          <w:szCs w:val="24"/>
          <w:lang w:val="en-US"/>
        </w:rPr>
      </w:pPr>
      <w:r>
        <w:rPr>
          <w:sz w:val="24"/>
          <w:szCs w:val="24"/>
          <w:lang w:val="en-US"/>
        </w:rPr>
        <w:t>r</w:t>
      </w:r>
      <w:r w:rsidR="00990444">
        <w:rPr>
          <w:sz w:val="24"/>
          <w:szCs w:val="24"/>
          <w:lang w:val="en-US"/>
        </w:rPr>
        <w:t>educing</w:t>
      </w:r>
      <w:r w:rsidR="00FD1DB8" w:rsidRPr="007E5172">
        <w:rPr>
          <w:sz w:val="24"/>
          <w:szCs w:val="24"/>
          <w:lang w:val="en-US"/>
        </w:rPr>
        <w:t xml:space="preserve"> the</w:t>
      </w:r>
      <w:r w:rsidR="00034344" w:rsidRPr="007E5172">
        <w:rPr>
          <w:sz w:val="24"/>
          <w:szCs w:val="24"/>
          <w:lang w:val="en-US"/>
        </w:rPr>
        <w:t xml:space="preserve"> </w:t>
      </w:r>
      <w:r w:rsidR="009831B3" w:rsidRPr="007E5172">
        <w:rPr>
          <w:sz w:val="24"/>
          <w:szCs w:val="24"/>
          <w:lang w:val="en-US"/>
        </w:rPr>
        <w:t>H</w:t>
      </w:r>
      <w:r w:rsidR="009831B3" w:rsidRPr="007E5172">
        <w:rPr>
          <w:sz w:val="24"/>
          <w:szCs w:val="24"/>
          <w:vertAlign w:val="subscript"/>
          <w:lang w:val="en-US"/>
        </w:rPr>
        <w:t>2</w:t>
      </w:r>
      <w:r w:rsidR="009831B3" w:rsidRPr="007E5172">
        <w:rPr>
          <w:sz w:val="24"/>
          <w:szCs w:val="24"/>
          <w:lang w:val="en-US"/>
        </w:rPr>
        <w:t xml:space="preserve"> </w:t>
      </w:r>
      <w:r w:rsidR="00FD1DB8" w:rsidRPr="007E5172">
        <w:rPr>
          <w:sz w:val="24"/>
          <w:szCs w:val="24"/>
          <w:lang w:val="en-US"/>
        </w:rPr>
        <w:t>loading</w:t>
      </w:r>
      <w:r w:rsidR="00034344" w:rsidRPr="007E5172">
        <w:rPr>
          <w:sz w:val="24"/>
          <w:szCs w:val="24"/>
          <w:lang w:val="en-US"/>
        </w:rPr>
        <w:t xml:space="preserve"> to 39.</w:t>
      </w:r>
      <w:r w:rsidR="00955760" w:rsidRPr="007E5172">
        <w:rPr>
          <w:sz w:val="24"/>
          <w:szCs w:val="24"/>
          <w:lang w:val="en-US"/>
        </w:rPr>
        <w:t>2</w:t>
      </w:r>
      <w:r>
        <w:rPr>
          <w:sz w:val="24"/>
          <w:szCs w:val="24"/>
          <w:lang w:val="en-US"/>
        </w:rPr>
        <w:t> </w:t>
      </w:r>
      <w:r w:rsidR="00034344" w:rsidRPr="007E5172">
        <w:rPr>
          <w:sz w:val="24"/>
          <w:szCs w:val="24"/>
          <w:lang w:val="en-US"/>
        </w:rPr>
        <w:t>NL</w:t>
      </w:r>
      <w:r>
        <w:rPr>
          <w:sz w:val="24"/>
          <w:szCs w:val="24"/>
          <w:lang w:val="en-US"/>
        </w:rPr>
        <w:t> </w:t>
      </w:r>
      <w:r w:rsidR="00034344" w:rsidRPr="007E5172">
        <w:rPr>
          <w:sz w:val="24"/>
          <w:szCs w:val="24"/>
          <w:lang w:val="en-US"/>
        </w:rPr>
        <w:t>H</w:t>
      </w:r>
      <w:r w:rsidR="00034344" w:rsidRPr="007E5172">
        <w:rPr>
          <w:sz w:val="24"/>
          <w:szCs w:val="24"/>
          <w:vertAlign w:val="subscript"/>
          <w:lang w:val="en-US"/>
        </w:rPr>
        <w:t>2</w:t>
      </w:r>
      <w:r w:rsidR="00034344" w:rsidRPr="007E5172">
        <w:rPr>
          <w:sz w:val="24"/>
          <w:szCs w:val="24"/>
          <w:lang w:val="en-US"/>
        </w:rPr>
        <w:t>/m</w:t>
      </w:r>
      <w:r w:rsidR="00034344" w:rsidRPr="007E5172">
        <w:rPr>
          <w:sz w:val="24"/>
          <w:szCs w:val="24"/>
          <w:vertAlign w:val="superscript"/>
          <w:lang w:val="en-US"/>
        </w:rPr>
        <w:t>2</w:t>
      </w:r>
      <w:r w:rsidR="00034344" w:rsidRPr="007E5172">
        <w:rPr>
          <w:sz w:val="24"/>
          <w:szCs w:val="24"/>
          <w:lang w:val="en-US"/>
        </w:rPr>
        <w:t>d</w:t>
      </w:r>
      <w:r w:rsidR="007E5172">
        <w:rPr>
          <w:sz w:val="24"/>
          <w:szCs w:val="24"/>
          <w:lang w:val="en-US"/>
        </w:rPr>
        <w:t xml:space="preserve"> </w:t>
      </w:r>
      <w:r w:rsidR="00990444">
        <w:rPr>
          <w:sz w:val="24"/>
          <w:szCs w:val="24"/>
          <w:lang w:val="en-US"/>
        </w:rPr>
        <w:t>without modifying the CO</w:t>
      </w:r>
      <w:r w:rsidR="00990444" w:rsidRPr="00990444">
        <w:rPr>
          <w:sz w:val="24"/>
          <w:szCs w:val="24"/>
          <w:vertAlign w:val="subscript"/>
          <w:lang w:val="en-US"/>
        </w:rPr>
        <w:t>2</w:t>
      </w:r>
      <w:r w:rsidR="00990444">
        <w:rPr>
          <w:sz w:val="24"/>
          <w:szCs w:val="24"/>
          <w:lang w:val="en-US"/>
        </w:rPr>
        <w:t xml:space="preserve"> loading rate (3.95:1 to 3.90:1 feed ratio) to</w:t>
      </w:r>
      <w:r w:rsidR="007E5172">
        <w:rPr>
          <w:sz w:val="24"/>
          <w:szCs w:val="24"/>
          <w:lang w:val="en-US"/>
        </w:rPr>
        <w:t xml:space="preserve"> </w:t>
      </w:r>
      <w:r w:rsidR="002929A8">
        <w:rPr>
          <w:sz w:val="24"/>
          <w:szCs w:val="24"/>
          <w:lang w:val="en-US"/>
        </w:rPr>
        <w:t>provide more CO</w:t>
      </w:r>
      <w:r w:rsidR="002929A8" w:rsidRPr="002929A8">
        <w:rPr>
          <w:sz w:val="24"/>
          <w:szCs w:val="24"/>
          <w:vertAlign w:val="subscript"/>
          <w:lang w:val="en-US"/>
        </w:rPr>
        <w:t>2</w:t>
      </w:r>
      <w:r w:rsidR="002929A8">
        <w:rPr>
          <w:sz w:val="24"/>
          <w:szCs w:val="24"/>
          <w:lang w:val="en-US"/>
        </w:rPr>
        <w:t xml:space="preserve"> for</w:t>
      </w:r>
      <w:r w:rsidR="007E5172">
        <w:rPr>
          <w:sz w:val="24"/>
          <w:szCs w:val="24"/>
          <w:lang w:val="en-US"/>
        </w:rPr>
        <w:t xml:space="preserve"> cell growth (</w:t>
      </w:r>
      <w:r>
        <w:rPr>
          <w:sz w:val="24"/>
          <w:szCs w:val="24"/>
          <w:lang w:val="en-US"/>
        </w:rPr>
        <w:t>d</w:t>
      </w:r>
      <w:r w:rsidR="007E5172">
        <w:rPr>
          <w:sz w:val="24"/>
          <w:szCs w:val="24"/>
          <w:lang w:val="en-US"/>
        </w:rPr>
        <w:t>ay</w:t>
      </w:r>
      <w:r>
        <w:rPr>
          <w:sz w:val="24"/>
          <w:szCs w:val="24"/>
          <w:lang w:val="en-US"/>
        </w:rPr>
        <w:t> </w:t>
      </w:r>
      <w:r w:rsidR="007E5172">
        <w:rPr>
          <w:sz w:val="24"/>
          <w:szCs w:val="24"/>
          <w:lang w:val="en-US"/>
        </w:rPr>
        <w:t>314)</w:t>
      </w:r>
    </w:p>
    <w:p w14:paraId="02DD4C80" w14:textId="5C2AE56B" w:rsidR="007E5172" w:rsidRDefault="003D12C4" w:rsidP="007E5172">
      <w:pPr>
        <w:pStyle w:val="ListParagraph"/>
        <w:numPr>
          <w:ilvl w:val="0"/>
          <w:numId w:val="22"/>
        </w:numPr>
        <w:spacing w:after="0" w:line="360" w:lineRule="auto"/>
        <w:jc w:val="both"/>
        <w:rPr>
          <w:sz w:val="24"/>
          <w:szCs w:val="24"/>
          <w:lang w:val="en-US"/>
        </w:rPr>
      </w:pPr>
      <w:r>
        <w:rPr>
          <w:sz w:val="24"/>
          <w:szCs w:val="24"/>
          <w:lang w:val="en-US"/>
        </w:rPr>
        <w:lastRenderedPageBreak/>
        <w:t>i</w:t>
      </w:r>
      <w:r w:rsidR="007E5172">
        <w:rPr>
          <w:sz w:val="24"/>
          <w:szCs w:val="24"/>
          <w:lang w:val="en-US"/>
        </w:rPr>
        <w:t>ncreasing the recirculation rate to 0.4</w:t>
      </w:r>
      <w:r>
        <w:rPr>
          <w:sz w:val="24"/>
          <w:szCs w:val="24"/>
          <w:lang w:val="en-US"/>
        </w:rPr>
        <w:t> </w:t>
      </w:r>
      <w:r w:rsidR="007E5172">
        <w:rPr>
          <w:sz w:val="24"/>
          <w:szCs w:val="24"/>
          <w:lang w:val="en-US"/>
        </w:rPr>
        <w:t>L/min</w:t>
      </w:r>
      <w:r w:rsidR="00E541A4">
        <w:rPr>
          <w:sz w:val="24"/>
          <w:szCs w:val="24"/>
          <w:lang w:val="en-US"/>
        </w:rPr>
        <w:t xml:space="preserve"> (</w:t>
      </w:r>
      <w:r>
        <w:rPr>
          <w:sz w:val="24"/>
          <w:szCs w:val="24"/>
          <w:lang w:val="en-US"/>
        </w:rPr>
        <w:t>d</w:t>
      </w:r>
      <w:r w:rsidR="00E541A4">
        <w:rPr>
          <w:sz w:val="24"/>
          <w:szCs w:val="24"/>
          <w:lang w:val="en-US"/>
        </w:rPr>
        <w:t>ay</w:t>
      </w:r>
      <w:r>
        <w:rPr>
          <w:sz w:val="24"/>
          <w:szCs w:val="24"/>
          <w:lang w:val="en-US"/>
        </w:rPr>
        <w:t> </w:t>
      </w:r>
      <w:r w:rsidR="00E541A4">
        <w:rPr>
          <w:sz w:val="24"/>
          <w:szCs w:val="24"/>
          <w:lang w:val="en-US"/>
        </w:rPr>
        <w:t>314), 0.6</w:t>
      </w:r>
      <w:r>
        <w:rPr>
          <w:sz w:val="24"/>
          <w:szCs w:val="24"/>
          <w:lang w:val="en-US"/>
        </w:rPr>
        <w:t> </w:t>
      </w:r>
      <w:r w:rsidR="00E541A4">
        <w:rPr>
          <w:sz w:val="24"/>
          <w:szCs w:val="24"/>
          <w:lang w:val="en-US"/>
        </w:rPr>
        <w:t>L/min (</w:t>
      </w:r>
      <w:r>
        <w:rPr>
          <w:sz w:val="24"/>
          <w:szCs w:val="24"/>
          <w:lang w:val="en-US"/>
        </w:rPr>
        <w:t>d</w:t>
      </w:r>
      <w:r w:rsidR="00E541A4">
        <w:rPr>
          <w:sz w:val="24"/>
          <w:szCs w:val="24"/>
          <w:lang w:val="en-US"/>
        </w:rPr>
        <w:t>ay</w:t>
      </w:r>
      <w:r>
        <w:rPr>
          <w:sz w:val="24"/>
          <w:szCs w:val="24"/>
          <w:lang w:val="en-US"/>
        </w:rPr>
        <w:t> </w:t>
      </w:r>
      <w:r w:rsidR="00E541A4">
        <w:rPr>
          <w:sz w:val="24"/>
          <w:szCs w:val="24"/>
          <w:lang w:val="en-US"/>
        </w:rPr>
        <w:t>321), and then back to 0.4</w:t>
      </w:r>
      <w:r>
        <w:rPr>
          <w:sz w:val="24"/>
          <w:szCs w:val="24"/>
          <w:lang w:val="en-US"/>
        </w:rPr>
        <w:t> </w:t>
      </w:r>
      <w:r w:rsidR="00E541A4">
        <w:rPr>
          <w:sz w:val="24"/>
          <w:szCs w:val="24"/>
          <w:lang w:val="en-US"/>
        </w:rPr>
        <w:t>L/min (Day 324)</w:t>
      </w:r>
      <w:r w:rsidR="007E5172">
        <w:rPr>
          <w:sz w:val="24"/>
          <w:szCs w:val="24"/>
          <w:lang w:val="en-US"/>
        </w:rPr>
        <w:t xml:space="preserve"> to </w:t>
      </w:r>
      <w:r w:rsidR="002929A8">
        <w:rPr>
          <w:sz w:val="24"/>
          <w:szCs w:val="24"/>
          <w:lang w:val="en-US"/>
        </w:rPr>
        <w:t>improve</w:t>
      </w:r>
      <w:r w:rsidR="007E5172">
        <w:rPr>
          <w:sz w:val="24"/>
          <w:szCs w:val="24"/>
          <w:lang w:val="en-US"/>
        </w:rPr>
        <w:t xml:space="preserve"> H</w:t>
      </w:r>
      <w:r w:rsidR="007E5172" w:rsidRPr="007E5172">
        <w:rPr>
          <w:sz w:val="24"/>
          <w:szCs w:val="24"/>
          <w:vertAlign w:val="subscript"/>
          <w:lang w:val="en-US"/>
        </w:rPr>
        <w:t>2</w:t>
      </w:r>
      <w:r w:rsidR="007E5172">
        <w:rPr>
          <w:sz w:val="24"/>
          <w:szCs w:val="24"/>
          <w:lang w:val="en-US"/>
        </w:rPr>
        <w:t xml:space="preserve"> mass transfer</w:t>
      </w:r>
      <w:r w:rsidR="002929A8">
        <w:rPr>
          <w:sz w:val="24"/>
          <w:szCs w:val="24"/>
          <w:lang w:val="en-US"/>
        </w:rPr>
        <w:t xml:space="preserve"> </w:t>
      </w:r>
      <w:r w:rsidR="002929A8">
        <w:rPr>
          <w:sz w:val="24"/>
          <w:szCs w:val="24"/>
          <w:lang w:val="en-US"/>
        </w:rPr>
        <w:fldChar w:fldCharType="begin"/>
      </w:r>
      <w:r w:rsidR="002929A8">
        <w:rPr>
          <w:sz w:val="24"/>
          <w:szCs w:val="24"/>
          <w:lang w:val="en-US"/>
        </w:rPr>
        <w:instrText xml:space="preserve"> ADDIN ZOTERO_ITEM CSL_CITATION {"citationID":"WzHyuYU6","properties":{"formattedCitation":"(Orgill et al., 2013)","plainCitation":"(Orgill et al., 2013)","noteIndex":0},"citationItems":[{"id":31,"uris":["http://zotero.org/users/11473114/items/NJXATJH9"],"itemData":{"id":31,"type":"article-journal","abstract":"Trickle-bed reactor (TBR), hollow ﬁber membrane reactor (HFR) and stirred tank reactor (STR) can be used in fermentation of sparingly soluble gasses such as CO and H2 to produce biofuels and bio-based chemicals. Gas fermenting reactors must provide high mass transfer capabilities that match the kinetic requirements of the microorganisms used. The present study compared the volumetric mass transfer coefﬁcient (KtotA/VL) of three reactor types; the TBR with 3 mm and 6 mm beads, ﬁve different modules of HFRs, and the STR. The analysis was performed using O2 as the gaseous mass transfer agent. The nonporous polydimethylsiloxane (PDMS) HFR provided the highest KtotA/VL (1062 hÀ1), followed by the TBR with 6 mm beads (421 hÀ1), and then the STR (114 hÀ1). The mass transfer characteristics in each reactor were affected by agitation speed, and gas and liquid ﬂow rates. Furthermore, issues regarding the comparison of mass transfer coefﬁcients are discussed.","container-title":"Bioresource Technology","DOI":"10.1016/j.biortech.2013.01.124","ISSN":"09608524","journalAbbreviation":"Bioresource Technology","language":"en","page":"340-346","source":"DOI.org (Crossref)","title":"A comparison of mass transfer coefficients between trickle-bed, hollow fiber membrane and stirred tank reactors","volume":"133","author":[{"family":"Orgill","given":"James J."},{"family":"Atiyeh","given":"Hasan K."},{"family":"Devarapalli","given":"Mamatha"},{"family":"Phillips","given":"John R."},{"family":"Lewis","given":"Randy S."},{"family":"Huhnke","given":"Raymond L."}],"issued":{"date-parts":[["2013",4]]}}}],"schema":"https://github.com/citation-style-language/schema/raw/master/csl-citation.json"} </w:instrText>
      </w:r>
      <w:r w:rsidR="002929A8">
        <w:rPr>
          <w:sz w:val="24"/>
          <w:szCs w:val="24"/>
          <w:lang w:val="en-US"/>
        </w:rPr>
        <w:fldChar w:fldCharType="separate"/>
      </w:r>
      <w:r w:rsidR="002929A8" w:rsidRPr="002929A8">
        <w:rPr>
          <w:sz w:val="24"/>
        </w:rPr>
        <w:t>(Orgill et al., 2013)</w:t>
      </w:r>
      <w:r w:rsidR="002929A8">
        <w:rPr>
          <w:sz w:val="24"/>
          <w:szCs w:val="24"/>
          <w:lang w:val="en-US"/>
        </w:rPr>
        <w:fldChar w:fldCharType="end"/>
      </w:r>
      <w:r w:rsidR="00E541A4">
        <w:rPr>
          <w:sz w:val="24"/>
          <w:szCs w:val="24"/>
          <w:lang w:val="en-US"/>
        </w:rPr>
        <w:t>; the recirculation rate was dropped back down to 0.4</w:t>
      </w:r>
      <w:r>
        <w:rPr>
          <w:sz w:val="24"/>
          <w:szCs w:val="24"/>
          <w:lang w:val="en-US"/>
        </w:rPr>
        <w:t> </w:t>
      </w:r>
      <w:r w:rsidR="00E541A4">
        <w:rPr>
          <w:sz w:val="24"/>
          <w:szCs w:val="24"/>
          <w:lang w:val="en-US"/>
        </w:rPr>
        <w:t>L/min to reduce strain on the membranes since 0.6</w:t>
      </w:r>
      <w:r>
        <w:rPr>
          <w:sz w:val="24"/>
          <w:szCs w:val="24"/>
          <w:lang w:val="en-US"/>
        </w:rPr>
        <w:t> </w:t>
      </w:r>
      <w:r w:rsidR="00E541A4">
        <w:rPr>
          <w:sz w:val="24"/>
          <w:szCs w:val="24"/>
          <w:lang w:val="en-US"/>
        </w:rPr>
        <w:t>L/min resulted in transmembrane pressure exceeding manufacturer recommendations</w:t>
      </w:r>
      <w:r w:rsidR="006601C7">
        <w:rPr>
          <w:sz w:val="24"/>
          <w:szCs w:val="24"/>
          <w:lang w:val="en-US"/>
        </w:rPr>
        <w:t xml:space="preserve"> of &lt;2 </w:t>
      </w:r>
      <w:r w:rsidR="006601C7" w:rsidRPr="006601C7">
        <w:rPr>
          <w:sz w:val="24"/>
          <w:szCs w:val="24"/>
          <w:lang w:val="en-US"/>
        </w:rPr>
        <w:t>psi</w:t>
      </w:r>
      <w:r w:rsidR="002929A8" w:rsidRPr="006601C7">
        <w:rPr>
          <w:sz w:val="24"/>
          <w:szCs w:val="24"/>
          <w:lang w:val="en-US"/>
        </w:rPr>
        <w:t xml:space="preserve"> </w:t>
      </w:r>
      <w:r w:rsidR="00E541A4" w:rsidRPr="006601C7">
        <w:rPr>
          <w:sz w:val="24"/>
          <w:szCs w:val="24"/>
          <w:lang w:val="en-US"/>
        </w:rPr>
        <w:t xml:space="preserve">(SI, Section </w:t>
      </w:r>
      <w:r w:rsidRPr="006601C7">
        <w:rPr>
          <w:sz w:val="24"/>
          <w:szCs w:val="24"/>
          <w:lang w:val="en-US"/>
        </w:rPr>
        <w:t>3</w:t>
      </w:r>
      <w:r w:rsidR="00E541A4" w:rsidRPr="006601C7">
        <w:rPr>
          <w:sz w:val="24"/>
          <w:szCs w:val="24"/>
          <w:lang w:val="en-US"/>
        </w:rPr>
        <w:t>)</w:t>
      </w:r>
    </w:p>
    <w:p w14:paraId="06B08B8D" w14:textId="5623E79C" w:rsidR="00E541A4" w:rsidRDefault="003D12C4" w:rsidP="007E5172">
      <w:pPr>
        <w:pStyle w:val="ListParagraph"/>
        <w:numPr>
          <w:ilvl w:val="0"/>
          <w:numId w:val="22"/>
        </w:numPr>
        <w:spacing w:after="0" w:line="360" w:lineRule="auto"/>
        <w:jc w:val="both"/>
        <w:rPr>
          <w:sz w:val="24"/>
          <w:szCs w:val="24"/>
          <w:lang w:val="en-US"/>
        </w:rPr>
      </w:pPr>
      <w:r>
        <w:rPr>
          <w:sz w:val="24"/>
          <w:szCs w:val="24"/>
          <w:lang w:val="en-US"/>
        </w:rPr>
        <w:t>d</w:t>
      </w:r>
      <w:r w:rsidR="00E541A4">
        <w:rPr>
          <w:sz w:val="24"/>
          <w:szCs w:val="24"/>
          <w:lang w:val="en-US"/>
        </w:rPr>
        <w:t>osing 1</w:t>
      </w:r>
      <w:r>
        <w:rPr>
          <w:sz w:val="24"/>
          <w:szCs w:val="24"/>
          <w:lang w:val="en-US"/>
        </w:rPr>
        <w:t> </w:t>
      </w:r>
      <w:r w:rsidR="00E541A4">
        <w:rPr>
          <w:sz w:val="24"/>
          <w:szCs w:val="24"/>
          <w:lang w:val="en-US"/>
        </w:rPr>
        <w:t>mL of additional 50</w:t>
      </w:r>
      <w:r>
        <w:rPr>
          <w:sz w:val="24"/>
          <w:szCs w:val="24"/>
          <w:lang w:val="en-US"/>
        </w:rPr>
        <w:t> </w:t>
      </w:r>
      <w:r w:rsidR="00E541A4">
        <w:rPr>
          <w:sz w:val="24"/>
          <w:szCs w:val="24"/>
          <w:lang w:val="en-US"/>
        </w:rPr>
        <w:t>g/L</w:t>
      </w:r>
      <w:r>
        <w:rPr>
          <w:sz w:val="24"/>
          <w:szCs w:val="24"/>
          <w:lang w:val="en-US"/>
        </w:rPr>
        <w:t> </w:t>
      </w:r>
      <w:r w:rsidR="00E541A4">
        <w:rPr>
          <w:sz w:val="24"/>
          <w:szCs w:val="24"/>
          <w:lang w:val="en-US"/>
        </w:rPr>
        <w:t>Na</w:t>
      </w:r>
      <w:r w:rsidR="00E541A4">
        <w:rPr>
          <w:sz w:val="24"/>
          <w:szCs w:val="24"/>
          <w:vertAlign w:val="subscript"/>
          <w:lang w:val="en-US"/>
        </w:rPr>
        <w:t>2</w:t>
      </w:r>
      <w:r w:rsidR="00E541A4">
        <w:rPr>
          <w:sz w:val="24"/>
          <w:szCs w:val="24"/>
          <w:lang w:val="en-US"/>
        </w:rPr>
        <w:t>S.9H</w:t>
      </w:r>
      <w:r w:rsidR="00E541A4">
        <w:rPr>
          <w:sz w:val="24"/>
          <w:szCs w:val="24"/>
          <w:vertAlign w:val="subscript"/>
          <w:lang w:val="en-US"/>
        </w:rPr>
        <w:t>2</w:t>
      </w:r>
      <w:r w:rsidR="00343AC8">
        <w:rPr>
          <w:sz w:val="24"/>
          <w:szCs w:val="24"/>
          <w:lang w:val="en-US"/>
        </w:rPr>
        <w:t>O</w:t>
      </w:r>
      <w:r w:rsidR="00E541A4">
        <w:rPr>
          <w:sz w:val="24"/>
          <w:szCs w:val="24"/>
          <w:lang w:val="en-US"/>
        </w:rPr>
        <w:t xml:space="preserve"> solution in the influent media to meet increasing metabolic demand</w:t>
      </w:r>
      <w:r w:rsidR="002929A8">
        <w:rPr>
          <w:sz w:val="24"/>
          <w:szCs w:val="24"/>
          <w:lang w:val="en-US"/>
        </w:rPr>
        <w:t xml:space="preserve"> </w:t>
      </w:r>
      <w:r w:rsidR="002929A8">
        <w:rPr>
          <w:sz w:val="24"/>
          <w:szCs w:val="24"/>
          <w:lang w:val="en-US"/>
        </w:rPr>
        <w:fldChar w:fldCharType="begin"/>
      </w:r>
      <w:r w:rsidR="002929A8">
        <w:rPr>
          <w:sz w:val="24"/>
          <w:szCs w:val="24"/>
          <w:lang w:val="en-US"/>
        </w:rPr>
        <w:instrText xml:space="preserve"> ADDIN ZOTERO_ITEM CSL_CITATION {"citationID":"Mg07f4co","properties":{"formattedCitation":"(Str\\uc0\\u252{}bing et al., 2017b)","plainCitation":"(Strübing et al., 2017b)","noteIndex":0},"citationItems":[{"id":7,"uris":["http://zotero.org/users/11473114/items/66UAQ5H3"],"itemData":{"id":7,"type":"article-journal","abstract":"In order to enhance energy eﬃciency of biological methanation of CO2 and H2, this study investigated the performance of a thermophilic (55 °C) anaerobic trickle bed reactor (ATBR) (58.1 L) at ambient pressure. With a methane production rate of up to 15.4 m3CH4/(m3trickle bed·d) at methane concentrations above 98%, the ATBR can easily compete with the performance of other mixed culture methanation reactors. Control of pH and nutrient supply turned out to be crucial for stable operation and was aﬀected signiﬁcantly by dilution due to metabolic water production, especially during demand-orientated operation. Considering practical applications, inoculation with digested sludge, containing a diverse biocenosis, showed high adaptive capacity due to intrinsic biological diversity. However, no macroscopic bioﬁlm formation was observed at thermophilic conditions even after 313 days of operation. The applied approach illustrates the high potential of thermophilic ATBRs as a very eﬃcient energy conversion and storage technology.","container-title":"Bioresource Technology","DOI":"10.1016/j.biortech.2017.08.088","ISSN":"09608524","journalAbbreviation":"Bioresource Technology","language":"en","page":"1176-1183","source":"DOI.org (Crossref)","title":"High performance biological methanation in a thermophilic anaerobic trickle bed reactor","volume":"245","author":[{"family":"Strübing","given":"Dietmar"},{"family":"Huber","given":"Bettina"},{"family":"Lebuhn","given":"Michael"},{"family":"Drewes","given":"Jörg E."},{"family":"Koch","given":"Konrad"}],"issued":{"date-parts":[["2017",12]]}}}],"schema":"https://github.com/citation-style-language/schema/raw/master/csl-citation.json"} </w:instrText>
      </w:r>
      <w:r w:rsidR="002929A8">
        <w:rPr>
          <w:sz w:val="24"/>
          <w:szCs w:val="24"/>
          <w:lang w:val="en-US"/>
        </w:rPr>
        <w:fldChar w:fldCharType="separate"/>
      </w:r>
      <w:r w:rsidR="002929A8" w:rsidRPr="002929A8">
        <w:rPr>
          <w:sz w:val="24"/>
        </w:rPr>
        <w:t>(Strübing et al., 2017b)</w:t>
      </w:r>
      <w:r w:rsidR="002929A8">
        <w:rPr>
          <w:sz w:val="24"/>
          <w:szCs w:val="24"/>
          <w:lang w:val="en-US"/>
        </w:rPr>
        <w:fldChar w:fldCharType="end"/>
      </w:r>
    </w:p>
    <w:p w14:paraId="459F6363" w14:textId="77777777" w:rsidR="00E541A4" w:rsidRDefault="00E541A4" w:rsidP="00E541A4">
      <w:pPr>
        <w:spacing w:after="0" w:line="360" w:lineRule="auto"/>
        <w:ind w:left="410"/>
        <w:jc w:val="both"/>
        <w:rPr>
          <w:sz w:val="24"/>
          <w:szCs w:val="24"/>
          <w:lang w:val="en-US"/>
        </w:rPr>
      </w:pPr>
    </w:p>
    <w:p w14:paraId="4DF7E14B" w14:textId="78C14581" w:rsidR="00305215" w:rsidRPr="00E541A4" w:rsidRDefault="00E541A4" w:rsidP="00C84FE6">
      <w:pPr>
        <w:spacing w:after="0" w:line="360" w:lineRule="auto"/>
        <w:jc w:val="both"/>
        <w:rPr>
          <w:sz w:val="24"/>
          <w:szCs w:val="24"/>
          <w:lang w:val="en-US"/>
        </w:rPr>
      </w:pPr>
      <w:r>
        <w:rPr>
          <w:sz w:val="24"/>
          <w:szCs w:val="24"/>
          <w:lang w:val="en-US"/>
        </w:rPr>
        <w:t xml:space="preserve">Despite these changes, </w:t>
      </w:r>
      <w:r w:rsidR="00034344" w:rsidRPr="00E541A4">
        <w:rPr>
          <w:sz w:val="24"/>
          <w:szCs w:val="24"/>
          <w:lang w:val="en-US"/>
        </w:rPr>
        <w:t>average gas quality</w:t>
      </w:r>
      <w:r w:rsidR="00710CD5" w:rsidRPr="00E541A4">
        <w:rPr>
          <w:sz w:val="24"/>
          <w:szCs w:val="24"/>
          <w:lang w:val="en-US"/>
        </w:rPr>
        <w:t xml:space="preserve"> </w:t>
      </w:r>
      <w:r>
        <w:rPr>
          <w:sz w:val="24"/>
          <w:szCs w:val="24"/>
          <w:lang w:val="en-US"/>
        </w:rPr>
        <w:t>remained below target at</w:t>
      </w:r>
      <w:r w:rsidR="002906CD" w:rsidRPr="00E541A4">
        <w:rPr>
          <w:sz w:val="24"/>
          <w:szCs w:val="24"/>
          <w:lang w:val="en-US"/>
        </w:rPr>
        <w:t xml:space="preserve"> </w:t>
      </w:r>
      <w:r w:rsidR="00034344" w:rsidRPr="00E541A4">
        <w:rPr>
          <w:sz w:val="24"/>
          <w:szCs w:val="24"/>
          <w:lang w:val="en-US"/>
        </w:rPr>
        <w:t>81.3</w:t>
      </w:r>
      <w:r w:rsidR="003D12C4">
        <w:rPr>
          <w:sz w:val="24"/>
          <w:szCs w:val="24"/>
          <w:lang w:val="en-US"/>
        </w:rPr>
        <w:t> </w:t>
      </w:r>
      <w:r w:rsidR="00034344" w:rsidRPr="00E541A4">
        <w:rPr>
          <w:sz w:val="24"/>
          <w:szCs w:val="24"/>
          <w:lang w:val="en-US"/>
        </w:rPr>
        <w:t>±</w:t>
      </w:r>
      <w:r w:rsidR="003D12C4">
        <w:rPr>
          <w:sz w:val="24"/>
          <w:szCs w:val="24"/>
          <w:lang w:val="en-US"/>
        </w:rPr>
        <w:t> </w:t>
      </w:r>
      <w:r w:rsidR="00034344" w:rsidRPr="00E541A4">
        <w:rPr>
          <w:sz w:val="24"/>
          <w:szCs w:val="24"/>
          <w:lang w:val="en-US"/>
        </w:rPr>
        <w:t>3.8%</w:t>
      </w:r>
      <w:r w:rsidR="003D12C4">
        <w:rPr>
          <w:sz w:val="24"/>
          <w:szCs w:val="24"/>
          <w:lang w:val="en-US"/>
        </w:rPr>
        <w:t> </w:t>
      </w:r>
      <w:r w:rsidR="00034344" w:rsidRPr="00E541A4">
        <w:rPr>
          <w:sz w:val="24"/>
          <w:szCs w:val="24"/>
          <w:lang w:val="en-US"/>
        </w:rPr>
        <w:t>CH</w:t>
      </w:r>
      <w:r w:rsidR="00034344" w:rsidRPr="00E541A4">
        <w:rPr>
          <w:sz w:val="24"/>
          <w:szCs w:val="24"/>
          <w:vertAlign w:val="subscript"/>
          <w:lang w:val="en-US"/>
        </w:rPr>
        <w:t>4</w:t>
      </w:r>
      <w:r w:rsidR="00034344" w:rsidRPr="00E541A4">
        <w:rPr>
          <w:sz w:val="24"/>
          <w:szCs w:val="24"/>
          <w:lang w:val="en-US"/>
        </w:rPr>
        <w:t xml:space="preserve"> at a production rate of </w:t>
      </w:r>
      <w:r w:rsidR="69A52B85" w:rsidRPr="00E541A4">
        <w:rPr>
          <w:sz w:val="24"/>
          <w:szCs w:val="24"/>
          <w:lang w:val="en-US"/>
        </w:rPr>
        <w:t>7.16</w:t>
      </w:r>
      <w:r w:rsidR="003D12C4">
        <w:rPr>
          <w:sz w:val="24"/>
          <w:szCs w:val="24"/>
          <w:lang w:val="en-US"/>
        </w:rPr>
        <w:t> </w:t>
      </w:r>
      <w:r w:rsidR="00034344" w:rsidRPr="00E541A4">
        <w:rPr>
          <w:sz w:val="24"/>
          <w:szCs w:val="24"/>
          <w:lang w:val="en-US"/>
        </w:rPr>
        <w:t>±</w:t>
      </w:r>
      <w:r w:rsidR="003D12C4">
        <w:rPr>
          <w:sz w:val="24"/>
          <w:szCs w:val="24"/>
          <w:lang w:val="en-US"/>
        </w:rPr>
        <w:t> </w:t>
      </w:r>
      <w:r w:rsidR="00034344" w:rsidRPr="00E541A4">
        <w:rPr>
          <w:sz w:val="24"/>
          <w:szCs w:val="24"/>
          <w:lang w:val="en-US"/>
        </w:rPr>
        <w:t>0.4</w:t>
      </w:r>
      <w:r w:rsidR="437E4107" w:rsidRPr="00E541A4">
        <w:rPr>
          <w:sz w:val="24"/>
          <w:szCs w:val="24"/>
          <w:lang w:val="en-US"/>
        </w:rPr>
        <w:t>4</w:t>
      </w:r>
      <w:r w:rsidR="003D12C4">
        <w:rPr>
          <w:sz w:val="24"/>
          <w:szCs w:val="24"/>
          <w:lang w:val="en-US"/>
        </w:rPr>
        <w:t> </w:t>
      </w:r>
      <w:r w:rsidR="00034344" w:rsidRPr="00E541A4">
        <w:rPr>
          <w:sz w:val="24"/>
          <w:szCs w:val="24"/>
          <w:lang w:val="en-US"/>
        </w:rPr>
        <w:t>m</w:t>
      </w:r>
      <w:r w:rsidR="00034344" w:rsidRPr="00E541A4">
        <w:rPr>
          <w:sz w:val="24"/>
          <w:szCs w:val="24"/>
          <w:vertAlign w:val="superscript"/>
          <w:lang w:val="en-US"/>
        </w:rPr>
        <w:t>3</w:t>
      </w:r>
      <w:r w:rsidR="00034344" w:rsidRPr="00E541A4">
        <w:rPr>
          <w:sz w:val="24"/>
          <w:szCs w:val="24"/>
          <w:lang w:val="en-US"/>
        </w:rPr>
        <w:t>CH</w:t>
      </w:r>
      <w:r w:rsidR="00034344" w:rsidRPr="00E541A4">
        <w:rPr>
          <w:sz w:val="24"/>
          <w:szCs w:val="24"/>
          <w:vertAlign w:val="subscript"/>
          <w:lang w:val="en-US"/>
        </w:rPr>
        <w:t>4</w:t>
      </w:r>
      <w:r w:rsidR="00034344" w:rsidRPr="00E541A4">
        <w:rPr>
          <w:sz w:val="24"/>
          <w:szCs w:val="24"/>
          <w:lang w:val="en-US"/>
        </w:rPr>
        <w:t>/m</w:t>
      </w:r>
      <w:r w:rsidR="00034344" w:rsidRPr="00E541A4">
        <w:rPr>
          <w:sz w:val="24"/>
          <w:szCs w:val="24"/>
          <w:vertAlign w:val="superscript"/>
          <w:lang w:val="en-US"/>
        </w:rPr>
        <w:t>3</w:t>
      </w:r>
      <w:r w:rsidR="00034344" w:rsidRPr="00E541A4">
        <w:rPr>
          <w:sz w:val="24"/>
          <w:szCs w:val="24"/>
          <w:lang w:val="en-US"/>
        </w:rPr>
        <w:t>d</w:t>
      </w:r>
      <w:r w:rsidR="005C31E1">
        <w:rPr>
          <w:sz w:val="24"/>
          <w:szCs w:val="24"/>
          <w:lang w:val="en-US"/>
        </w:rPr>
        <w:t>.</w:t>
      </w:r>
      <w:r w:rsidR="003D12C4">
        <w:rPr>
          <w:sz w:val="24"/>
          <w:szCs w:val="24"/>
          <w:lang w:val="en-US"/>
        </w:rPr>
        <w:t xml:space="preserve"> This phase (day 310-331) was then determined</w:t>
      </w:r>
      <w:r w:rsidR="00C84FE6">
        <w:rPr>
          <w:sz w:val="24"/>
          <w:szCs w:val="24"/>
          <w:lang w:val="en-US"/>
        </w:rPr>
        <w:t xml:space="preserve"> to be</w:t>
      </w:r>
      <w:r w:rsidR="003D12C4">
        <w:rPr>
          <w:sz w:val="24"/>
          <w:szCs w:val="24"/>
          <w:lang w:val="en-US"/>
        </w:rPr>
        <w:t xml:space="preserve"> performance exceedance.</w:t>
      </w:r>
      <w:r w:rsidR="005C31E1">
        <w:rPr>
          <w:sz w:val="24"/>
          <w:szCs w:val="24"/>
          <w:lang w:val="en-US"/>
        </w:rPr>
        <w:t xml:space="preserve"> </w:t>
      </w:r>
      <w:r w:rsidR="00F26B19" w:rsidRPr="00E541A4">
        <w:rPr>
          <w:sz w:val="24"/>
          <w:szCs w:val="24"/>
          <w:lang w:val="en-US"/>
        </w:rPr>
        <w:t>The next</w:t>
      </w:r>
      <w:r w:rsidR="00331843" w:rsidRPr="00E541A4">
        <w:rPr>
          <w:sz w:val="24"/>
          <w:szCs w:val="24"/>
          <w:lang w:val="en-US"/>
        </w:rPr>
        <w:t xml:space="preserve"> experimental </w:t>
      </w:r>
      <w:r w:rsidR="00F26B19" w:rsidRPr="00E541A4">
        <w:rPr>
          <w:sz w:val="24"/>
          <w:szCs w:val="24"/>
          <w:lang w:val="en-US"/>
        </w:rPr>
        <w:t>step was to</w:t>
      </w:r>
      <w:r w:rsidR="00034344" w:rsidRPr="00E541A4">
        <w:rPr>
          <w:sz w:val="24"/>
          <w:szCs w:val="24"/>
          <w:lang w:val="en-US"/>
        </w:rPr>
        <w:t xml:space="preserve"> stabilize the system for 30 days at the prior loading rate (</w:t>
      </w:r>
      <w:r w:rsidR="003D12C4">
        <w:rPr>
          <w:sz w:val="24"/>
          <w:szCs w:val="24"/>
          <w:lang w:val="en-US"/>
        </w:rPr>
        <w:t>33.0 </w:t>
      </w:r>
      <w:r w:rsidR="00034344" w:rsidRPr="00E541A4">
        <w:rPr>
          <w:sz w:val="24"/>
          <w:szCs w:val="24"/>
          <w:lang w:val="en-US"/>
        </w:rPr>
        <w:t>NL</w:t>
      </w:r>
      <w:r w:rsidR="003D12C4">
        <w:rPr>
          <w:sz w:val="24"/>
          <w:szCs w:val="24"/>
          <w:lang w:val="en-US"/>
        </w:rPr>
        <w:t> </w:t>
      </w:r>
      <w:r w:rsidR="00034344" w:rsidRPr="00E541A4">
        <w:rPr>
          <w:sz w:val="24"/>
          <w:szCs w:val="24"/>
          <w:lang w:val="en-US"/>
        </w:rPr>
        <w:t>H</w:t>
      </w:r>
      <w:r w:rsidR="00034344" w:rsidRPr="00E541A4">
        <w:rPr>
          <w:sz w:val="24"/>
          <w:szCs w:val="24"/>
          <w:vertAlign w:val="subscript"/>
          <w:lang w:val="en-US"/>
        </w:rPr>
        <w:t>2</w:t>
      </w:r>
      <w:r w:rsidR="00034344" w:rsidRPr="00E541A4">
        <w:rPr>
          <w:sz w:val="24"/>
          <w:szCs w:val="24"/>
          <w:lang w:val="en-US"/>
        </w:rPr>
        <w:t>/m</w:t>
      </w:r>
      <w:r w:rsidR="00034344" w:rsidRPr="00E541A4">
        <w:rPr>
          <w:sz w:val="24"/>
          <w:szCs w:val="24"/>
          <w:vertAlign w:val="superscript"/>
          <w:lang w:val="en-US"/>
        </w:rPr>
        <w:t>2</w:t>
      </w:r>
      <w:r w:rsidR="00034344" w:rsidRPr="00E541A4">
        <w:rPr>
          <w:sz w:val="24"/>
          <w:szCs w:val="24"/>
          <w:lang w:val="en-US"/>
        </w:rPr>
        <w:t>d),</w:t>
      </w:r>
      <w:r w:rsidR="00D95690">
        <w:rPr>
          <w:sz w:val="24"/>
          <w:szCs w:val="24"/>
          <w:lang w:val="en-US"/>
        </w:rPr>
        <w:t xml:space="preserve"> where gas quality had reached 94%</w:t>
      </w:r>
      <w:r w:rsidR="003D12C4">
        <w:rPr>
          <w:sz w:val="24"/>
          <w:szCs w:val="24"/>
          <w:lang w:val="en-US"/>
        </w:rPr>
        <w:t> </w:t>
      </w:r>
      <w:r w:rsidR="00D95690">
        <w:rPr>
          <w:sz w:val="24"/>
          <w:szCs w:val="24"/>
          <w:lang w:val="en-US"/>
        </w:rPr>
        <w:t>CH</w:t>
      </w:r>
      <w:r w:rsidR="00D95690" w:rsidRPr="00D95690">
        <w:rPr>
          <w:sz w:val="24"/>
          <w:szCs w:val="24"/>
          <w:vertAlign w:val="subscript"/>
          <w:lang w:val="en-US"/>
        </w:rPr>
        <w:t>4</w:t>
      </w:r>
      <w:r w:rsidR="00D95690">
        <w:rPr>
          <w:sz w:val="24"/>
          <w:szCs w:val="24"/>
          <w:lang w:val="en-US"/>
        </w:rPr>
        <w:t xml:space="preserve"> </w:t>
      </w:r>
      <w:r w:rsidR="003F29F9">
        <w:rPr>
          <w:sz w:val="24"/>
          <w:szCs w:val="24"/>
          <w:lang w:val="en-US"/>
        </w:rPr>
        <w:t>with potential for stable production of &gt;95%</w:t>
      </w:r>
      <w:r w:rsidR="003D12C4">
        <w:rPr>
          <w:sz w:val="24"/>
          <w:szCs w:val="24"/>
          <w:lang w:val="en-US"/>
        </w:rPr>
        <w:t> </w:t>
      </w:r>
      <w:r w:rsidR="003F29F9">
        <w:rPr>
          <w:sz w:val="24"/>
          <w:szCs w:val="24"/>
          <w:lang w:val="en-US"/>
        </w:rPr>
        <w:t>CH</w:t>
      </w:r>
      <w:r w:rsidR="003F29F9" w:rsidRPr="003F29F9">
        <w:rPr>
          <w:sz w:val="24"/>
          <w:szCs w:val="24"/>
          <w:vertAlign w:val="subscript"/>
          <w:lang w:val="en-US"/>
        </w:rPr>
        <w:t>4</w:t>
      </w:r>
      <w:r w:rsidR="003D12C4">
        <w:rPr>
          <w:sz w:val="24"/>
          <w:szCs w:val="24"/>
          <w:lang w:val="en-US"/>
        </w:rPr>
        <w:t xml:space="preserve">. However, </w:t>
      </w:r>
      <w:r w:rsidR="00034344" w:rsidRPr="00E541A4">
        <w:rPr>
          <w:sz w:val="24"/>
          <w:szCs w:val="24"/>
          <w:lang w:val="en-US"/>
        </w:rPr>
        <w:t xml:space="preserve">a seal </w:t>
      </w:r>
      <w:r w:rsidR="002906CD" w:rsidRPr="00E541A4">
        <w:rPr>
          <w:sz w:val="24"/>
          <w:szCs w:val="24"/>
          <w:lang w:val="en-US"/>
        </w:rPr>
        <w:t>rupture</w:t>
      </w:r>
      <w:r w:rsidR="00034344" w:rsidRPr="00E541A4">
        <w:rPr>
          <w:sz w:val="24"/>
          <w:szCs w:val="24"/>
          <w:lang w:val="en-US"/>
        </w:rPr>
        <w:t xml:space="preserve"> in the membrane potting prevented </w:t>
      </w:r>
      <w:r w:rsidR="00590440" w:rsidRPr="00E541A4">
        <w:rPr>
          <w:sz w:val="24"/>
          <w:szCs w:val="24"/>
          <w:lang w:val="en-US"/>
        </w:rPr>
        <w:t xml:space="preserve">a direct continuation of the presented </w:t>
      </w:r>
      <w:r w:rsidR="00331843" w:rsidRPr="00E541A4">
        <w:rPr>
          <w:sz w:val="24"/>
          <w:szCs w:val="24"/>
          <w:lang w:val="en-US"/>
        </w:rPr>
        <w:t>work</w:t>
      </w:r>
      <w:r w:rsidR="005C31E1">
        <w:rPr>
          <w:sz w:val="24"/>
          <w:szCs w:val="24"/>
          <w:lang w:val="en-US"/>
        </w:rPr>
        <w:t xml:space="preserve">. </w:t>
      </w:r>
      <w:r w:rsidR="00034344" w:rsidRPr="00E541A4">
        <w:rPr>
          <w:sz w:val="24"/>
          <w:szCs w:val="24"/>
          <w:lang w:val="en-US"/>
        </w:rPr>
        <w:t>Thus, the highest production rate approaching quality targets</w:t>
      </w:r>
      <w:r w:rsidR="00A13A8D">
        <w:rPr>
          <w:sz w:val="24"/>
          <w:szCs w:val="24"/>
          <w:lang w:val="en-US"/>
        </w:rPr>
        <w:t>, or peak performance,</w:t>
      </w:r>
      <w:r w:rsidR="00034344" w:rsidRPr="00E541A4">
        <w:rPr>
          <w:sz w:val="24"/>
          <w:szCs w:val="24"/>
          <w:lang w:val="en-US"/>
        </w:rPr>
        <w:t xml:space="preserve"> was 6.</w:t>
      </w:r>
      <w:r w:rsidR="47999C5C" w:rsidRPr="00E541A4">
        <w:rPr>
          <w:sz w:val="24"/>
          <w:szCs w:val="24"/>
          <w:lang w:val="en-US"/>
        </w:rPr>
        <w:t>1</w:t>
      </w:r>
      <w:r w:rsidR="00034344" w:rsidRPr="00E541A4">
        <w:rPr>
          <w:sz w:val="24"/>
          <w:szCs w:val="24"/>
          <w:lang w:val="en-US"/>
        </w:rPr>
        <w:t>8</w:t>
      </w:r>
      <w:r w:rsidR="003D12C4">
        <w:rPr>
          <w:sz w:val="24"/>
          <w:szCs w:val="24"/>
          <w:lang w:val="en-US"/>
        </w:rPr>
        <w:t> </w:t>
      </w:r>
      <w:r w:rsidR="00034344" w:rsidRPr="00E541A4">
        <w:rPr>
          <w:sz w:val="24"/>
          <w:szCs w:val="24"/>
          <w:lang w:val="en-US"/>
        </w:rPr>
        <w:t>±</w:t>
      </w:r>
      <w:r w:rsidR="003D12C4">
        <w:rPr>
          <w:sz w:val="24"/>
          <w:szCs w:val="24"/>
          <w:lang w:val="en-US"/>
        </w:rPr>
        <w:t> </w:t>
      </w:r>
      <w:r w:rsidR="00034344" w:rsidRPr="00E541A4">
        <w:rPr>
          <w:sz w:val="24"/>
          <w:szCs w:val="24"/>
          <w:lang w:val="en-US"/>
        </w:rPr>
        <w:t>0.</w:t>
      </w:r>
      <w:r w:rsidR="4228FB0F" w:rsidRPr="00E541A4">
        <w:rPr>
          <w:sz w:val="24"/>
          <w:szCs w:val="24"/>
          <w:lang w:val="en-US"/>
        </w:rPr>
        <w:t>11</w:t>
      </w:r>
      <w:r w:rsidR="003D12C4">
        <w:rPr>
          <w:sz w:val="24"/>
          <w:szCs w:val="24"/>
          <w:lang w:val="en-US"/>
        </w:rPr>
        <w:t> </w:t>
      </w:r>
      <w:r w:rsidR="00034344" w:rsidRPr="00E541A4">
        <w:rPr>
          <w:sz w:val="24"/>
          <w:szCs w:val="24"/>
          <w:lang w:val="en-US"/>
        </w:rPr>
        <w:t>m</w:t>
      </w:r>
      <w:r w:rsidR="00034344" w:rsidRPr="00E541A4">
        <w:rPr>
          <w:sz w:val="24"/>
          <w:szCs w:val="24"/>
          <w:vertAlign w:val="superscript"/>
          <w:lang w:val="en-US"/>
        </w:rPr>
        <w:t>3</w:t>
      </w:r>
      <w:r w:rsidR="00034344" w:rsidRPr="00E541A4">
        <w:rPr>
          <w:sz w:val="24"/>
          <w:szCs w:val="24"/>
          <w:lang w:val="en-US"/>
        </w:rPr>
        <w:t>CH</w:t>
      </w:r>
      <w:r w:rsidR="00034344" w:rsidRPr="00E541A4">
        <w:rPr>
          <w:sz w:val="24"/>
          <w:szCs w:val="24"/>
          <w:vertAlign w:val="subscript"/>
          <w:lang w:val="en-US"/>
        </w:rPr>
        <w:t>4</w:t>
      </w:r>
      <w:r w:rsidR="00034344" w:rsidRPr="00E541A4">
        <w:rPr>
          <w:sz w:val="24"/>
          <w:szCs w:val="24"/>
          <w:lang w:val="en-US"/>
        </w:rPr>
        <w:t>/m</w:t>
      </w:r>
      <w:r w:rsidR="00034344" w:rsidRPr="00E541A4">
        <w:rPr>
          <w:sz w:val="24"/>
          <w:szCs w:val="24"/>
          <w:vertAlign w:val="superscript"/>
          <w:lang w:val="en-US"/>
        </w:rPr>
        <w:t>3</w:t>
      </w:r>
      <w:r w:rsidR="00034344" w:rsidRPr="00E541A4">
        <w:rPr>
          <w:sz w:val="24"/>
          <w:szCs w:val="24"/>
          <w:lang w:val="en-US"/>
        </w:rPr>
        <w:t>d (7.4</w:t>
      </w:r>
      <w:r w:rsidR="29EBAC20" w:rsidRPr="00E541A4">
        <w:rPr>
          <w:sz w:val="24"/>
          <w:szCs w:val="24"/>
          <w:lang w:val="en-US"/>
        </w:rPr>
        <w:t>4</w:t>
      </w:r>
      <w:r w:rsidR="003D12C4">
        <w:rPr>
          <w:sz w:val="24"/>
          <w:szCs w:val="24"/>
          <w:lang w:val="en-US"/>
        </w:rPr>
        <w:t> </w:t>
      </w:r>
      <w:r w:rsidR="00034344" w:rsidRPr="00E541A4">
        <w:rPr>
          <w:sz w:val="24"/>
          <w:szCs w:val="24"/>
          <w:lang w:val="en-US"/>
        </w:rPr>
        <w:t>±</w:t>
      </w:r>
      <w:r w:rsidR="003D12C4">
        <w:rPr>
          <w:sz w:val="24"/>
          <w:szCs w:val="24"/>
          <w:lang w:val="en-US"/>
        </w:rPr>
        <w:t> </w:t>
      </w:r>
      <w:r w:rsidR="00034344" w:rsidRPr="00E541A4">
        <w:rPr>
          <w:sz w:val="24"/>
          <w:szCs w:val="24"/>
          <w:lang w:val="en-US"/>
        </w:rPr>
        <w:t>0.21</w:t>
      </w:r>
      <w:r w:rsidR="003D12C4">
        <w:rPr>
          <w:sz w:val="24"/>
          <w:szCs w:val="24"/>
          <w:lang w:val="en-US"/>
        </w:rPr>
        <w:t> </w:t>
      </w:r>
      <w:r w:rsidR="00034344" w:rsidRPr="00E541A4">
        <w:rPr>
          <w:sz w:val="24"/>
          <w:szCs w:val="24"/>
          <w:lang w:val="en-US"/>
        </w:rPr>
        <w:t>NL</w:t>
      </w:r>
      <w:r w:rsidR="003D12C4">
        <w:rPr>
          <w:sz w:val="24"/>
          <w:szCs w:val="24"/>
          <w:lang w:val="en-US"/>
        </w:rPr>
        <w:t> </w:t>
      </w:r>
      <w:r w:rsidR="00034344" w:rsidRPr="00E541A4">
        <w:rPr>
          <w:sz w:val="24"/>
          <w:szCs w:val="24"/>
          <w:lang w:val="en-US"/>
        </w:rPr>
        <w:t>CH</w:t>
      </w:r>
      <w:r w:rsidR="00034344" w:rsidRPr="00E541A4">
        <w:rPr>
          <w:sz w:val="24"/>
          <w:szCs w:val="24"/>
          <w:vertAlign w:val="subscript"/>
          <w:lang w:val="en-US"/>
        </w:rPr>
        <w:t>4</w:t>
      </w:r>
      <w:r w:rsidR="00034344" w:rsidRPr="00E541A4">
        <w:rPr>
          <w:sz w:val="24"/>
          <w:szCs w:val="24"/>
          <w:lang w:val="en-US"/>
        </w:rPr>
        <w:t>/m</w:t>
      </w:r>
      <w:r w:rsidR="00034344" w:rsidRPr="00E541A4">
        <w:rPr>
          <w:sz w:val="24"/>
          <w:szCs w:val="24"/>
          <w:vertAlign w:val="superscript"/>
          <w:lang w:val="en-US"/>
        </w:rPr>
        <w:t>2</w:t>
      </w:r>
      <w:r w:rsidR="00034344" w:rsidRPr="00E541A4">
        <w:rPr>
          <w:sz w:val="24"/>
          <w:szCs w:val="24"/>
          <w:lang w:val="en-US"/>
        </w:rPr>
        <w:t xml:space="preserve">d) at an average </w:t>
      </w:r>
      <w:r w:rsidR="00590440" w:rsidRPr="00E541A4">
        <w:rPr>
          <w:sz w:val="24"/>
          <w:szCs w:val="24"/>
          <w:lang w:val="en-US"/>
        </w:rPr>
        <w:t xml:space="preserve">gas composition </w:t>
      </w:r>
      <w:r w:rsidR="00034344" w:rsidRPr="00E541A4">
        <w:rPr>
          <w:sz w:val="24"/>
          <w:szCs w:val="24"/>
          <w:lang w:val="en-US"/>
        </w:rPr>
        <w:t>of 93.3</w:t>
      </w:r>
      <w:r w:rsidR="003D12C4">
        <w:rPr>
          <w:sz w:val="24"/>
          <w:szCs w:val="24"/>
          <w:lang w:val="en-US"/>
        </w:rPr>
        <w:t> </w:t>
      </w:r>
      <w:r w:rsidR="00034344" w:rsidRPr="00E541A4">
        <w:rPr>
          <w:sz w:val="24"/>
          <w:szCs w:val="24"/>
          <w:lang w:val="en-US"/>
        </w:rPr>
        <w:t>±</w:t>
      </w:r>
      <w:r w:rsidR="003D12C4">
        <w:rPr>
          <w:sz w:val="24"/>
          <w:szCs w:val="24"/>
          <w:lang w:val="en-US"/>
        </w:rPr>
        <w:t> </w:t>
      </w:r>
      <w:r w:rsidR="00034344" w:rsidRPr="00E541A4">
        <w:rPr>
          <w:sz w:val="24"/>
          <w:szCs w:val="24"/>
          <w:lang w:val="en-US"/>
        </w:rPr>
        <w:t>1.0%</w:t>
      </w:r>
      <w:r w:rsidR="003D12C4">
        <w:rPr>
          <w:sz w:val="24"/>
          <w:szCs w:val="24"/>
          <w:lang w:val="en-US"/>
        </w:rPr>
        <w:t> </w:t>
      </w:r>
      <w:r w:rsidR="00034344" w:rsidRPr="00E541A4">
        <w:rPr>
          <w:sz w:val="24"/>
          <w:szCs w:val="24"/>
          <w:lang w:val="en-US"/>
        </w:rPr>
        <w:t>CH</w:t>
      </w:r>
      <w:r w:rsidR="00034344" w:rsidRPr="00E541A4">
        <w:rPr>
          <w:sz w:val="24"/>
          <w:szCs w:val="24"/>
          <w:vertAlign w:val="subscript"/>
          <w:lang w:val="en-US"/>
        </w:rPr>
        <w:t>4</w:t>
      </w:r>
      <w:r w:rsidR="00034344" w:rsidRPr="00E541A4">
        <w:rPr>
          <w:sz w:val="24"/>
          <w:szCs w:val="24"/>
          <w:lang w:val="en-US"/>
        </w:rPr>
        <w:t>, 0.9</w:t>
      </w:r>
      <w:r w:rsidR="003D12C4">
        <w:rPr>
          <w:sz w:val="24"/>
          <w:szCs w:val="24"/>
          <w:lang w:val="en-US"/>
        </w:rPr>
        <w:t> </w:t>
      </w:r>
      <w:r w:rsidR="00034344" w:rsidRPr="00E541A4">
        <w:rPr>
          <w:sz w:val="24"/>
          <w:szCs w:val="24"/>
          <w:lang w:val="en-US"/>
        </w:rPr>
        <w:t>±</w:t>
      </w:r>
      <w:r w:rsidR="003D12C4">
        <w:rPr>
          <w:sz w:val="24"/>
          <w:szCs w:val="24"/>
          <w:lang w:val="en-US"/>
        </w:rPr>
        <w:t> </w:t>
      </w:r>
      <w:r w:rsidR="00034344" w:rsidRPr="00E541A4">
        <w:rPr>
          <w:sz w:val="24"/>
          <w:szCs w:val="24"/>
          <w:lang w:val="en-US"/>
        </w:rPr>
        <w:t>0.7%</w:t>
      </w:r>
      <w:r w:rsidR="003D12C4">
        <w:rPr>
          <w:sz w:val="24"/>
          <w:szCs w:val="24"/>
          <w:lang w:val="en-US"/>
        </w:rPr>
        <w:t> </w:t>
      </w:r>
      <w:r w:rsidR="00034344" w:rsidRPr="00E541A4">
        <w:rPr>
          <w:sz w:val="24"/>
          <w:szCs w:val="24"/>
          <w:lang w:val="en-US"/>
        </w:rPr>
        <w:t>CO</w:t>
      </w:r>
      <w:r w:rsidR="00034344" w:rsidRPr="00E541A4">
        <w:rPr>
          <w:sz w:val="24"/>
          <w:szCs w:val="24"/>
          <w:vertAlign w:val="subscript"/>
          <w:lang w:val="en-US"/>
        </w:rPr>
        <w:t>2</w:t>
      </w:r>
      <w:r w:rsidR="00034344" w:rsidRPr="00E541A4">
        <w:rPr>
          <w:sz w:val="24"/>
          <w:szCs w:val="24"/>
          <w:lang w:val="en-US"/>
        </w:rPr>
        <w:t>, 5.8</w:t>
      </w:r>
      <w:r w:rsidR="003D12C4">
        <w:rPr>
          <w:sz w:val="24"/>
          <w:szCs w:val="24"/>
          <w:lang w:val="en-US"/>
        </w:rPr>
        <w:t> </w:t>
      </w:r>
      <w:r w:rsidR="00034344" w:rsidRPr="00E541A4">
        <w:rPr>
          <w:sz w:val="24"/>
          <w:szCs w:val="24"/>
          <w:lang w:val="en-US"/>
        </w:rPr>
        <w:t>±</w:t>
      </w:r>
      <w:r w:rsidR="003D12C4">
        <w:rPr>
          <w:sz w:val="24"/>
          <w:szCs w:val="24"/>
          <w:lang w:val="en-US"/>
        </w:rPr>
        <w:t> </w:t>
      </w:r>
      <w:r w:rsidR="00034344" w:rsidRPr="00E541A4">
        <w:rPr>
          <w:sz w:val="24"/>
          <w:szCs w:val="24"/>
          <w:lang w:val="en-US"/>
        </w:rPr>
        <w:t>0.5%</w:t>
      </w:r>
      <w:r w:rsidR="003D12C4">
        <w:rPr>
          <w:sz w:val="24"/>
          <w:szCs w:val="24"/>
          <w:lang w:val="en-US"/>
        </w:rPr>
        <w:t> </w:t>
      </w:r>
      <w:r w:rsidR="00034344" w:rsidRPr="00E541A4">
        <w:rPr>
          <w:sz w:val="24"/>
          <w:szCs w:val="24"/>
          <w:lang w:val="en-US"/>
        </w:rPr>
        <w:t>H</w:t>
      </w:r>
      <w:r w:rsidR="00034344" w:rsidRPr="00E541A4">
        <w:rPr>
          <w:sz w:val="24"/>
          <w:szCs w:val="24"/>
          <w:vertAlign w:val="subscript"/>
          <w:lang w:val="en-US"/>
        </w:rPr>
        <w:t>2</w:t>
      </w:r>
      <w:r w:rsidR="00034344" w:rsidRPr="00E541A4">
        <w:rPr>
          <w:sz w:val="24"/>
          <w:szCs w:val="24"/>
          <w:lang w:val="en-US"/>
        </w:rPr>
        <w:t xml:space="preserve"> from </w:t>
      </w:r>
      <w:r w:rsidR="009A73F5">
        <w:rPr>
          <w:sz w:val="24"/>
          <w:szCs w:val="24"/>
          <w:lang w:val="en-US"/>
        </w:rPr>
        <w:t>d</w:t>
      </w:r>
      <w:r w:rsidR="00034344" w:rsidRPr="00E541A4">
        <w:rPr>
          <w:sz w:val="24"/>
          <w:szCs w:val="24"/>
          <w:lang w:val="en-US"/>
        </w:rPr>
        <w:t>ay 303-310</w:t>
      </w:r>
      <w:r w:rsidR="005C31E1">
        <w:rPr>
          <w:sz w:val="24"/>
          <w:szCs w:val="24"/>
          <w:lang w:val="en-US"/>
        </w:rPr>
        <w:t xml:space="preserve">. </w:t>
      </w:r>
    </w:p>
    <w:p w14:paraId="166ED382" w14:textId="68923693" w:rsidR="00F476F1" w:rsidRDefault="00D60AEE" w:rsidP="00D60AEE">
      <w:pPr>
        <w:pStyle w:val="Heading3"/>
      </w:pPr>
      <w:r>
        <w:t>Figure 2</w:t>
      </w:r>
    </w:p>
    <w:p w14:paraId="6909A35A" w14:textId="0A3226B1" w:rsidR="0045663B" w:rsidRDefault="0045663B" w:rsidP="0045663B">
      <w:pPr>
        <w:pStyle w:val="Heading2"/>
        <w:rPr>
          <w:lang w:val="en-US"/>
        </w:rPr>
      </w:pPr>
      <w:r>
        <w:rPr>
          <w:lang w:val="en-US"/>
        </w:rPr>
        <w:t>3.2. Performance comparisons to literature</w:t>
      </w:r>
    </w:p>
    <w:p w14:paraId="03D0516D" w14:textId="637D219A" w:rsidR="00F476F1" w:rsidRDefault="00E62955" w:rsidP="00C878F1">
      <w:pPr>
        <w:spacing w:after="0" w:line="360" w:lineRule="auto"/>
        <w:jc w:val="both"/>
        <w:rPr>
          <w:sz w:val="24"/>
          <w:szCs w:val="24"/>
          <w:lang w:val="en-US"/>
        </w:rPr>
      </w:pPr>
      <w:r>
        <w:rPr>
          <w:sz w:val="24"/>
          <w:szCs w:val="24"/>
          <w:lang w:val="en-US"/>
        </w:rPr>
        <w:t>The</w:t>
      </w:r>
      <w:r w:rsidR="6F7B62F7" w:rsidRPr="7B874FF8">
        <w:rPr>
          <w:sz w:val="24"/>
          <w:szCs w:val="24"/>
          <w:lang w:val="en-US"/>
        </w:rPr>
        <w:t xml:space="preserve"> observed maximum </w:t>
      </w:r>
      <w:r w:rsidR="00F8433F" w:rsidRPr="445CD04A">
        <w:rPr>
          <w:sz w:val="24"/>
          <w:szCs w:val="24"/>
          <w:lang w:val="en-US"/>
        </w:rPr>
        <w:t>CH</w:t>
      </w:r>
      <w:r w:rsidR="00F8433F" w:rsidRPr="445CD04A">
        <w:rPr>
          <w:sz w:val="24"/>
          <w:szCs w:val="24"/>
          <w:vertAlign w:val="subscript"/>
          <w:lang w:val="en-US"/>
        </w:rPr>
        <w:t>4</w:t>
      </w:r>
      <w:r w:rsidR="6F7B62F7" w:rsidRPr="7B874FF8">
        <w:rPr>
          <w:sz w:val="24"/>
          <w:szCs w:val="24"/>
          <w:lang w:val="en-US"/>
        </w:rPr>
        <w:t xml:space="preserve"> production rate in this n</w:t>
      </w:r>
      <w:r w:rsidR="43DB7EE4" w:rsidRPr="7B874FF8">
        <w:rPr>
          <w:sz w:val="24"/>
          <w:szCs w:val="24"/>
          <w:lang w:val="en-US"/>
        </w:rPr>
        <w:t xml:space="preserve">ovel </w:t>
      </w:r>
      <w:r w:rsidR="6F7B62F7" w:rsidRPr="7B874FF8">
        <w:rPr>
          <w:sz w:val="24"/>
          <w:szCs w:val="24"/>
          <w:lang w:val="en-US"/>
        </w:rPr>
        <w:t xml:space="preserve">system </w:t>
      </w:r>
      <w:r>
        <w:rPr>
          <w:sz w:val="24"/>
          <w:szCs w:val="24"/>
          <w:lang w:val="en-US"/>
        </w:rPr>
        <w:t xml:space="preserve">was compared </w:t>
      </w:r>
      <w:r w:rsidR="6F7B62F7" w:rsidRPr="7B874FF8">
        <w:rPr>
          <w:sz w:val="24"/>
          <w:szCs w:val="24"/>
          <w:lang w:val="en-US"/>
        </w:rPr>
        <w:t>to other ex-situ biomethanation process alternatives in literature</w:t>
      </w:r>
      <w:r w:rsidR="005C31E1">
        <w:rPr>
          <w:sz w:val="24"/>
          <w:szCs w:val="24"/>
          <w:lang w:val="en-US"/>
        </w:rPr>
        <w:t xml:space="preserve">. </w:t>
      </w:r>
      <w:r w:rsidR="1020AAEA" w:rsidRPr="7B874FF8">
        <w:rPr>
          <w:sz w:val="24"/>
          <w:szCs w:val="24"/>
          <w:lang w:val="en-US"/>
        </w:rPr>
        <w:t xml:space="preserve">When </w:t>
      </w:r>
      <w:r w:rsidR="00795627">
        <w:rPr>
          <w:sz w:val="24"/>
          <w:szCs w:val="24"/>
          <w:lang w:val="en-US"/>
        </w:rPr>
        <w:t>normalizing to</w:t>
      </w:r>
      <w:r w:rsidR="00795627" w:rsidRPr="7B874FF8">
        <w:rPr>
          <w:sz w:val="24"/>
          <w:szCs w:val="24"/>
          <w:lang w:val="en-US"/>
        </w:rPr>
        <w:t xml:space="preserve"> </w:t>
      </w:r>
      <w:r w:rsidR="00D8182A">
        <w:rPr>
          <w:sz w:val="24"/>
          <w:szCs w:val="24"/>
          <w:lang w:val="en-US"/>
        </w:rPr>
        <w:t>reactor volume</w:t>
      </w:r>
      <w:r w:rsidR="1020AAEA" w:rsidRPr="7B874FF8">
        <w:rPr>
          <w:sz w:val="24"/>
          <w:szCs w:val="24"/>
          <w:lang w:val="en-US"/>
        </w:rPr>
        <w:t>, th</w:t>
      </w:r>
      <w:r w:rsidR="6F7B62F7" w:rsidRPr="7B874FF8">
        <w:rPr>
          <w:sz w:val="24"/>
          <w:szCs w:val="24"/>
          <w:lang w:val="en-US"/>
        </w:rPr>
        <w:t xml:space="preserve">is </w:t>
      </w:r>
      <w:r w:rsidR="7B30C406" w:rsidRPr="7B874FF8">
        <w:rPr>
          <w:sz w:val="24"/>
          <w:szCs w:val="24"/>
          <w:lang w:val="en-US"/>
        </w:rPr>
        <w:t>MBfR</w:t>
      </w:r>
      <w:r w:rsidR="00795627">
        <w:rPr>
          <w:sz w:val="24"/>
          <w:szCs w:val="24"/>
          <w:lang w:val="en-US"/>
        </w:rPr>
        <w:t>’s</w:t>
      </w:r>
      <w:r w:rsidR="35BBFFB2" w:rsidRPr="7B874FF8">
        <w:rPr>
          <w:sz w:val="24"/>
          <w:szCs w:val="24"/>
          <w:lang w:val="en-US"/>
        </w:rPr>
        <w:t xml:space="preserve"> </w:t>
      </w:r>
      <w:r w:rsidR="00795627">
        <w:rPr>
          <w:sz w:val="24"/>
          <w:szCs w:val="24"/>
          <w:lang w:val="en-US"/>
        </w:rPr>
        <w:t>maximum specific CH</w:t>
      </w:r>
      <w:r w:rsidR="00795627" w:rsidRPr="00AA7914">
        <w:rPr>
          <w:sz w:val="24"/>
          <w:szCs w:val="24"/>
          <w:vertAlign w:val="subscript"/>
          <w:lang w:val="en-US"/>
        </w:rPr>
        <w:t>4</w:t>
      </w:r>
      <w:r w:rsidR="00795627">
        <w:rPr>
          <w:sz w:val="24"/>
          <w:szCs w:val="24"/>
          <w:lang w:val="en-US"/>
        </w:rPr>
        <w:t xml:space="preserve"> production rate (6.18</w:t>
      </w:r>
      <w:r w:rsidR="001A4A8F">
        <w:rPr>
          <w:sz w:val="24"/>
          <w:szCs w:val="24"/>
          <w:lang w:val="en-US"/>
        </w:rPr>
        <w:t> </w:t>
      </w:r>
      <w:r w:rsidR="00795627" w:rsidRPr="7B874FF8">
        <w:rPr>
          <w:sz w:val="24"/>
          <w:szCs w:val="24"/>
          <w:lang w:val="en-US"/>
        </w:rPr>
        <w:t>m</w:t>
      </w:r>
      <w:r w:rsidR="00795627" w:rsidRPr="7B874FF8">
        <w:rPr>
          <w:sz w:val="24"/>
          <w:szCs w:val="24"/>
          <w:vertAlign w:val="superscript"/>
          <w:lang w:val="en-US"/>
        </w:rPr>
        <w:t>3</w:t>
      </w:r>
      <w:r w:rsidR="00795627" w:rsidRPr="7B874FF8">
        <w:rPr>
          <w:sz w:val="24"/>
          <w:szCs w:val="24"/>
          <w:lang w:val="en-US"/>
        </w:rPr>
        <w:t>CH</w:t>
      </w:r>
      <w:r w:rsidR="00795627" w:rsidRPr="7B874FF8">
        <w:rPr>
          <w:sz w:val="24"/>
          <w:szCs w:val="24"/>
          <w:vertAlign w:val="subscript"/>
          <w:lang w:val="en-US"/>
        </w:rPr>
        <w:t>4</w:t>
      </w:r>
      <w:r w:rsidR="00795627" w:rsidRPr="7B874FF8">
        <w:rPr>
          <w:sz w:val="24"/>
          <w:szCs w:val="24"/>
          <w:lang w:val="en-US"/>
        </w:rPr>
        <w:t>/m</w:t>
      </w:r>
      <w:r w:rsidR="00795627" w:rsidRPr="7B874FF8">
        <w:rPr>
          <w:sz w:val="24"/>
          <w:szCs w:val="24"/>
          <w:vertAlign w:val="superscript"/>
          <w:lang w:val="en-US"/>
        </w:rPr>
        <w:t>3</w:t>
      </w:r>
      <w:r w:rsidR="00795627" w:rsidRPr="7B874FF8">
        <w:rPr>
          <w:sz w:val="24"/>
          <w:szCs w:val="24"/>
          <w:lang w:val="en-US"/>
        </w:rPr>
        <w:t>d</w:t>
      </w:r>
      <w:r w:rsidR="00795627">
        <w:rPr>
          <w:sz w:val="24"/>
          <w:szCs w:val="24"/>
          <w:lang w:val="en-US"/>
        </w:rPr>
        <w:t>)</w:t>
      </w:r>
      <w:r w:rsidR="00795627" w:rsidRPr="7B874FF8">
        <w:rPr>
          <w:sz w:val="24"/>
          <w:szCs w:val="24"/>
          <w:lang w:val="en-US"/>
        </w:rPr>
        <w:t xml:space="preserve"> </w:t>
      </w:r>
      <w:r w:rsidR="00795627">
        <w:rPr>
          <w:sz w:val="24"/>
          <w:szCs w:val="24"/>
          <w:lang w:val="en-US"/>
        </w:rPr>
        <w:t>presented as more than twice as high as</w:t>
      </w:r>
      <w:r w:rsidR="35BBFFB2" w:rsidRPr="7B874FF8">
        <w:rPr>
          <w:sz w:val="24"/>
          <w:szCs w:val="24"/>
          <w:lang w:val="en-US"/>
        </w:rPr>
        <w:t xml:space="preserve"> other mesophilic systems and </w:t>
      </w:r>
      <w:r w:rsidR="00D95690">
        <w:rPr>
          <w:sz w:val="24"/>
          <w:szCs w:val="24"/>
          <w:lang w:val="en-US"/>
        </w:rPr>
        <w:t xml:space="preserve">met or exceeded the capacity of </w:t>
      </w:r>
      <w:r w:rsidR="35BBFFB2" w:rsidRPr="7B874FF8">
        <w:rPr>
          <w:sz w:val="24"/>
          <w:szCs w:val="24"/>
          <w:lang w:val="en-US"/>
        </w:rPr>
        <w:t>several thermophilic systems</w:t>
      </w:r>
      <w:r w:rsidR="284C7F0D" w:rsidRPr="7B874FF8">
        <w:rPr>
          <w:sz w:val="24"/>
          <w:szCs w:val="24"/>
          <w:lang w:val="en-US"/>
        </w:rPr>
        <w:t xml:space="preserve"> (Fig</w:t>
      </w:r>
      <w:r w:rsidR="005C31E1">
        <w:rPr>
          <w:sz w:val="24"/>
          <w:szCs w:val="24"/>
          <w:lang w:val="en-US"/>
        </w:rPr>
        <w:t xml:space="preserve">. </w:t>
      </w:r>
      <w:r w:rsidR="284C7F0D" w:rsidRPr="7B874FF8">
        <w:rPr>
          <w:sz w:val="24"/>
          <w:szCs w:val="24"/>
          <w:lang w:val="en-US"/>
        </w:rPr>
        <w:t>3a)</w:t>
      </w:r>
      <w:r w:rsidR="005C31E1">
        <w:rPr>
          <w:sz w:val="24"/>
          <w:szCs w:val="24"/>
          <w:lang w:val="en-US"/>
        </w:rPr>
        <w:t xml:space="preserve">. </w:t>
      </w:r>
      <w:r w:rsidR="6F7B62F7" w:rsidRPr="7B874FF8">
        <w:rPr>
          <w:sz w:val="24"/>
          <w:szCs w:val="24"/>
          <w:lang w:val="en-US"/>
        </w:rPr>
        <w:t xml:space="preserve">Considering the </w:t>
      </w:r>
      <w:r w:rsidR="00D23BC8">
        <w:rPr>
          <w:sz w:val="24"/>
          <w:szCs w:val="24"/>
          <w:lang w:val="en-US"/>
        </w:rPr>
        <w:t>higher</w:t>
      </w:r>
      <w:r w:rsidR="6F7B62F7" w:rsidRPr="7B874FF8">
        <w:rPr>
          <w:sz w:val="24"/>
          <w:szCs w:val="24"/>
          <w:lang w:val="en-US"/>
        </w:rPr>
        <w:t xml:space="preserve"> CH</w:t>
      </w:r>
      <w:r w:rsidR="6F7B62F7" w:rsidRPr="7B874FF8">
        <w:rPr>
          <w:sz w:val="24"/>
          <w:szCs w:val="24"/>
          <w:vertAlign w:val="subscript"/>
          <w:lang w:val="en-US"/>
        </w:rPr>
        <w:t>4</w:t>
      </w:r>
      <w:r w:rsidR="6F7B62F7" w:rsidRPr="7B874FF8">
        <w:rPr>
          <w:sz w:val="24"/>
          <w:szCs w:val="24"/>
          <w:lang w:val="en-US"/>
        </w:rPr>
        <w:t xml:space="preserve"> production </w:t>
      </w:r>
      <w:r w:rsidR="00D23BC8">
        <w:rPr>
          <w:sz w:val="24"/>
          <w:szCs w:val="24"/>
          <w:lang w:val="en-US"/>
        </w:rPr>
        <w:t xml:space="preserve">rates </w:t>
      </w:r>
      <w:r w:rsidR="6F7B62F7" w:rsidRPr="7B874FF8">
        <w:rPr>
          <w:sz w:val="24"/>
          <w:szCs w:val="24"/>
          <w:lang w:val="en-US"/>
        </w:rPr>
        <w:t xml:space="preserve">under thermophilic operation, this outcome suggests that </w:t>
      </w:r>
      <w:r w:rsidR="00D95690">
        <w:rPr>
          <w:sz w:val="24"/>
          <w:szCs w:val="24"/>
          <w:lang w:val="en-US"/>
        </w:rPr>
        <w:t xml:space="preserve">increasing SVR can increase production capacity to a similar or even greater extent than increasing operating temperature. </w:t>
      </w:r>
    </w:p>
    <w:p w14:paraId="254C3211" w14:textId="4ADC032A" w:rsidR="00F476F1" w:rsidRDefault="00F476F1" w:rsidP="00C878F1">
      <w:pPr>
        <w:spacing w:after="0" w:line="360" w:lineRule="auto"/>
        <w:jc w:val="both"/>
        <w:rPr>
          <w:sz w:val="24"/>
          <w:szCs w:val="24"/>
          <w:lang w:val="en-US"/>
        </w:rPr>
      </w:pPr>
    </w:p>
    <w:p w14:paraId="0F53E5D2" w14:textId="0055E78E" w:rsidR="001A4A8F" w:rsidRDefault="00D24D15" w:rsidP="00C878F1">
      <w:pPr>
        <w:spacing w:after="0" w:line="360" w:lineRule="auto"/>
        <w:jc w:val="both"/>
        <w:rPr>
          <w:sz w:val="24"/>
          <w:szCs w:val="24"/>
          <w:lang w:val="en-US"/>
        </w:rPr>
      </w:pPr>
      <w:r>
        <w:rPr>
          <w:sz w:val="24"/>
          <w:szCs w:val="24"/>
          <w:lang w:val="en-US"/>
        </w:rPr>
        <w:t xml:space="preserve">While the volume normalized production rate for this system increased relative to the compared MBfRs, it did not follow the 1:1 linear increases predicted in previous studies </w:t>
      </w:r>
      <w:r>
        <w:rPr>
          <w:sz w:val="24"/>
          <w:szCs w:val="24"/>
          <w:lang w:val="en-US"/>
        </w:rPr>
        <w:fldChar w:fldCharType="begin"/>
      </w:r>
      <w:r>
        <w:rPr>
          <w:sz w:val="24"/>
          <w:szCs w:val="24"/>
          <w:lang w:val="en-US"/>
        </w:rPr>
        <w:instrText xml:space="preserve"> ADDIN ZOTERO_ITEM CSL_CITATION {"citationID":"tleqkXcO","properties":{"formattedCitation":"(Miehle et al., 2021a; Pratofiorito et al., 2021)","plainCitation":"(Miehle et al., 2021a; Pratofiorito et al., 2021)","noteIndex":0},"citationItems":[{"id":84,"uris":["http://zotero.org/users/11473114/items/JTREV2RX"],"itemData":{"id":84,"type":"article-journal","abstract":"Biogas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 </w:instrText>
      </w:r>
      <w:r>
        <w:rPr>
          <w:sz w:val="24"/>
          <w:szCs w:val="24"/>
          <w:lang w:val="en-US"/>
        </w:rPr>
        <w:fldChar w:fldCharType="separate"/>
      </w:r>
      <w:r w:rsidRPr="00D33439">
        <w:rPr>
          <w:sz w:val="24"/>
        </w:rPr>
        <w:t>(Miehle et al., 2021a; Pratofiorito et al., 2021)</w:t>
      </w:r>
      <w:r>
        <w:rPr>
          <w:sz w:val="24"/>
          <w:szCs w:val="24"/>
          <w:lang w:val="en-US"/>
        </w:rPr>
        <w:fldChar w:fldCharType="end"/>
      </w:r>
      <w:r w:rsidR="005C31E1">
        <w:rPr>
          <w:sz w:val="24"/>
          <w:szCs w:val="24"/>
          <w:lang w:val="en-US"/>
        </w:rPr>
        <w:t xml:space="preserve">. </w:t>
      </w:r>
      <w:r>
        <w:rPr>
          <w:sz w:val="24"/>
          <w:szCs w:val="24"/>
          <w:lang w:val="en-US"/>
        </w:rPr>
        <w:t>To</w:t>
      </w:r>
      <w:r w:rsidR="00276BBA">
        <w:rPr>
          <w:sz w:val="24"/>
          <w:szCs w:val="24"/>
          <w:lang w:val="en-US"/>
        </w:rPr>
        <w:t xml:space="preserve"> better understand the sources of discrepancy in expected vs. </w:t>
      </w:r>
      <w:r w:rsidR="00276BBA">
        <w:rPr>
          <w:sz w:val="24"/>
          <w:szCs w:val="24"/>
          <w:lang w:val="en-US"/>
        </w:rPr>
        <w:lastRenderedPageBreak/>
        <w:t>observed outcomes</w:t>
      </w:r>
      <w:r w:rsidR="00276BBA" w:rsidRPr="615D879C">
        <w:rPr>
          <w:sz w:val="24"/>
          <w:szCs w:val="24"/>
          <w:lang w:val="en-US"/>
        </w:rPr>
        <w:t xml:space="preserve">, </w:t>
      </w:r>
      <w:r w:rsidR="00276BBA">
        <w:rPr>
          <w:sz w:val="24"/>
          <w:szCs w:val="24"/>
          <w:lang w:val="en-US"/>
        </w:rPr>
        <w:t>production was additionally</w:t>
      </w:r>
      <w:r w:rsidR="00276BBA" w:rsidRPr="615D879C">
        <w:rPr>
          <w:sz w:val="24"/>
          <w:szCs w:val="24"/>
          <w:lang w:val="en-US"/>
        </w:rPr>
        <w:t xml:space="preserve"> normalize</w:t>
      </w:r>
      <w:r w:rsidR="00276BBA">
        <w:rPr>
          <w:sz w:val="24"/>
          <w:szCs w:val="24"/>
          <w:lang w:val="en-US"/>
        </w:rPr>
        <w:t xml:space="preserve">d </w:t>
      </w:r>
      <w:r w:rsidR="00276BBA" w:rsidRPr="615D879C">
        <w:rPr>
          <w:sz w:val="24"/>
          <w:szCs w:val="24"/>
          <w:lang w:val="en-US"/>
        </w:rPr>
        <w:t xml:space="preserve">to membrane surface </w:t>
      </w:r>
      <w:r w:rsidR="00276BBA">
        <w:rPr>
          <w:sz w:val="24"/>
          <w:szCs w:val="24"/>
          <w:lang w:val="en-US"/>
        </w:rPr>
        <w:t>area</w:t>
      </w:r>
      <w:r>
        <w:rPr>
          <w:sz w:val="24"/>
          <w:szCs w:val="24"/>
          <w:lang w:val="en-US"/>
        </w:rPr>
        <w:t xml:space="preserve"> and compared to other membrane</w:t>
      </w:r>
      <w:r w:rsidR="001A4A8F">
        <w:rPr>
          <w:sz w:val="24"/>
          <w:szCs w:val="24"/>
          <w:lang w:val="en-US"/>
        </w:rPr>
        <w:t xml:space="preserve">-based </w:t>
      </w:r>
      <w:r>
        <w:rPr>
          <w:sz w:val="24"/>
          <w:szCs w:val="24"/>
          <w:lang w:val="en-US"/>
        </w:rPr>
        <w:t>systems in literature</w:t>
      </w:r>
      <w:r w:rsidR="005C31E1">
        <w:rPr>
          <w:sz w:val="24"/>
          <w:szCs w:val="24"/>
          <w:lang w:val="en-US"/>
        </w:rPr>
        <w:t xml:space="preserve">. </w:t>
      </w:r>
      <w:r w:rsidR="00E62955" w:rsidRPr="7B874FF8">
        <w:rPr>
          <w:sz w:val="24"/>
          <w:szCs w:val="24"/>
          <w:lang w:val="en-US"/>
        </w:rPr>
        <w:t xml:space="preserve">The SVR in this system is </w:t>
      </w:r>
      <w:r w:rsidR="00D33439">
        <w:rPr>
          <w:sz w:val="24"/>
          <w:szCs w:val="24"/>
          <w:lang w:val="en-US"/>
        </w:rPr>
        <w:t>eight, twenty-one, and thirty-five</w:t>
      </w:r>
      <w:r w:rsidR="00E62955" w:rsidRPr="7B874FF8">
        <w:rPr>
          <w:sz w:val="24"/>
          <w:szCs w:val="24"/>
          <w:lang w:val="en-US"/>
        </w:rPr>
        <w:t xml:space="preserve"> times higher tha</w:t>
      </w:r>
      <w:r w:rsidR="00D33439">
        <w:rPr>
          <w:sz w:val="24"/>
          <w:szCs w:val="24"/>
          <w:lang w:val="en-US"/>
        </w:rPr>
        <w:t xml:space="preserve">n </w:t>
      </w:r>
      <w:r w:rsidR="00E62955">
        <w:rPr>
          <w:sz w:val="24"/>
          <w:szCs w:val="24"/>
          <w:lang w:val="en-US"/>
        </w:rPr>
        <w:t>MBfR 1</w:t>
      </w:r>
      <w:r w:rsidR="00A456DF">
        <w:rPr>
          <w:sz w:val="24"/>
          <w:szCs w:val="24"/>
          <w:lang w:val="en-US"/>
        </w:rPr>
        <w:t xml:space="preserve"> </w:t>
      </w:r>
      <w:r w:rsidR="00A456DF">
        <w:rPr>
          <w:sz w:val="24"/>
          <w:szCs w:val="24"/>
          <w:lang w:val="en-US"/>
        </w:rPr>
        <w:fldChar w:fldCharType="begin"/>
      </w:r>
      <w:r w:rsidR="00A456DF">
        <w:rPr>
          <w:sz w:val="24"/>
          <w:szCs w:val="24"/>
          <w:lang w:val="en-US"/>
        </w:rPr>
        <w:instrText xml:space="preserve"> ADDIN ZOTERO_ITEM CSL_CITATION {"citationID":"VbctXXpB","properties":{"formattedCitation":"(Pratofiorito et al., 2021)","plainCitation":"(Pratofiorito et al., 2021)","noteIndex":0},"citationItems":[{"id":30,"uris":["http://zotero.org/users/11473114/items/CLSF83Q5"],"itemData":{"id":30,"type":"article-journal","abstract":"Biomethanation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 </w:instrText>
      </w:r>
      <w:r w:rsidR="00A456DF">
        <w:rPr>
          <w:sz w:val="24"/>
          <w:szCs w:val="24"/>
          <w:lang w:val="en-US"/>
        </w:rPr>
        <w:fldChar w:fldCharType="separate"/>
      </w:r>
      <w:r w:rsidR="00A456DF" w:rsidRPr="00A456DF">
        <w:rPr>
          <w:sz w:val="24"/>
        </w:rPr>
        <w:t>(Pratofiorito et al., 2021)</w:t>
      </w:r>
      <w:r w:rsidR="00A456DF">
        <w:rPr>
          <w:sz w:val="24"/>
          <w:szCs w:val="24"/>
          <w:lang w:val="en-US"/>
        </w:rPr>
        <w:fldChar w:fldCharType="end"/>
      </w:r>
      <w:r w:rsidR="00E62955">
        <w:rPr>
          <w:sz w:val="24"/>
          <w:szCs w:val="24"/>
          <w:lang w:val="en-US"/>
        </w:rPr>
        <w:t xml:space="preserve"> and MBfR 2</w:t>
      </w:r>
      <w:r w:rsidR="00A456DF">
        <w:rPr>
          <w:sz w:val="24"/>
          <w:szCs w:val="24"/>
          <w:lang w:val="en-US"/>
        </w:rPr>
        <w:t xml:space="preserve"> </w:t>
      </w:r>
      <w:r w:rsidR="00A456DF">
        <w:rPr>
          <w:sz w:val="24"/>
          <w:szCs w:val="24"/>
          <w:lang w:val="en-US"/>
        </w:rPr>
        <w:fldChar w:fldCharType="begin"/>
      </w:r>
      <w:r w:rsidR="00A456DF">
        <w:rPr>
          <w:sz w:val="24"/>
          <w:szCs w:val="24"/>
          <w:lang w:val="en-US"/>
        </w:rPr>
        <w:instrText xml:space="preserve"> ADDIN ZOTERO_ITEM CSL_CITATION {"citationID":"58zorhjq","properties":{"formattedCitation":"(Miehle et al., 2021a)","plainCitation":"(Miehle et al., 2021a)","noteIndex":0},"citationItems":[{"id":84,"uris":["http://zotero.org/users/11473114/items/JTREV2RX"],"itemData":{"id":84,"type":"article-journal","abstract":"Biogas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schema":"https://github.com/citation-style-language/schema/raw/master/csl-citation.json"} </w:instrText>
      </w:r>
      <w:r w:rsidR="00A456DF">
        <w:rPr>
          <w:sz w:val="24"/>
          <w:szCs w:val="24"/>
          <w:lang w:val="en-US"/>
        </w:rPr>
        <w:fldChar w:fldCharType="separate"/>
      </w:r>
      <w:r w:rsidR="00A456DF" w:rsidRPr="00A456DF">
        <w:rPr>
          <w:sz w:val="24"/>
        </w:rPr>
        <w:t>(Miehle et al., 2021a)</w:t>
      </w:r>
      <w:r w:rsidR="00A456DF">
        <w:rPr>
          <w:sz w:val="24"/>
          <w:szCs w:val="24"/>
          <w:lang w:val="en-US"/>
        </w:rPr>
        <w:fldChar w:fldCharType="end"/>
      </w:r>
      <w:r w:rsidR="00E62955">
        <w:rPr>
          <w:sz w:val="24"/>
          <w:szCs w:val="24"/>
          <w:lang w:val="en-US"/>
        </w:rPr>
        <w:t>, MBfR 3</w:t>
      </w:r>
      <w:r w:rsidR="00A456DF">
        <w:rPr>
          <w:sz w:val="24"/>
          <w:szCs w:val="24"/>
          <w:lang w:val="en-US"/>
        </w:rPr>
        <w:t xml:space="preserve"> </w:t>
      </w:r>
      <w:r w:rsidR="00A456DF">
        <w:rPr>
          <w:sz w:val="24"/>
          <w:szCs w:val="24"/>
          <w:lang w:val="en-US"/>
        </w:rPr>
        <w:fldChar w:fldCharType="begin"/>
      </w:r>
      <w:r w:rsidR="00A456DF">
        <w:rPr>
          <w:sz w:val="24"/>
          <w:szCs w:val="24"/>
          <w:lang w:val="en-US"/>
        </w:rPr>
        <w:instrText xml:space="preserve"> ADDIN ZOTERO_ITEM CSL_CITATION {"citationID":"W3kw9Rf9","properties":{"formattedCitation":"(Lin et al., 2026)","plainCitation":"(Lin et al., 2026)","noteIndex":0},"citationItems":[{"id":1430,"uris":["http://zotero.org/users/11473114/items/ZI2FESQE"],"itemData":{"id":1430,"type":"article-journal","abstract":"The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w:instrText>
      </w:r>
      <w:r w:rsidR="00A456DF">
        <w:rPr>
          <w:rFonts w:ascii="Cambria Math" w:hAnsi="Cambria Math" w:cs="Cambria Math"/>
          <w:sz w:val="24"/>
          <w:szCs w:val="24"/>
          <w:lang w:val="en-US"/>
        </w:rPr>
        <w:instrText>⋅</w:instrText>
      </w:r>
      <w:r w:rsidR="00A456DF">
        <w:rPr>
          <w:sz w:val="24"/>
          <w:szCs w:val="24"/>
          <w:lang w:val="en-US"/>
        </w:rPr>
        <w:instrText>m-2</w:instrText>
      </w:r>
      <w:r w:rsidR="00A456DF">
        <w:rPr>
          <w:rFonts w:ascii="Cambria Math" w:hAnsi="Cambria Math" w:cs="Cambria Math"/>
          <w:sz w:val="24"/>
          <w:szCs w:val="24"/>
          <w:lang w:val="en-US"/>
        </w:rPr>
        <w:instrText>⋅</w:instrText>
      </w:r>
      <w:r w:rsidR="00A456DF">
        <w:rPr>
          <w:sz w:val="24"/>
          <w:szCs w:val="24"/>
          <w:lang w:val="en-US"/>
        </w:rPr>
        <w:instrText xml:space="preserve">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 </w:instrText>
      </w:r>
      <w:r w:rsidR="00A456DF">
        <w:rPr>
          <w:sz w:val="24"/>
          <w:szCs w:val="24"/>
          <w:lang w:val="en-US"/>
        </w:rPr>
        <w:fldChar w:fldCharType="separate"/>
      </w:r>
      <w:r w:rsidR="00A456DF" w:rsidRPr="00A456DF">
        <w:rPr>
          <w:sz w:val="24"/>
        </w:rPr>
        <w:t>(Lin et al., 2026)</w:t>
      </w:r>
      <w:r w:rsidR="00A456DF">
        <w:rPr>
          <w:sz w:val="24"/>
          <w:szCs w:val="24"/>
          <w:lang w:val="en-US"/>
        </w:rPr>
        <w:fldChar w:fldCharType="end"/>
      </w:r>
      <w:r w:rsidR="00E62955">
        <w:rPr>
          <w:sz w:val="24"/>
          <w:szCs w:val="24"/>
          <w:lang w:val="en-US"/>
        </w:rPr>
        <w:t>, and</w:t>
      </w:r>
      <w:r w:rsidR="00E62955" w:rsidRPr="7B874FF8">
        <w:rPr>
          <w:sz w:val="24"/>
          <w:szCs w:val="24"/>
          <w:lang w:val="en-US"/>
        </w:rPr>
        <w:t xml:space="preserve"> </w:t>
      </w:r>
      <w:r w:rsidR="00D33439">
        <w:rPr>
          <w:sz w:val="24"/>
          <w:szCs w:val="24"/>
          <w:lang w:val="en-US"/>
        </w:rPr>
        <w:t xml:space="preserve">the </w:t>
      </w:r>
      <w:r>
        <w:rPr>
          <w:sz w:val="24"/>
          <w:szCs w:val="24"/>
          <w:lang w:val="en-US"/>
        </w:rPr>
        <w:t>HF</w:t>
      </w:r>
      <w:r w:rsidR="00E62955">
        <w:rPr>
          <w:sz w:val="24"/>
          <w:szCs w:val="24"/>
          <w:lang w:val="en-US"/>
        </w:rPr>
        <w:t>R</w:t>
      </w:r>
      <w:r w:rsidR="00A456DF">
        <w:rPr>
          <w:sz w:val="24"/>
          <w:szCs w:val="24"/>
          <w:lang w:val="en-US"/>
        </w:rPr>
        <w:t xml:space="preserve"> </w:t>
      </w:r>
      <w:r w:rsidR="00A456DF">
        <w:rPr>
          <w:sz w:val="24"/>
          <w:szCs w:val="24"/>
          <w:lang w:val="en-US"/>
        </w:rPr>
        <w:fldChar w:fldCharType="begin"/>
      </w:r>
      <w:r w:rsidR="00A456DF">
        <w:rPr>
          <w:sz w:val="24"/>
          <w:szCs w:val="24"/>
          <w:lang w:val="en-US"/>
        </w:rPr>
        <w:instrText xml:space="preserve"> ADDIN ZOTERO_ITEM CSL_CITATION {"citationID":"FfCUcJoj","properties":{"formattedCitation":"(D\\uc0\\u237{}az et al., 2015b)","plainCitation":"(Díaz et al., 2015b)","noteIndex":0},"citationItems":[{"id":86,"uris":["http://zotero.org/users/11473114/items/VNJJ3J27"],"itemData":{"id":86,"type":"article-journal","abstract":"In this study, the potential of a pilot hollow-ﬁber membrane bioreactor for the conversion of H2 and CO2 to CH4 was evaluated. The system transformed 95% of H2 and CO2 fed at a maximum loading rate of 40.2 m3H2 =m3Rd and produced 0.22 m3 of CH4 per m3 of H2 fed at thermophilic conditions. H2 mass transfer to the liquid phase was identiﬁed as the limiting step for the conversion, and kLa values of 430 hÀ1 were reached in the bioreactor by sparging gas through the membrane module. A simulation showed that the bioreactor could upgrade biogas at a rate of 25 m3=m3Rd, increasing the CH4 concentration from 60 to 95%v. This proof-of-concept study veriﬁed that gas sparging through a membrane module can efﬁciently transfer H2 from gas to liquid phase and that the conversion of H2 and CO2 to biomethane is feasible on a pilot scale at noteworthy load rates.","container-title":"Bioresource Technology","DOI":"10.1016/j.biortech.2015.02.114","ISSN":"09608524","journalAbbreviation":"Bioresource Technology","language":"en","page":"246-253","source":"DOI.org (Crossref)","title":"A feasibility study on the bioconversion of CO2 and H2 to biomethane by gas sparging through polymeric membranes","volume":"185","author":[{"family":"Díaz","given":"I."},{"family":"Pérez","given":"C."},{"family":"Alfaro","given":"N."},{"family":"Fdz-Polanco","given":"F."}],"issued":{"date-parts":[["2015",6]]}}}],"schema":"https://github.com/citation-style-language/schema/raw/master/csl-citation.json"} </w:instrText>
      </w:r>
      <w:r w:rsidR="00A456DF">
        <w:rPr>
          <w:sz w:val="24"/>
          <w:szCs w:val="24"/>
          <w:lang w:val="en-US"/>
        </w:rPr>
        <w:fldChar w:fldCharType="separate"/>
      </w:r>
      <w:r w:rsidR="00A456DF" w:rsidRPr="00A456DF">
        <w:rPr>
          <w:sz w:val="24"/>
        </w:rPr>
        <w:t>(Díaz et al., 2015b)</w:t>
      </w:r>
      <w:r w:rsidR="00A456DF">
        <w:rPr>
          <w:sz w:val="24"/>
          <w:szCs w:val="24"/>
          <w:lang w:val="en-US"/>
        </w:rPr>
        <w:fldChar w:fldCharType="end"/>
      </w:r>
      <w:r w:rsidR="00D33439">
        <w:rPr>
          <w:sz w:val="24"/>
          <w:szCs w:val="24"/>
          <w:lang w:val="en-US"/>
        </w:rPr>
        <w:t>, respectively</w:t>
      </w:r>
      <w:r w:rsidR="00280196">
        <w:rPr>
          <w:sz w:val="24"/>
          <w:szCs w:val="24"/>
          <w:lang w:val="en-US"/>
        </w:rPr>
        <w:t xml:space="preserve"> (Fig. 3</w:t>
      </w:r>
      <w:r w:rsidR="001A4A8F">
        <w:rPr>
          <w:sz w:val="24"/>
          <w:szCs w:val="24"/>
          <w:lang w:val="en-US"/>
        </w:rPr>
        <w:t>c</w:t>
      </w:r>
      <w:r w:rsidR="00280196">
        <w:rPr>
          <w:sz w:val="24"/>
          <w:szCs w:val="24"/>
          <w:lang w:val="en-US"/>
        </w:rPr>
        <w:t>).</w:t>
      </w:r>
      <w:r w:rsidR="00D33439">
        <w:rPr>
          <w:sz w:val="24"/>
          <w:szCs w:val="24"/>
          <w:lang w:val="en-US"/>
        </w:rPr>
        <w:t xml:space="preserve"> </w:t>
      </w:r>
      <w:r>
        <w:rPr>
          <w:sz w:val="24"/>
          <w:szCs w:val="24"/>
          <w:lang w:val="en-US"/>
        </w:rPr>
        <w:t>Conversely</w:t>
      </w:r>
      <w:r w:rsidR="001127D5">
        <w:rPr>
          <w:sz w:val="24"/>
          <w:szCs w:val="24"/>
          <w:lang w:val="en-US"/>
        </w:rPr>
        <w:t>, t</w:t>
      </w:r>
      <w:r w:rsidR="0DC66D6A" w:rsidRPr="615D879C">
        <w:rPr>
          <w:sz w:val="24"/>
          <w:szCs w:val="24"/>
          <w:lang w:val="en-US"/>
        </w:rPr>
        <w:t>he</w:t>
      </w:r>
      <w:r w:rsidR="143AFED6" w:rsidRPr="615D879C">
        <w:rPr>
          <w:sz w:val="24"/>
          <w:szCs w:val="24"/>
          <w:lang w:val="en-US"/>
        </w:rPr>
        <w:t xml:space="preserve"> membrane-normalized production rate</w:t>
      </w:r>
      <w:r w:rsidR="113E0908" w:rsidRPr="615D879C">
        <w:rPr>
          <w:sz w:val="24"/>
          <w:szCs w:val="24"/>
          <w:lang w:val="en-US"/>
        </w:rPr>
        <w:t xml:space="preserve"> for this system was</w:t>
      </w:r>
      <w:r w:rsidR="00C007F9">
        <w:rPr>
          <w:sz w:val="24"/>
          <w:szCs w:val="24"/>
          <w:lang w:val="en-US"/>
        </w:rPr>
        <w:t xml:space="preserve"> the lowest among the compared systems, at</w:t>
      </w:r>
      <w:r w:rsidR="143AFED6" w:rsidRPr="615D879C">
        <w:rPr>
          <w:sz w:val="24"/>
          <w:szCs w:val="24"/>
          <w:lang w:val="en-US"/>
        </w:rPr>
        <w:t xml:space="preserve"> </w:t>
      </w:r>
      <w:r w:rsidR="009011FE">
        <w:rPr>
          <w:sz w:val="24"/>
          <w:szCs w:val="24"/>
          <w:lang w:val="en-US"/>
        </w:rPr>
        <w:t xml:space="preserve">7.5 NL </w:t>
      </w:r>
      <w:r w:rsidR="143AFED6" w:rsidRPr="615D879C">
        <w:rPr>
          <w:sz w:val="24"/>
          <w:szCs w:val="24"/>
          <w:lang w:val="en-US"/>
        </w:rPr>
        <w:t>CH</w:t>
      </w:r>
      <w:r w:rsidR="143AFED6" w:rsidRPr="615D879C">
        <w:rPr>
          <w:sz w:val="24"/>
          <w:szCs w:val="24"/>
          <w:vertAlign w:val="subscript"/>
          <w:lang w:val="en-US"/>
        </w:rPr>
        <w:t>4</w:t>
      </w:r>
      <w:r w:rsidR="143AFED6" w:rsidRPr="615D879C">
        <w:rPr>
          <w:sz w:val="24"/>
          <w:szCs w:val="24"/>
          <w:lang w:val="en-US"/>
        </w:rPr>
        <w:t>/m</w:t>
      </w:r>
      <w:r w:rsidR="143AFED6" w:rsidRPr="615D879C">
        <w:rPr>
          <w:sz w:val="24"/>
          <w:szCs w:val="24"/>
          <w:vertAlign w:val="superscript"/>
          <w:lang w:val="en-US"/>
        </w:rPr>
        <w:t>2</w:t>
      </w:r>
      <w:r w:rsidR="143AFED6" w:rsidRPr="615D879C">
        <w:rPr>
          <w:sz w:val="24"/>
          <w:szCs w:val="24"/>
          <w:lang w:val="en-US"/>
        </w:rPr>
        <w:t>d</w:t>
      </w:r>
      <w:r w:rsidR="00327ABA">
        <w:rPr>
          <w:sz w:val="24"/>
          <w:szCs w:val="24"/>
          <w:lang w:val="en-US"/>
        </w:rPr>
        <w:t xml:space="preserve"> (Fig. 3</w:t>
      </w:r>
      <w:r w:rsidR="001A4A8F">
        <w:rPr>
          <w:sz w:val="24"/>
          <w:szCs w:val="24"/>
          <w:lang w:val="en-US"/>
        </w:rPr>
        <w:t>b</w:t>
      </w:r>
      <w:r w:rsidR="00327ABA">
        <w:rPr>
          <w:sz w:val="24"/>
          <w:szCs w:val="24"/>
          <w:lang w:val="en-US"/>
        </w:rPr>
        <w:t>)</w:t>
      </w:r>
      <w:r w:rsidR="005C31E1">
        <w:rPr>
          <w:sz w:val="24"/>
          <w:szCs w:val="24"/>
          <w:lang w:val="en-US"/>
        </w:rPr>
        <w:t xml:space="preserve">. </w:t>
      </w:r>
    </w:p>
    <w:p w14:paraId="4ACDCFC5" w14:textId="77777777" w:rsidR="001A4A8F" w:rsidRDefault="001A4A8F" w:rsidP="00C878F1">
      <w:pPr>
        <w:spacing w:after="0" w:line="360" w:lineRule="auto"/>
        <w:jc w:val="both"/>
        <w:rPr>
          <w:sz w:val="24"/>
          <w:szCs w:val="24"/>
          <w:lang w:val="en-US"/>
        </w:rPr>
      </w:pPr>
    </w:p>
    <w:p w14:paraId="69CF2787" w14:textId="067606C5" w:rsidR="00A34010" w:rsidRDefault="0025155D" w:rsidP="00C878F1">
      <w:pPr>
        <w:spacing w:after="0" w:line="360" w:lineRule="auto"/>
        <w:jc w:val="both"/>
        <w:rPr>
          <w:sz w:val="24"/>
          <w:szCs w:val="24"/>
          <w:lang w:val="en-US"/>
        </w:rPr>
      </w:pPr>
      <w:r>
        <w:rPr>
          <w:sz w:val="24"/>
          <w:szCs w:val="24"/>
          <w:lang w:val="en-US"/>
        </w:rPr>
        <w:t xml:space="preserve">The selected membrane material may have </w:t>
      </w:r>
      <w:r w:rsidR="00FF2DF8">
        <w:rPr>
          <w:sz w:val="24"/>
          <w:szCs w:val="24"/>
          <w:lang w:val="en-US"/>
        </w:rPr>
        <w:t>limited the rate of H</w:t>
      </w:r>
      <w:r w:rsidR="00FF2DF8" w:rsidRPr="00FF2DF8">
        <w:rPr>
          <w:sz w:val="24"/>
          <w:szCs w:val="24"/>
          <w:vertAlign w:val="subscript"/>
          <w:lang w:val="en-US"/>
        </w:rPr>
        <w:t>2</w:t>
      </w:r>
      <w:r w:rsidR="00FF2DF8">
        <w:rPr>
          <w:sz w:val="24"/>
          <w:szCs w:val="24"/>
          <w:lang w:val="en-US"/>
        </w:rPr>
        <w:t xml:space="preserve"> mass transfer</w:t>
      </w:r>
      <w:r w:rsidR="00A34010">
        <w:rPr>
          <w:sz w:val="24"/>
          <w:szCs w:val="24"/>
          <w:lang w:val="en-US"/>
        </w:rPr>
        <w:t>.</w:t>
      </w:r>
      <w:r w:rsidR="00B83416">
        <w:rPr>
          <w:sz w:val="24"/>
          <w:szCs w:val="24"/>
          <w:lang w:val="en-US"/>
        </w:rPr>
        <w:t xml:space="preserve"> </w:t>
      </w:r>
      <w:r w:rsidR="00FF2DF8">
        <w:rPr>
          <w:sz w:val="24"/>
          <w:szCs w:val="24"/>
          <w:lang w:val="en-US"/>
        </w:rPr>
        <w:t>O</w:t>
      </w:r>
      <w:r>
        <w:rPr>
          <w:sz w:val="24"/>
          <w:szCs w:val="24"/>
          <w:lang w:val="en-US"/>
        </w:rPr>
        <w:t xml:space="preserve">bserved transmembrane pressure (TMP) increased during the ramping phase under a constant recirculation rate prior to </w:t>
      </w:r>
      <w:r w:rsidR="001A4A8F">
        <w:rPr>
          <w:sz w:val="24"/>
          <w:szCs w:val="24"/>
          <w:lang w:val="en-US"/>
        </w:rPr>
        <w:t>d</w:t>
      </w:r>
      <w:r>
        <w:rPr>
          <w:sz w:val="24"/>
          <w:szCs w:val="24"/>
          <w:lang w:val="en-US"/>
        </w:rPr>
        <w:t xml:space="preserve">ay 314 </w:t>
      </w:r>
      <w:r w:rsidRPr="006601C7">
        <w:rPr>
          <w:sz w:val="24"/>
          <w:szCs w:val="24"/>
          <w:lang w:val="en-US"/>
        </w:rPr>
        <w:t xml:space="preserve">(SI, Section </w:t>
      </w:r>
      <w:r w:rsidR="001A4A8F" w:rsidRPr="006601C7">
        <w:rPr>
          <w:sz w:val="24"/>
          <w:szCs w:val="24"/>
          <w:lang w:val="en-US"/>
        </w:rPr>
        <w:t>3</w:t>
      </w:r>
      <w:r w:rsidRPr="006601C7">
        <w:rPr>
          <w:sz w:val="24"/>
          <w:szCs w:val="24"/>
          <w:lang w:val="en-US"/>
        </w:rPr>
        <w:t>),</w:t>
      </w:r>
      <w:r>
        <w:rPr>
          <w:sz w:val="24"/>
          <w:szCs w:val="24"/>
          <w:lang w:val="en-US"/>
        </w:rPr>
        <w:t xml:space="preserve"> indicating</w:t>
      </w:r>
      <w:r w:rsidR="00A456DF">
        <w:rPr>
          <w:sz w:val="24"/>
          <w:szCs w:val="24"/>
          <w:lang w:val="en-US"/>
        </w:rPr>
        <w:t xml:space="preserve"> increasing</w:t>
      </w:r>
      <w:r>
        <w:rPr>
          <w:sz w:val="24"/>
          <w:szCs w:val="24"/>
          <w:lang w:val="en-US"/>
        </w:rPr>
        <w:t xml:space="preserve"> resistance to diffusion. </w:t>
      </w:r>
      <w:r w:rsidR="00DD5285">
        <w:rPr>
          <w:sz w:val="24"/>
          <w:szCs w:val="24"/>
          <w:lang w:val="en-US"/>
        </w:rPr>
        <w:t>P</w:t>
      </w:r>
      <w:r>
        <w:rPr>
          <w:sz w:val="24"/>
          <w:szCs w:val="24"/>
          <w:lang w:val="en-US"/>
        </w:rPr>
        <w:t xml:space="preserve">orous </w:t>
      </w:r>
      <w:r w:rsidR="00B527DC">
        <w:rPr>
          <w:sz w:val="24"/>
          <w:szCs w:val="24"/>
          <w:lang w:val="en-US"/>
        </w:rPr>
        <w:t>membranes</w:t>
      </w:r>
      <w:r w:rsidR="00A34010">
        <w:rPr>
          <w:sz w:val="24"/>
          <w:szCs w:val="24"/>
          <w:lang w:val="en-US"/>
        </w:rPr>
        <w:t xml:space="preserve"> can become hydrated or clogged over time </w:t>
      </w:r>
      <w:hyperlink r:id="rId19">
        <w:r w:rsidR="143AFED6" w:rsidRPr="615D879C">
          <w:rPr>
            <w:sz w:val="24"/>
            <w:szCs w:val="24"/>
            <w:lang w:val="en-US"/>
          </w:rPr>
          <w:t>(Martin and Nerenberg, 2012)</w:t>
        </w:r>
      </w:hyperlink>
      <w:r w:rsidR="001127D5">
        <w:t>,</w:t>
      </w:r>
      <w:r w:rsidR="00B83416">
        <w:rPr>
          <w:sz w:val="24"/>
          <w:szCs w:val="24"/>
          <w:lang w:val="en-US"/>
        </w:rPr>
        <w:t xml:space="preserve"> </w:t>
      </w:r>
      <w:r w:rsidR="00D24D15">
        <w:rPr>
          <w:sz w:val="24"/>
          <w:szCs w:val="24"/>
          <w:lang w:val="en-US"/>
        </w:rPr>
        <w:t>which may have occurred in this study.</w:t>
      </w:r>
      <w:r w:rsidR="00A456DF">
        <w:rPr>
          <w:sz w:val="24"/>
          <w:szCs w:val="24"/>
          <w:lang w:val="en-US"/>
        </w:rPr>
        <w:t xml:space="preserve"> </w:t>
      </w:r>
      <w:r w:rsidR="00992415">
        <w:rPr>
          <w:sz w:val="24"/>
          <w:szCs w:val="24"/>
          <w:lang w:val="en-US"/>
        </w:rPr>
        <w:t>H</w:t>
      </w:r>
      <w:r w:rsidR="00A456DF">
        <w:rPr>
          <w:sz w:val="24"/>
          <w:szCs w:val="24"/>
          <w:lang w:val="en-US"/>
        </w:rPr>
        <w:t xml:space="preserve">owever, </w:t>
      </w:r>
      <w:r w:rsidR="0013390A">
        <w:rPr>
          <w:sz w:val="24"/>
          <w:szCs w:val="24"/>
          <w:lang w:val="en-US"/>
        </w:rPr>
        <w:t xml:space="preserve">the </w:t>
      </w:r>
      <w:r w:rsidR="00A456DF">
        <w:rPr>
          <w:sz w:val="24"/>
          <w:szCs w:val="24"/>
          <w:lang w:val="en-US"/>
        </w:rPr>
        <w:t xml:space="preserve">compared </w:t>
      </w:r>
      <w:r w:rsidR="0013390A">
        <w:rPr>
          <w:sz w:val="24"/>
          <w:szCs w:val="24"/>
          <w:lang w:val="en-US"/>
        </w:rPr>
        <w:t xml:space="preserve">MBfR </w:t>
      </w:r>
      <w:r w:rsidR="00A456DF">
        <w:rPr>
          <w:sz w:val="24"/>
          <w:szCs w:val="24"/>
          <w:lang w:val="en-US"/>
        </w:rPr>
        <w:t>studies</w:t>
      </w:r>
      <w:r w:rsidR="0013390A">
        <w:rPr>
          <w:sz w:val="24"/>
          <w:szCs w:val="24"/>
          <w:lang w:val="en-US"/>
        </w:rPr>
        <w:t xml:space="preserve">, excepting MBfR 3 </w:t>
      </w:r>
      <w:r w:rsidR="0013390A">
        <w:rPr>
          <w:sz w:val="24"/>
          <w:szCs w:val="24"/>
          <w:lang w:val="en-US"/>
        </w:rPr>
        <w:fldChar w:fldCharType="begin"/>
      </w:r>
      <w:r w:rsidR="0013390A">
        <w:rPr>
          <w:sz w:val="24"/>
          <w:szCs w:val="24"/>
          <w:lang w:val="en-US"/>
        </w:rPr>
        <w:instrText xml:space="preserve"> ADDIN ZOTERO_ITEM CSL_CITATION {"citationID":"6G6aZlMW","properties":{"formattedCitation":"(Lin et al., 2026)","plainCitation":"(Lin et al., 2026)","noteIndex":0},"citationItems":[{"id":1430,"uris":["http://zotero.org/users/11473114/items/ZI2FESQE"],"itemData":{"id":1430,"type":"article-journal","abstract":"The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w:instrText>
      </w:r>
      <w:r w:rsidR="0013390A">
        <w:rPr>
          <w:rFonts w:ascii="Cambria Math" w:hAnsi="Cambria Math" w:cs="Cambria Math"/>
          <w:sz w:val="24"/>
          <w:szCs w:val="24"/>
          <w:lang w:val="en-US"/>
        </w:rPr>
        <w:instrText>⋅</w:instrText>
      </w:r>
      <w:r w:rsidR="0013390A">
        <w:rPr>
          <w:sz w:val="24"/>
          <w:szCs w:val="24"/>
          <w:lang w:val="en-US"/>
        </w:rPr>
        <w:instrText>m-2</w:instrText>
      </w:r>
      <w:r w:rsidR="0013390A">
        <w:rPr>
          <w:rFonts w:ascii="Cambria Math" w:hAnsi="Cambria Math" w:cs="Cambria Math"/>
          <w:sz w:val="24"/>
          <w:szCs w:val="24"/>
          <w:lang w:val="en-US"/>
        </w:rPr>
        <w:instrText>⋅</w:instrText>
      </w:r>
      <w:r w:rsidR="0013390A">
        <w:rPr>
          <w:sz w:val="24"/>
          <w:szCs w:val="24"/>
          <w:lang w:val="en-US"/>
        </w:rPr>
        <w:instrText xml:space="preserve">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 </w:instrText>
      </w:r>
      <w:r w:rsidR="0013390A">
        <w:rPr>
          <w:sz w:val="24"/>
          <w:szCs w:val="24"/>
          <w:lang w:val="en-US"/>
        </w:rPr>
        <w:fldChar w:fldCharType="separate"/>
      </w:r>
      <w:r w:rsidR="0013390A" w:rsidRPr="0013390A">
        <w:rPr>
          <w:sz w:val="24"/>
        </w:rPr>
        <w:t>(Lin et al., 2026)</w:t>
      </w:r>
      <w:r w:rsidR="0013390A">
        <w:rPr>
          <w:sz w:val="24"/>
          <w:szCs w:val="24"/>
          <w:lang w:val="en-US"/>
        </w:rPr>
        <w:fldChar w:fldCharType="end"/>
      </w:r>
      <w:r w:rsidR="0013390A">
        <w:rPr>
          <w:sz w:val="24"/>
          <w:szCs w:val="24"/>
          <w:lang w:val="en-US"/>
        </w:rPr>
        <w:t>,</w:t>
      </w:r>
      <w:r w:rsidR="00A456DF">
        <w:rPr>
          <w:sz w:val="24"/>
          <w:szCs w:val="24"/>
          <w:lang w:val="en-US"/>
        </w:rPr>
        <w:t xml:space="preserve"> also used porous membranes, so pore hydration does not </w:t>
      </w:r>
      <w:r w:rsidR="0013390A">
        <w:rPr>
          <w:sz w:val="24"/>
          <w:szCs w:val="24"/>
          <w:lang w:val="en-US"/>
        </w:rPr>
        <w:t xml:space="preserve">fully describe the observed difference. </w:t>
      </w:r>
      <w:r w:rsidR="00E02A76">
        <w:rPr>
          <w:sz w:val="24"/>
          <w:szCs w:val="24"/>
          <w:lang w:val="en-US"/>
        </w:rPr>
        <w:t>In</w:t>
      </w:r>
      <w:r w:rsidR="00E02A76" w:rsidRPr="615D879C">
        <w:rPr>
          <w:sz w:val="24"/>
          <w:szCs w:val="24"/>
          <w:lang w:val="en-US"/>
        </w:rPr>
        <w:t xml:space="preserve"> clean water tests, </w:t>
      </w:r>
      <w:r w:rsidR="00E02A76">
        <w:rPr>
          <w:sz w:val="24"/>
          <w:szCs w:val="24"/>
          <w:lang w:val="en-US"/>
        </w:rPr>
        <w:t>h</w:t>
      </w:r>
      <w:r w:rsidR="00E02A76" w:rsidRPr="615D879C">
        <w:rPr>
          <w:sz w:val="24"/>
          <w:szCs w:val="24"/>
          <w:lang w:val="en-US"/>
        </w:rPr>
        <w:t xml:space="preserve">ydrophobic, non-porous membranes </w:t>
      </w:r>
      <w:r w:rsidR="00E02A76">
        <w:rPr>
          <w:sz w:val="24"/>
          <w:szCs w:val="24"/>
          <w:lang w:val="en-US"/>
        </w:rPr>
        <w:t>had the highest H</w:t>
      </w:r>
      <w:r w:rsidR="00E02A76" w:rsidRPr="008E6439">
        <w:rPr>
          <w:sz w:val="24"/>
          <w:szCs w:val="24"/>
          <w:vertAlign w:val="subscript"/>
          <w:lang w:val="en-US"/>
        </w:rPr>
        <w:t>2</w:t>
      </w:r>
      <w:r w:rsidR="00E02A76">
        <w:rPr>
          <w:sz w:val="24"/>
          <w:szCs w:val="24"/>
          <w:lang w:val="en-US"/>
        </w:rPr>
        <w:t xml:space="preserve"> mass transfer coefficients </w:t>
      </w:r>
      <w:hyperlink r:id="rId20">
        <w:r w:rsidR="00E02A76" w:rsidRPr="615D879C">
          <w:rPr>
            <w:sz w:val="24"/>
            <w:szCs w:val="24"/>
            <w:lang w:val="en-US"/>
          </w:rPr>
          <w:t>(Orgill et al., 2013b)</w:t>
        </w:r>
      </w:hyperlink>
      <w:r w:rsidR="00E02A76">
        <w:rPr>
          <w:sz w:val="24"/>
          <w:szCs w:val="24"/>
          <w:lang w:val="en-US"/>
        </w:rPr>
        <w:t>. Thus, the application of a nonporous membrane to this MBfR may enable even higher rates of CH</w:t>
      </w:r>
      <w:r w:rsidR="00E02A76" w:rsidRPr="009A73F5">
        <w:rPr>
          <w:sz w:val="24"/>
          <w:szCs w:val="24"/>
          <w:vertAlign w:val="subscript"/>
          <w:lang w:val="en-US"/>
        </w:rPr>
        <w:t>4</w:t>
      </w:r>
      <w:r w:rsidR="00E02A76">
        <w:rPr>
          <w:sz w:val="24"/>
          <w:szCs w:val="24"/>
          <w:lang w:val="en-US"/>
        </w:rPr>
        <w:t xml:space="preserve"> production.</w:t>
      </w:r>
    </w:p>
    <w:p w14:paraId="1B96FCBD" w14:textId="77777777" w:rsidR="00A34010" w:rsidRDefault="00A34010" w:rsidP="00C878F1">
      <w:pPr>
        <w:spacing w:after="0" w:line="360" w:lineRule="auto"/>
        <w:jc w:val="both"/>
        <w:rPr>
          <w:sz w:val="24"/>
          <w:szCs w:val="24"/>
          <w:lang w:val="en-US"/>
        </w:rPr>
      </w:pPr>
    </w:p>
    <w:p w14:paraId="54518420" w14:textId="72C65613" w:rsidR="0065216D" w:rsidRDefault="00DC01C0" w:rsidP="00C878F1">
      <w:pPr>
        <w:spacing w:after="0" w:line="360" w:lineRule="auto"/>
        <w:jc w:val="both"/>
        <w:rPr>
          <w:sz w:val="24"/>
          <w:szCs w:val="24"/>
          <w:lang w:val="en-US"/>
        </w:rPr>
      </w:pPr>
      <w:r>
        <w:rPr>
          <w:sz w:val="24"/>
          <w:szCs w:val="24"/>
          <w:lang w:val="en-US"/>
        </w:rPr>
        <w:t>The spatial arrangement of membrane</w:t>
      </w:r>
      <w:r w:rsidR="00DD5285">
        <w:rPr>
          <w:sz w:val="24"/>
          <w:szCs w:val="24"/>
          <w:lang w:val="en-US"/>
        </w:rPr>
        <w:t xml:space="preserve"> fibers</w:t>
      </w:r>
      <w:r>
        <w:rPr>
          <w:sz w:val="24"/>
          <w:szCs w:val="24"/>
          <w:lang w:val="en-US"/>
        </w:rPr>
        <w:t xml:space="preserve"> </w:t>
      </w:r>
      <w:r w:rsidR="00992415">
        <w:rPr>
          <w:sz w:val="24"/>
          <w:szCs w:val="24"/>
          <w:lang w:val="en-US"/>
        </w:rPr>
        <w:t>likely</w:t>
      </w:r>
      <w:r w:rsidR="002A302E">
        <w:rPr>
          <w:sz w:val="24"/>
          <w:szCs w:val="24"/>
          <w:lang w:val="en-US"/>
        </w:rPr>
        <w:t xml:space="preserve"> had a more</w:t>
      </w:r>
      <w:r w:rsidR="008E6439">
        <w:rPr>
          <w:sz w:val="24"/>
          <w:szCs w:val="24"/>
          <w:lang w:val="en-US"/>
        </w:rPr>
        <w:t xml:space="preserve"> </w:t>
      </w:r>
      <w:r>
        <w:rPr>
          <w:sz w:val="24"/>
          <w:szCs w:val="24"/>
          <w:lang w:val="en-US"/>
        </w:rPr>
        <w:t>significant effect on production capacity</w:t>
      </w:r>
      <w:r w:rsidR="005C31E1">
        <w:rPr>
          <w:sz w:val="24"/>
          <w:szCs w:val="24"/>
          <w:lang w:val="en-US"/>
        </w:rPr>
        <w:t xml:space="preserve">. </w:t>
      </w:r>
      <w:r w:rsidR="4586274C" w:rsidRPr="615D879C">
        <w:rPr>
          <w:sz w:val="24"/>
          <w:szCs w:val="24"/>
          <w:lang w:val="en-US"/>
        </w:rPr>
        <w:t>The fibers in this system were closely packed (Fig</w:t>
      </w:r>
      <w:r w:rsidR="005C31E1">
        <w:rPr>
          <w:sz w:val="24"/>
          <w:szCs w:val="24"/>
          <w:lang w:val="en-US"/>
        </w:rPr>
        <w:t>.</w:t>
      </w:r>
      <w:r w:rsidR="001A4A8F">
        <w:rPr>
          <w:sz w:val="24"/>
          <w:szCs w:val="24"/>
          <w:lang w:val="en-US"/>
        </w:rPr>
        <w:t> </w:t>
      </w:r>
      <w:r w:rsidR="4586274C" w:rsidRPr="615D879C">
        <w:rPr>
          <w:sz w:val="24"/>
          <w:szCs w:val="24"/>
          <w:lang w:val="en-US"/>
        </w:rPr>
        <w:t>1)</w:t>
      </w:r>
      <w:r w:rsidR="00992415">
        <w:rPr>
          <w:sz w:val="24"/>
          <w:szCs w:val="24"/>
          <w:lang w:val="en-US"/>
        </w:rPr>
        <w:t>.</w:t>
      </w:r>
      <w:r w:rsidR="005C31E1">
        <w:rPr>
          <w:sz w:val="24"/>
          <w:szCs w:val="24"/>
          <w:lang w:val="en-US"/>
        </w:rPr>
        <w:t xml:space="preserve"> </w:t>
      </w:r>
      <w:r w:rsidR="00D01F56">
        <w:rPr>
          <w:sz w:val="24"/>
          <w:szCs w:val="24"/>
          <w:lang w:val="en-US"/>
        </w:rPr>
        <w:t>M</w:t>
      </w:r>
      <w:r w:rsidR="4586274C" w:rsidRPr="615D879C">
        <w:rPr>
          <w:sz w:val="24"/>
          <w:szCs w:val="24"/>
          <w:lang w:val="en-US"/>
        </w:rPr>
        <w:t xml:space="preserve">embrane fibers on the interior of the bundle </w:t>
      </w:r>
      <w:r w:rsidR="001127D5">
        <w:rPr>
          <w:sz w:val="24"/>
          <w:szCs w:val="24"/>
          <w:lang w:val="en-US"/>
        </w:rPr>
        <w:t xml:space="preserve">may have </w:t>
      </w:r>
      <w:r w:rsidR="4586274C" w:rsidRPr="615D879C">
        <w:rPr>
          <w:sz w:val="24"/>
          <w:szCs w:val="24"/>
          <w:lang w:val="en-US"/>
        </w:rPr>
        <w:t xml:space="preserve">experienced lower shear rates than exterior fibers, leading to reduced mass transfer </w:t>
      </w:r>
      <w:r w:rsidR="00A9307D">
        <w:rPr>
          <w:sz w:val="24"/>
          <w:szCs w:val="24"/>
          <w:lang w:val="en-US"/>
        </w:rPr>
        <w:t>and</w:t>
      </w:r>
      <w:r w:rsidR="4586274C" w:rsidRPr="615D879C">
        <w:rPr>
          <w:sz w:val="24"/>
          <w:szCs w:val="24"/>
          <w:lang w:val="en-US"/>
        </w:rPr>
        <w:t xml:space="preserve"> nutrient </w:t>
      </w:r>
      <w:r w:rsidR="00992415">
        <w:rPr>
          <w:sz w:val="24"/>
          <w:szCs w:val="24"/>
          <w:lang w:val="en-US"/>
        </w:rPr>
        <w:t>deficiencies on the interior fibers</w:t>
      </w:r>
      <w:r w:rsidR="00B83416">
        <w:rPr>
          <w:sz w:val="24"/>
          <w:szCs w:val="24"/>
          <w:lang w:val="en-US"/>
        </w:rPr>
        <w:t xml:space="preserve">. </w:t>
      </w:r>
      <w:r w:rsidR="143AFED6" w:rsidRPr="615D879C">
        <w:rPr>
          <w:sz w:val="24"/>
          <w:szCs w:val="24"/>
          <w:lang w:val="en-US"/>
        </w:rPr>
        <w:t>Thus, future research is warranted</w:t>
      </w:r>
      <w:r w:rsidR="00E02A76">
        <w:rPr>
          <w:sz w:val="24"/>
          <w:szCs w:val="24"/>
          <w:lang w:val="en-US"/>
        </w:rPr>
        <w:t xml:space="preserve"> </w:t>
      </w:r>
      <w:r w:rsidR="143AFED6" w:rsidRPr="615D879C">
        <w:rPr>
          <w:sz w:val="24"/>
          <w:szCs w:val="24"/>
          <w:lang w:val="en-US"/>
        </w:rPr>
        <w:t>to evaluate different membrane materials</w:t>
      </w:r>
      <w:r w:rsidR="00A9307D">
        <w:rPr>
          <w:sz w:val="24"/>
          <w:szCs w:val="24"/>
          <w:lang w:val="en-US"/>
        </w:rPr>
        <w:t>,</w:t>
      </w:r>
      <w:r w:rsidR="143AFED6" w:rsidRPr="615D879C">
        <w:rPr>
          <w:sz w:val="24"/>
          <w:szCs w:val="24"/>
          <w:lang w:val="en-US"/>
        </w:rPr>
        <w:t xml:space="preserve"> </w:t>
      </w:r>
      <w:r w:rsidR="00357A34">
        <w:rPr>
          <w:sz w:val="24"/>
          <w:szCs w:val="24"/>
          <w:lang w:val="en-US"/>
        </w:rPr>
        <w:t>spatial arrangement</w:t>
      </w:r>
      <w:r w:rsidR="00A9307D">
        <w:rPr>
          <w:sz w:val="24"/>
          <w:szCs w:val="24"/>
          <w:lang w:val="en-US"/>
        </w:rPr>
        <w:t>s, or operational</w:t>
      </w:r>
      <w:r w:rsidR="143AFED6" w:rsidRPr="615D879C">
        <w:rPr>
          <w:sz w:val="24"/>
          <w:szCs w:val="24"/>
          <w:lang w:val="en-US"/>
        </w:rPr>
        <w:t xml:space="preserve"> strategie</w:t>
      </w:r>
      <w:r w:rsidR="00357A34">
        <w:rPr>
          <w:sz w:val="24"/>
          <w:szCs w:val="24"/>
          <w:lang w:val="en-US"/>
        </w:rPr>
        <w:t>s</w:t>
      </w:r>
      <w:r w:rsidR="143AFED6" w:rsidRPr="615D879C">
        <w:rPr>
          <w:sz w:val="24"/>
          <w:szCs w:val="24"/>
          <w:lang w:val="en-US"/>
        </w:rPr>
        <w:t xml:space="preserve"> to</w:t>
      </w:r>
      <w:r w:rsidR="00A9307D">
        <w:rPr>
          <w:sz w:val="24"/>
          <w:szCs w:val="24"/>
          <w:lang w:val="en-US"/>
        </w:rPr>
        <w:t xml:space="preserve"> ensure full utilization of membrane surface area</w:t>
      </w:r>
      <w:r w:rsidR="143AFED6" w:rsidRPr="615D879C">
        <w:rPr>
          <w:sz w:val="24"/>
          <w:szCs w:val="24"/>
          <w:lang w:val="en-US"/>
        </w:rPr>
        <w:t>.</w:t>
      </w:r>
      <w:r w:rsidR="00992415">
        <w:rPr>
          <w:sz w:val="24"/>
          <w:szCs w:val="24"/>
          <w:lang w:val="en-US"/>
        </w:rPr>
        <w:t xml:space="preserve"> </w:t>
      </w:r>
    </w:p>
    <w:p w14:paraId="0AFF98D3" w14:textId="77777777" w:rsidR="00A03FB8" w:rsidRDefault="00A03FB8" w:rsidP="00C878F1">
      <w:pPr>
        <w:spacing w:after="0" w:line="360" w:lineRule="auto"/>
        <w:jc w:val="both"/>
        <w:rPr>
          <w:sz w:val="24"/>
          <w:szCs w:val="24"/>
          <w:lang w:val="en-US"/>
        </w:rPr>
      </w:pPr>
    </w:p>
    <w:p w14:paraId="42070BE9" w14:textId="77777777" w:rsidR="00576DC7" w:rsidRDefault="00B60713" w:rsidP="00C84FE6">
      <w:pPr>
        <w:spacing w:after="0" w:line="360" w:lineRule="auto"/>
        <w:jc w:val="both"/>
        <w:rPr>
          <w:sz w:val="24"/>
          <w:szCs w:val="24"/>
        </w:rPr>
      </w:pPr>
      <w:r>
        <w:rPr>
          <w:sz w:val="24"/>
          <w:szCs w:val="24"/>
          <w:lang w:val="en-US"/>
        </w:rPr>
        <w:t xml:space="preserve">Finally, </w:t>
      </w:r>
      <w:r w:rsidR="00977A9E">
        <w:rPr>
          <w:sz w:val="24"/>
          <w:szCs w:val="24"/>
          <w:lang w:val="en-US"/>
        </w:rPr>
        <w:t>a</w:t>
      </w:r>
      <w:r w:rsidR="00A3659C" w:rsidRPr="00A3659C">
        <w:rPr>
          <w:sz w:val="24"/>
          <w:szCs w:val="24"/>
        </w:rPr>
        <w:t xml:space="preserve"> small fault in the seal of the membrane bundle, not detected in pre-experimental tests, appeared to have opened over the course of the experiment. </w:t>
      </w:r>
      <w:r w:rsidR="00576DC7" w:rsidRPr="615D879C">
        <w:rPr>
          <w:sz w:val="24"/>
          <w:szCs w:val="24"/>
          <w:lang w:val="en-US"/>
        </w:rPr>
        <w:t>This allowed occasional bubble breakthrough</w:t>
      </w:r>
      <w:r w:rsidR="00576DC7">
        <w:rPr>
          <w:sz w:val="24"/>
          <w:szCs w:val="24"/>
          <w:lang w:val="en-US"/>
        </w:rPr>
        <w:t xml:space="preserve">, bypassing the key operational advantage of membrane systems over other reactor configurations; bubbleless diffusion. </w:t>
      </w:r>
      <w:r w:rsidR="00A3659C" w:rsidRPr="00A3659C">
        <w:rPr>
          <w:sz w:val="24"/>
          <w:szCs w:val="24"/>
        </w:rPr>
        <w:t xml:space="preserve">Bubble breakthrough was first observed on day 182 and may have contributed to emergent hybrid operation </w:t>
      </w:r>
      <w:r w:rsidR="00977A9E" w:rsidRPr="00A3659C">
        <w:rPr>
          <w:sz w:val="24"/>
          <w:szCs w:val="24"/>
          <w:lang w:val="en-US"/>
        </w:rPr>
        <w:t>(</w:t>
      </w:r>
      <w:r w:rsidR="00977A9E" w:rsidRPr="00A3659C">
        <w:rPr>
          <w:i/>
          <w:iCs/>
          <w:sz w:val="24"/>
          <w:szCs w:val="24"/>
          <w:lang w:val="en-US"/>
        </w:rPr>
        <w:t>i.e.</w:t>
      </w:r>
      <w:r w:rsidR="00977A9E" w:rsidRPr="00A3659C">
        <w:rPr>
          <w:sz w:val="24"/>
          <w:szCs w:val="24"/>
          <w:lang w:val="en-US"/>
        </w:rPr>
        <w:t xml:space="preserve">, combined biofilm and suspended growth) </w:t>
      </w:r>
      <w:r w:rsidR="00A3659C" w:rsidRPr="00A3659C">
        <w:rPr>
          <w:sz w:val="24"/>
          <w:szCs w:val="24"/>
        </w:rPr>
        <w:lastRenderedPageBreak/>
        <w:t xml:space="preserve">toward the end of the experimental run (Fig. 4d). However, increased turbidity was also observed at high substrate loading rates in previous studies with and without bubble breakthrough </w:t>
      </w:r>
      <w:r w:rsidR="00A3659C" w:rsidRPr="00A3659C">
        <w:rPr>
          <w:sz w:val="24"/>
          <w:szCs w:val="24"/>
        </w:rPr>
        <w:fldChar w:fldCharType="begin"/>
      </w:r>
      <w:r w:rsidR="00A3659C" w:rsidRPr="00A3659C">
        <w:rPr>
          <w:sz w:val="24"/>
          <w:szCs w:val="24"/>
        </w:rPr>
        <w:instrText xml:space="preserve"> ADDIN ZOTERO_ITEM CSL_CITATION {"citationID":"Vrnf45qO","properties":{"formattedCitation":"(Miehle et al., 2021b; Pratofiorito et al., 2021)","plainCitation":"(Miehle et al., 2021b; Pratofiorito et al., 2021)","noteIndex":0},"citationItems":[{"id":34,"uris":["http://zotero.org/users/11473114/items/HU2BXFFY"],"itemData":{"id":34,"type":"article-journal","abstract":"Biogas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 </w:instrText>
      </w:r>
      <w:r w:rsidR="00A3659C" w:rsidRPr="00A3659C">
        <w:rPr>
          <w:sz w:val="24"/>
          <w:szCs w:val="24"/>
        </w:rPr>
        <w:fldChar w:fldCharType="separate"/>
      </w:r>
      <w:r w:rsidR="00A3659C" w:rsidRPr="00A3659C">
        <w:rPr>
          <w:sz w:val="24"/>
          <w:szCs w:val="24"/>
        </w:rPr>
        <w:t>(Miehle et al., 2021b; Pratofiorito et al., 2021)</w:t>
      </w:r>
      <w:r w:rsidR="00A3659C" w:rsidRPr="00A3659C">
        <w:rPr>
          <w:sz w:val="24"/>
          <w:szCs w:val="24"/>
        </w:rPr>
        <w:fldChar w:fldCharType="end"/>
      </w:r>
      <w:r w:rsidR="00A3659C" w:rsidRPr="00A3659C">
        <w:rPr>
          <w:sz w:val="24"/>
          <w:szCs w:val="24"/>
        </w:rPr>
        <w:t xml:space="preserve">. </w:t>
      </w:r>
    </w:p>
    <w:p w14:paraId="341E3D58" w14:textId="77777777" w:rsidR="00576DC7" w:rsidRDefault="00576DC7" w:rsidP="00C84FE6">
      <w:pPr>
        <w:spacing w:after="0" w:line="360" w:lineRule="auto"/>
        <w:jc w:val="both"/>
        <w:rPr>
          <w:sz w:val="24"/>
          <w:szCs w:val="24"/>
        </w:rPr>
      </w:pPr>
    </w:p>
    <w:p w14:paraId="52273192" w14:textId="38ABE641" w:rsidR="00C84FE6" w:rsidRPr="00A3659C" w:rsidRDefault="00977A9E" w:rsidP="00C84FE6">
      <w:pPr>
        <w:spacing w:after="0" w:line="360" w:lineRule="auto"/>
        <w:jc w:val="both"/>
        <w:rPr>
          <w:sz w:val="24"/>
          <w:szCs w:val="24"/>
          <w:lang w:val="en-US"/>
        </w:rPr>
      </w:pPr>
      <w:r w:rsidRPr="00A3659C">
        <w:rPr>
          <w:sz w:val="24"/>
          <w:szCs w:val="24"/>
          <w:lang w:val="en-US"/>
        </w:rPr>
        <w:t>Hybrid operation may be advantageous for overall performance. Competitive CH</w:t>
      </w:r>
      <w:r w:rsidRPr="00A3659C">
        <w:rPr>
          <w:sz w:val="24"/>
          <w:szCs w:val="24"/>
          <w:vertAlign w:val="subscript"/>
          <w:lang w:val="en-US"/>
        </w:rPr>
        <w:t>4</w:t>
      </w:r>
      <w:r w:rsidRPr="00A3659C">
        <w:rPr>
          <w:sz w:val="24"/>
          <w:szCs w:val="24"/>
          <w:lang w:val="en-US"/>
        </w:rPr>
        <w:t xml:space="preserve"> production can be accomplished in a membrane system via suspended growth alone  </w:t>
      </w:r>
      <w:r w:rsidRPr="00A3659C">
        <w:rPr>
          <w:sz w:val="24"/>
          <w:szCs w:val="24"/>
          <w:lang w:val="en-US"/>
        </w:rPr>
        <w:fldChar w:fldCharType="begin"/>
      </w:r>
      <w:r w:rsidRPr="00A3659C">
        <w:rPr>
          <w:sz w:val="24"/>
          <w:szCs w:val="24"/>
          <w:lang w:val="en-US"/>
        </w:rPr>
        <w:instrText xml:space="preserve"> ADDIN ZOTERO_ITEM CSL_CITATION {"citationID":"nbAKAkhh","properties":{"formattedCitation":"(D\\uc0\\u237{}az et al., 2015a)","plainCitation":"(Díaz et al., 2015a)","noteIndex":0},"citationItems":[{"id":904,"uris":["http://zotero.org/users/11473114/items/QA39QDXF"],"itemData":{"id":904,"type":"article-journal","abstract":"In this study, the potential of a pilot hollow-ﬁber membrane bioreactor for the conversion of H2 and CO2 to CH4 was evaluated. The system transformed 95% of H2 and CO2 fed at a maximum loading rate of 40.2 m3H2 =m3Rd and produced 0.22 m3 of CH4 per m3 of H2 fed at thermophilic conditions. H2 mass transfer to the liquid phase was identiﬁed as the limiting step for the conversion, and kLa values of 430 hÀ1 were reached in the bioreactor by sparging gas through the membrane module. A simulation showed that the bioreactor could upgrade biogas at a rate of 25 m3=m3Rd, increasing the CH4 concentration from 60 to 95%v. This proof-of-concept study veriﬁed that gas sparging through a membrane module can efﬁciently transfer H2 from gas to liquid phase and that the conversion of H2 and CO2 to biomethane is feasible on a pilot scale at noteworthy load rates.","container-title":"Bioresource Technology","DOI":"10.1016/j.biortech.2015.02.114","ISSN":"09608524","journalAbbreviation":"Bioresource Technology","language":"en","page":"246-253","source":"DOI.org (Crossref)","title":"A feasibility study on the bioconversion of CO2 and H2 to biomethane by gas sparging through polymeric membranes","volume":"185","author":[{"family":"Díaz","given":"I."},{"family":"Pérez","given":"C."},{"family":"Alfaro","given":"N."},{"family":"Fdz-Polanco","given":"F."}],"issued":{"date-parts":[["2015",6]]}}}],"schema":"https://github.com/citation-style-language/schema/raw/master/csl-citation.json"} </w:instrText>
      </w:r>
      <w:r w:rsidRPr="00A3659C">
        <w:rPr>
          <w:sz w:val="24"/>
          <w:szCs w:val="24"/>
          <w:lang w:val="en-US"/>
        </w:rPr>
        <w:fldChar w:fldCharType="separate"/>
      </w:r>
      <w:r w:rsidRPr="00A3659C">
        <w:rPr>
          <w:sz w:val="24"/>
          <w:szCs w:val="24"/>
        </w:rPr>
        <w:t>(Díaz et al., 2015a)</w:t>
      </w:r>
      <w:r w:rsidRPr="00A3659C">
        <w:rPr>
          <w:sz w:val="24"/>
          <w:szCs w:val="24"/>
        </w:rPr>
        <w:fldChar w:fldCharType="end"/>
      </w:r>
      <w:r w:rsidRPr="00A3659C">
        <w:rPr>
          <w:sz w:val="24"/>
          <w:szCs w:val="24"/>
          <w:lang w:val="en-US"/>
        </w:rPr>
        <w:t>. Luo and Angelidaki (2013) found that the membrane biofilm only contributed 22-36% of H</w:t>
      </w:r>
      <w:r w:rsidRPr="00A3659C">
        <w:rPr>
          <w:sz w:val="24"/>
          <w:szCs w:val="24"/>
          <w:vertAlign w:val="subscript"/>
          <w:lang w:val="en-US"/>
        </w:rPr>
        <w:t>2</w:t>
      </w:r>
      <w:r w:rsidRPr="00A3659C">
        <w:rPr>
          <w:sz w:val="24"/>
          <w:szCs w:val="24"/>
          <w:lang w:val="en-US"/>
        </w:rPr>
        <w:t xml:space="preserve"> consumption for an in-situ CSTR</w:t>
      </w:r>
      <w:r w:rsidR="00C84FE6">
        <w:rPr>
          <w:sz w:val="24"/>
          <w:szCs w:val="24"/>
          <w:lang w:val="en-US"/>
        </w:rPr>
        <w:t>, however, the application of this finding to an ex-situ system may be limited. T</w:t>
      </w:r>
      <w:r w:rsidRPr="00A3659C">
        <w:rPr>
          <w:sz w:val="24"/>
          <w:szCs w:val="24"/>
          <w:lang w:val="en-US"/>
        </w:rPr>
        <w:t>he relative contribution of biofilm and suspended growth in this system was not directly quantified as part of this study</w:t>
      </w:r>
      <w:r w:rsidR="00C84FE6">
        <w:rPr>
          <w:sz w:val="24"/>
          <w:szCs w:val="24"/>
          <w:lang w:val="en-US"/>
        </w:rPr>
        <w:t xml:space="preserve">. </w:t>
      </w:r>
      <w:r w:rsidR="00C84FE6" w:rsidRPr="00A3659C">
        <w:rPr>
          <w:sz w:val="24"/>
          <w:szCs w:val="24"/>
          <w:lang w:val="en-US"/>
        </w:rPr>
        <w:t>However, estimations using TSS/VSS measurements may provide insights. Biofilm detachment occurred intermittently in response to the mixing routine</w:t>
      </w:r>
      <w:r w:rsidR="00576DC7">
        <w:rPr>
          <w:sz w:val="24"/>
          <w:szCs w:val="24"/>
          <w:lang w:val="en-US"/>
        </w:rPr>
        <w:t xml:space="preserve"> (leading to a high standard deviation in calculated SRT, </w:t>
      </w:r>
      <w:r w:rsidR="00576DC7" w:rsidRPr="00576DC7">
        <w:rPr>
          <w:sz w:val="24"/>
          <w:szCs w:val="24"/>
          <w:lang w:val="en-US"/>
        </w:rPr>
        <w:t>7.43 ± 11 days</w:t>
      </w:r>
      <w:r w:rsidR="00576DC7">
        <w:rPr>
          <w:sz w:val="24"/>
          <w:szCs w:val="24"/>
          <w:lang w:val="en-US"/>
        </w:rPr>
        <w:t>)</w:t>
      </w:r>
      <w:r w:rsidR="00C84FE6" w:rsidRPr="00A3659C">
        <w:rPr>
          <w:sz w:val="24"/>
          <w:szCs w:val="24"/>
          <w:lang w:val="en-US"/>
        </w:rPr>
        <w:t xml:space="preserve">. On days 202, 209, and 293, the </w:t>
      </w:r>
      <w:r w:rsidR="00576DC7">
        <w:rPr>
          <w:sz w:val="24"/>
          <w:szCs w:val="24"/>
          <w:lang w:val="en-US"/>
        </w:rPr>
        <w:t>estimated</w:t>
      </w:r>
      <w:r w:rsidR="00C84FE6" w:rsidRPr="00A3659C">
        <w:rPr>
          <w:sz w:val="24"/>
          <w:szCs w:val="24"/>
          <w:lang w:val="en-US"/>
        </w:rPr>
        <w:t xml:space="preserve"> fraction of VSS in the reactor, which had just detached from the biofilm into suspension, spiked </w:t>
      </w:r>
      <w:r w:rsidR="00C84FE6">
        <w:rPr>
          <w:sz w:val="24"/>
          <w:szCs w:val="24"/>
          <w:lang w:val="en-US"/>
        </w:rPr>
        <w:t>to</w:t>
      </w:r>
      <w:r w:rsidR="00C84FE6" w:rsidRPr="00A3659C">
        <w:rPr>
          <w:sz w:val="24"/>
          <w:szCs w:val="24"/>
          <w:lang w:val="en-US"/>
        </w:rPr>
        <w:t xml:space="preserve"> 70-91% of total system VSS (SI, </w:t>
      </w:r>
      <w:r w:rsidR="00C84FE6" w:rsidRPr="006601C7">
        <w:rPr>
          <w:sz w:val="24"/>
          <w:szCs w:val="24"/>
          <w:lang w:val="en-US"/>
        </w:rPr>
        <w:t>Section 4</w:t>
      </w:r>
      <w:r w:rsidR="00C84FE6" w:rsidRPr="00A3659C">
        <w:rPr>
          <w:sz w:val="24"/>
          <w:szCs w:val="24"/>
          <w:lang w:val="en-US"/>
        </w:rPr>
        <w:t xml:space="preserve">). </w:t>
      </w:r>
      <w:r w:rsidR="00576DC7">
        <w:rPr>
          <w:sz w:val="24"/>
          <w:szCs w:val="24"/>
          <w:lang w:val="en-US"/>
        </w:rPr>
        <w:t>This</w:t>
      </w:r>
      <w:r w:rsidR="00C84FE6" w:rsidRPr="00A3659C">
        <w:rPr>
          <w:sz w:val="24"/>
          <w:szCs w:val="24"/>
          <w:lang w:val="en-US"/>
        </w:rPr>
        <w:t xml:space="preserve"> indicates the </w:t>
      </w:r>
      <w:r w:rsidR="00C84FE6">
        <w:rPr>
          <w:sz w:val="24"/>
          <w:szCs w:val="24"/>
          <w:lang w:val="en-US"/>
        </w:rPr>
        <w:t>biofilm generally represented</w:t>
      </w:r>
      <w:r w:rsidR="00C84FE6" w:rsidRPr="00A3659C">
        <w:rPr>
          <w:sz w:val="24"/>
          <w:szCs w:val="24"/>
          <w:lang w:val="en-US"/>
        </w:rPr>
        <w:t xml:space="preserve"> ≥70% of total system biomass </w:t>
      </w:r>
      <w:r w:rsidR="00C84FE6">
        <w:rPr>
          <w:sz w:val="24"/>
          <w:szCs w:val="24"/>
          <w:lang w:val="en-US"/>
        </w:rPr>
        <w:t>a</w:t>
      </w:r>
      <w:r w:rsidR="00576DC7">
        <w:rPr>
          <w:sz w:val="24"/>
          <w:szCs w:val="24"/>
          <w:lang w:val="en-US"/>
        </w:rPr>
        <w:t xml:space="preserve">nd likely a similar fraction of overall activity </w:t>
      </w:r>
      <w:r w:rsidR="00C84FE6" w:rsidRPr="00A3659C">
        <w:rPr>
          <w:sz w:val="24"/>
          <w:szCs w:val="24"/>
          <w:lang w:val="en-US"/>
        </w:rPr>
        <w:t>(as calculated using SI, Equation S</w:t>
      </w:r>
      <w:r w:rsidR="006601C7">
        <w:rPr>
          <w:sz w:val="24"/>
          <w:szCs w:val="24"/>
          <w:lang w:val="en-US"/>
        </w:rPr>
        <w:t>5</w:t>
      </w:r>
      <w:r w:rsidR="00C84FE6" w:rsidRPr="00A3659C">
        <w:rPr>
          <w:sz w:val="24"/>
          <w:szCs w:val="24"/>
          <w:lang w:val="en-US"/>
        </w:rPr>
        <w:t xml:space="preserve">). </w:t>
      </w:r>
    </w:p>
    <w:p w14:paraId="50A004A7" w14:textId="44A57F7C" w:rsidR="00A3659C" w:rsidRDefault="00A3659C" w:rsidP="00A3659C">
      <w:pPr>
        <w:spacing w:after="0" w:line="360" w:lineRule="auto"/>
        <w:jc w:val="both"/>
        <w:rPr>
          <w:sz w:val="24"/>
          <w:szCs w:val="24"/>
        </w:rPr>
      </w:pPr>
    </w:p>
    <w:p w14:paraId="020E4FB8" w14:textId="7E268EE3" w:rsidR="0065216D" w:rsidRDefault="002855BD" w:rsidP="00C878F1">
      <w:pPr>
        <w:spacing w:after="0" w:line="360" w:lineRule="auto"/>
        <w:jc w:val="both"/>
        <w:rPr>
          <w:sz w:val="24"/>
          <w:szCs w:val="24"/>
          <w:lang w:val="en-US"/>
        </w:rPr>
      </w:pPr>
      <w:r>
        <w:rPr>
          <w:sz w:val="24"/>
          <w:szCs w:val="24"/>
          <w:lang w:val="en-US"/>
        </w:rPr>
        <w:t xml:space="preserve">A </w:t>
      </w:r>
      <w:r w:rsidR="00420072">
        <w:rPr>
          <w:sz w:val="24"/>
          <w:szCs w:val="24"/>
          <w:lang w:val="en-US"/>
        </w:rPr>
        <w:t xml:space="preserve">notable outcome of this comparison is the performance of the </w:t>
      </w:r>
      <w:r w:rsidR="001A4A8F">
        <w:rPr>
          <w:sz w:val="24"/>
          <w:szCs w:val="24"/>
          <w:lang w:val="en-US"/>
        </w:rPr>
        <w:t>HF</w:t>
      </w:r>
      <w:r w:rsidR="00420072">
        <w:rPr>
          <w:sz w:val="24"/>
          <w:szCs w:val="24"/>
          <w:lang w:val="en-US"/>
        </w:rPr>
        <w:t>R. Despite having the lowest SVR</w:t>
      </w:r>
      <w:r w:rsidR="001B24B5">
        <w:rPr>
          <w:sz w:val="24"/>
          <w:szCs w:val="24"/>
          <w:lang w:val="en-US"/>
        </w:rPr>
        <w:t xml:space="preserve"> among the membrane-based systems</w:t>
      </w:r>
      <w:r w:rsidR="00420072">
        <w:rPr>
          <w:sz w:val="24"/>
          <w:szCs w:val="24"/>
          <w:lang w:val="en-US"/>
        </w:rPr>
        <w:t xml:space="preserve">, </w:t>
      </w:r>
      <w:r w:rsidR="000145FE">
        <w:rPr>
          <w:sz w:val="24"/>
          <w:szCs w:val="24"/>
          <w:lang w:val="en-US"/>
        </w:rPr>
        <w:t xml:space="preserve">the </w:t>
      </w:r>
      <w:r w:rsidR="001A4A8F">
        <w:rPr>
          <w:sz w:val="24"/>
          <w:szCs w:val="24"/>
          <w:lang w:val="en-US"/>
        </w:rPr>
        <w:t>HF</w:t>
      </w:r>
      <w:r w:rsidR="000145FE">
        <w:rPr>
          <w:sz w:val="24"/>
          <w:szCs w:val="24"/>
          <w:lang w:val="en-US"/>
        </w:rPr>
        <w:t>R</w:t>
      </w:r>
      <w:r w:rsidR="00420072">
        <w:rPr>
          <w:sz w:val="24"/>
          <w:szCs w:val="24"/>
          <w:lang w:val="en-US"/>
        </w:rPr>
        <w:t xml:space="preserve"> outperformed the compared MBfRs </w:t>
      </w:r>
      <w:r w:rsidR="001A4A8F">
        <w:rPr>
          <w:sz w:val="24"/>
          <w:szCs w:val="24"/>
          <w:lang w:val="en-US"/>
        </w:rPr>
        <w:t>across</w:t>
      </w:r>
      <w:r w:rsidR="00420072">
        <w:rPr>
          <w:sz w:val="24"/>
          <w:szCs w:val="24"/>
          <w:lang w:val="en-US"/>
        </w:rPr>
        <w:t xml:space="preserve"> p</w:t>
      </w:r>
      <w:r w:rsidR="000145FE">
        <w:rPr>
          <w:sz w:val="24"/>
          <w:szCs w:val="24"/>
          <w:lang w:val="en-US"/>
        </w:rPr>
        <w:t>roduction</w:t>
      </w:r>
      <w:r w:rsidR="00420072">
        <w:rPr>
          <w:sz w:val="24"/>
          <w:szCs w:val="24"/>
          <w:lang w:val="en-US"/>
        </w:rPr>
        <w:t xml:space="preserve"> metrics</w:t>
      </w:r>
      <w:r w:rsidR="000145FE">
        <w:rPr>
          <w:sz w:val="24"/>
          <w:szCs w:val="24"/>
          <w:lang w:val="en-US"/>
        </w:rPr>
        <w:t xml:space="preserve"> </w:t>
      </w:r>
      <w:r w:rsidR="003158F5">
        <w:rPr>
          <w:sz w:val="24"/>
          <w:szCs w:val="24"/>
          <w:lang w:val="en-US"/>
        </w:rPr>
        <w:t>excepting</w:t>
      </w:r>
      <w:r w:rsidR="000145FE">
        <w:rPr>
          <w:sz w:val="24"/>
          <w:szCs w:val="24"/>
          <w:lang w:val="en-US"/>
        </w:rPr>
        <w:t xml:space="preserve"> </w:t>
      </w:r>
      <w:r w:rsidR="00A52562">
        <w:rPr>
          <w:sz w:val="24"/>
          <w:szCs w:val="24"/>
          <w:lang w:val="en-US"/>
        </w:rPr>
        <w:t xml:space="preserve">this </w:t>
      </w:r>
      <w:r w:rsidR="000145FE">
        <w:rPr>
          <w:sz w:val="24"/>
          <w:szCs w:val="24"/>
          <w:lang w:val="en-US"/>
        </w:rPr>
        <w:t>study</w:t>
      </w:r>
      <w:r w:rsidR="00A52562">
        <w:rPr>
          <w:sz w:val="24"/>
          <w:szCs w:val="24"/>
          <w:lang w:val="en-US"/>
        </w:rPr>
        <w:t>,</w:t>
      </w:r>
      <w:r w:rsidR="000145FE">
        <w:rPr>
          <w:sz w:val="24"/>
          <w:szCs w:val="24"/>
          <w:lang w:val="en-US"/>
        </w:rPr>
        <w:t xml:space="preserve"> normalized to </w:t>
      </w:r>
      <w:r w:rsidR="00D8182A">
        <w:rPr>
          <w:sz w:val="24"/>
          <w:szCs w:val="24"/>
          <w:lang w:val="en-US"/>
        </w:rPr>
        <w:t>reactor vessel volume</w:t>
      </w:r>
      <w:r w:rsidR="000145FE">
        <w:rPr>
          <w:sz w:val="24"/>
          <w:szCs w:val="24"/>
          <w:lang w:val="en-US"/>
        </w:rPr>
        <w:t xml:space="preserve"> (Fig.</w:t>
      </w:r>
      <w:r w:rsidR="001A4A8F">
        <w:rPr>
          <w:sz w:val="24"/>
          <w:szCs w:val="24"/>
          <w:lang w:val="en-US"/>
        </w:rPr>
        <w:t> </w:t>
      </w:r>
      <w:r w:rsidR="000145FE">
        <w:rPr>
          <w:sz w:val="24"/>
          <w:szCs w:val="24"/>
          <w:lang w:val="en-US"/>
        </w:rPr>
        <w:t>3</w:t>
      </w:r>
      <w:r w:rsidR="001A4A8F">
        <w:rPr>
          <w:sz w:val="24"/>
          <w:szCs w:val="24"/>
          <w:lang w:val="en-US"/>
        </w:rPr>
        <w:t>a,</w:t>
      </w:r>
      <w:r w:rsidR="00576DC7">
        <w:rPr>
          <w:sz w:val="24"/>
          <w:szCs w:val="24"/>
          <w:lang w:val="en-US"/>
        </w:rPr>
        <w:t xml:space="preserve"> </w:t>
      </w:r>
      <w:r w:rsidR="001A4A8F">
        <w:rPr>
          <w:sz w:val="24"/>
          <w:szCs w:val="24"/>
          <w:lang w:val="en-US"/>
        </w:rPr>
        <w:t>b</w:t>
      </w:r>
      <w:r w:rsidR="000145FE">
        <w:rPr>
          <w:sz w:val="24"/>
          <w:szCs w:val="24"/>
          <w:lang w:val="en-US"/>
        </w:rPr>
        <w:t xml:space="preserve">). Temperature and </w:t>
      </w:r>
      <w:r w:rsidR="001127D5">
        <w:rPr>
          <w:sz w:val="24"/>
          <w:szCs w:val="24"/>
          <w:lang w:val="en-US"/>
        </w:rPr>
        <w:t xml:space="preserve">operating conditions </w:t>
      </w:r>
      <w:r w:rsidR="000145FE">
        <w:rPr>
          <w:sz w:val="24"/>
          <w:szCs w:val="24"/>
          <w:lang w:val="en-US"/>
        </w:rPr>
        <w:t xml:space="preserve">do not describe this difference, since MBfR 3 has a very similar operational setup to the </w:t>
      </w:r>
      <w:r w:rsidR="003158F5">
        <w:rPr>
          <w:sz w:val="24"/>
          <w:szCs w:val="24"/>
          <w:lang w:val="en-US"/>
        </w:rPr>
        <w:t xml:space="preserve">HFR </w:t>
      </w:r>
      <w:r w:rsidR="000145FE">
        <w:rPr>
          <w:sz w:val="24"/>
          <w:szCs w:val="24"/>
          <w:lang w:val="en-US"/>
        </w:rPr>
        <w:t>(</w:t>
      </w:r>
      <w:r w:rsidR="000145FE" w:rsidRPr="00AA7914">
        <w:rPr>
          <w:i/>
          <w:iCs/>
          <w:sz w:val="24"/>
          <w:szCs w:val="24"/>
          <w:lang w:val="en-US"/>
        </w:rPr>
        <w:t>e.g.,</w:t>
      </w:r>
      <w:r w:rsidR="000145FE">
        <w:rPr>
          <w:sz w:val="24"/>
          <w:szCs w:val="24"/>
          <w:lang w:val="en-US"/>
        </w:rPr>
        <w:t xml:space="preserve"> similar SVR, temperature = 55˚C, gas recirculation)</w:t>
      </w:r>
      <w:r w:rsidR="00A52562">
        <w:rPr>
          <w:sz w:val="24"/>
          <w:szCs w:val="24"/>
          <w:lang w:val="en-US"/>
        </w:rPr>
        <w:t xml:space="preserve"> </w:t>
      </w:r>
      <w:r w:rsidR="00A52562">
        <w:rPr>
          <w:sz w:val="24"/>
          <w:szCs w:val="24"/>
          <w:lang w:val="en-US"/>
        </w:rPr>
        <w:fldChar w:fldCharType="begin"/>
      </w:r>
      <w:r w:rsidR="00A456DF">
        <w:rPr>
          <w:sz w:val="24"/>
          <w:szCs w:val="24"/>
          <w:lang w:val="en-US"/>
        </w:rPr>
        <w:instrText xml:space="preserve"> ADDIN ZOTERO_ITEM CSL_CITATION {"citationID":"Jyh3AgVu","properties":{"formattedCitation":"(D\\uc0\\u237{}az et al., 2015a; Lin et al., 2026)","plainCitation":"(Díaz et al., 2015a; Lin et al., 2026)","noteIndex":0},"citationItems":[{"id":904,"uris":["http://zotero.org/users/11473114/items/QA39QDXF"],"itemData":{"id":904,"type":"article-journal","abstract":"In this study, the potential of a pilot hollow-ﬁber membrane bioreactor for the conversion of H2 and CO2 to CH4 was evaluated. The system transformed 95% of H2 and CO2 fed at a maximum loading rate of 40.2 m3H2 =m3Rd and produced 0.22 m3 of CH4 per m3 of H2 fed at thermophilic conditions. H2 mass transfer to the liquid phase was identiﬁed as the limiting step for the conversion, and kLa values of 430 hÀ1 were reached in the bioreactor by sparging gas through the membrane module. A simulation showed that the bioreactor could upgrade biogas at a rate of 25 m3=m3Rd, increasing the CH4 concentration from 60 to 95%v. This proof-of-concept study veriﬁed that gas sparging through a membrane module can efﬁciently transfer H2 from gas to liquid phase and that the conversion of H2 and CO2 to biomethane is feasible on a pilot scale at noteworthy load rates.","container-title":"Bioresource Technology","DOI":"10.1016/j.biortech.2015.02.114","ISSN":"09608524","journalAbbreviation":"Bioresource Technology","language":"en","page":"246-253","source":"DOI.org (Crossref)","title":"A feasibility study on the bioconversion of CO2 and H2 to biomethane by gas sparging through polymeric membranes","volume":"185","author":[{"family":"Díaz","given":"I."},{"family":"Pérez","given":"C."},{"family":"Alfaro","given":"N."},{"family":"Fdz-Polanco","given":"F."}],"issued":{"date-parts":[["2015",6]]}}},{"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w:instrText>
      </w:r>
      <w:r w:rsidR="00A456DF">
        <w:rPr>
          <w:rFonts w:ascii="Cambria Math" w:hAnsi="Cambria Math" w:cs="Cambria Math"/>
          <w:sz w:val="24"/>
          <w:szCs w:val="24"/>
          <w:lang w:val="en-US"/>
        </w:rPr>
        <w:instrText>⋅</w:instrText>
      </w:r>
      <w:r w:rsidR="00A456DF">
        <w:rPr>
          <w:sz w:val="24"/>
          <w:szCs w:val="24"/>
          <w:lang w:val="en-US"/>
        </w:rPr>
        <w:instrText>m-2</w:instrText>
      </w:r>
      <w:r w:rsidR="00A456DF">
        <w:rPr>
          <w:rFonts w:ascii="Cambria Math" w:hAnsi="Cambria Math" w:cs="Cambria Math"/>
          <w:sz w:val="24"/>
          <w:szCs w:val="24"/>
          <w:lang w:val="en-US"/>
        </w:rPr>
        <w:instrText>⋅</w:instrText>
      </w:r>
      <w:r w:rsidR="00A456DF">
        <w:rPr>
          <w:sz w:val="24"/>
          <w:szCs w:val="24"/>
          <w:lang w:val="en-US"/>
        </w:rPr>
        <w:instrText xml:space="preserve">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 </w:instrText>
      </w:r>
      <w:r w:rsidR="00A52562">
        <w:rPr>
          <w:sz w:val="24"/>
          <w:szCs w:val="24"/>
          <w:lang w:val="en-US"/>
        </w:rPr>
        <w:fldChar w:fldCharType="separate"/>
      </w:r>
      <w:r w:rsidR="00A456DF" w:rsidRPr="00A456DF">
        <w:rPr>
          <w:sz w:val="24"/>
        </w:rPr>
        <w:t>(Díaz et al., 2015a; Lin et al., 2026)</w:t>
      </w:r>
      <w:r w:rsidR="00A52562">
        <w:rPr>
          <w:sz w:val="24"/>
          <w:szCs w:val="24"/>
          <w:lang w:val="en-US"/>
        </w:rPr>
        <w:fldChar w:fldCharType="end"/>
      </w:r>
      <w:r w:rsidR="000145FE">
        <w:rPr>
          <w:sz w:val="24"/>
          <w:szCs w:val="24"/>
          <w:lang w:val="en-US"/>
        </w:rPr>
        <w:t xml:space="preserve">. </w:t>
      </w:r>
      <w:r w:rsidR="0065216D">
        <w:rPr>
          <w:sz w:val="24"/>
          <w:szCs w:val="24"/>
          <w:lang w:val="en-US"/>
        </w:rPr>
        <w:t>T</w:t>
      </w:r>
      <w:r w:rsidR="001000B9">
        <w:rPr>
          <w:sz w:val="24"/>
          <w:szCs w:val="24"/>
          <w:lang w:val="en-US"/>
        </w:rPr>
        <w:t>he</w:t>
      </w:r>
      <w:r w:rsidR="0065216D">
        <w:rPr>
          <w:sz w:val="24"/>
          <w:szCs w:val="24"/>
          <w:lang w:val="en-US"/>
        </w:rPr>
        <w:t xml:space="preserve"> </w:t>
      </w:r>
      <w:r w:rsidR="003158F5">
        <w:rPr>
          <w:sz w:val="24"/>
          <w:szCs w:val="24"/>
          <w:lang w:val="en-US"/>
        </w:rPr>
        <w:t>reason for the difference in performance between HFRs and MBfRs merits further investigation.</w:t>
      </w:r>
    </w:p>
    <w:p w14:paraId="2D7BA7D8" w14:textId="299036C1" w:rsidR="00F476F1" w:rsidRDefault="0079105F" w:rsidP="0079105F">
      <w:pPr>
        <w:pStyle w:val="Heading3"/>
      </w:pPr>
      <w:r>
        <w:t>Figure 3</w:t>
      </w:r>
    </w:p>
    <w:p w14:paraId="2B6893C9" w14:textId="23980C20" w:rsidR="004F31CB" w:rsidRPr="000D044B" w:rsidRDefault="004F31CB" w:rsidP="004F31CB">
      <w:pPr>
        <w:pStyle w:val="Heading2"/>
        <w:rPr>
          <w:lang w:val="en-US"/>
        </w:rPr>
      </w:pPr>
      <w:bookmarkStart w:id="19" w:name="_281oa6de4ujf"/>
      <w:bookmarkEnd w:id="19"/>
      <w:r w:rsidRPr="0045663B">
        <w:rPr>
          <w:lang w:val="en-US"/>
        </w:rPr>
        <w:t>3.</w:t>
      </w:r>
      <w:r w:rsidR="00C84FE6">
        <w:rPr>
          <w:lang w:val="en-US"/>
        </w:rPr>
        <w:t>3</w:t>
      </w:r>
      <w:r>
        <w:rPr>
          <w:lang w:val="en-US"/>
        </w:rPr>
        <w:t xml:space="preserve">. </w:t>
      </w:r>
      <w:r w:rsidRPr="0045663B">
        <w:rPr>
          <w:lang w:val="en-US"/>
        </w:rPr>
        <w:t>Impact of the substrate feed ratio</w:t>
      </w:r>
    </w:p>
    <w:p w14:paraId="4B3D2B0D" w14:textId="29D78EBD" w:rsidR="00353DF6" w:rsidRDefault="004F31CB" w:rsidP="004F31CB">
      <w:pPr>
        <w:spacing w:after="0" w:line="360" w:lineRule="auto"/>
        <w:jc w:val="both"/>
        <w:rPr>
          <w:sz w:val="24"/>
          <w:szCs w:val="24"/>
          <w:lang w:val="en-US"/>
        </w:rPr>
      </w:pPr>
      <w:r w:rsidRPr="615D879C">
        <w:rPr>
          <w:sz w:val="24"/>
          <w:szCs w:val="24"/>
          <w:lang w:val="en-US"/>
        </w:rPr>
        <w:t>The ratio of bioavailable H</w:t>
      </w:r>
      <w:r w:rsidRPr="615D879C">
        <w:rPr>
          <w:sz w:val="24"/>
          <w:szCs w:val="24"/>
          <w:vertAlign w:val="subscript"/>
          <w:lang w:val="en-US"/>
        </w:rPr>
        <w:t>2</w:t>
      </w:r>
      <w:r w:rsidRPr="615D879C">
        <w:rPr>
          <w:sz w:val="24"/>
          <w:szCs w:val="24"/>
          <w:lang w:val="en-US"/>
        </w:rPr>
        <w:t>:CO</w:t>
      </w:r>
      <w:r w:rsidRPr="615D879C">
        <w:rPr>
          <w:sz w:val="24"/>
          <w:szCs w:val="24"/>
          <w:vertAlign w:val="subscript"/>
          <w:lang w:val="en-US"/>
        </w:rPr>
        <w:t>2</w:t>
      </w:r>
      <w:r w:rsidRPr="615D879C">
        <w:rPr>
          <w:sz w:val="24"/>
          <w:szCs w:val="24"/>
          <w:lang w:val="en-US"/>
        </w:rPr>
        <w:t xml:space="preserve"> plays a critical role in selecting desired microbial functional groups and subsequent reactor products</w:t>
      </w:r>
      <w:r w:rsidR="005C31E1">
        <w:rPr>
          <w:sz w:val="24"/>
          <w:szCs w:val="24"/>
          <w:lang w:val="en-US"/>
        </w:rPr>
        <w:t xml:space="preserve">. </w:t>
      </w:r>
      <w:r w:rsidRPr="615D879C">
        <w:rPr>
          <w:sz w:val="24"/>
          <w:szCs w:val="24"/>
          <w:lang w:val="en-US"/>
        </w:rPr>
        <w:t>The methanation reaction</w:t>
      </w:r>
      <w:r>
        <w:rPr>
          <w:sz w:val="24"/>
          <w:szCs w:val="24"/>
          <w:lang w:val="en-US"/>
        </w:rPr>
        <w:t xml:space="preserve"> (Equation</w:t>
      </w:r>
      <w:r w:rsidR="006601C7">
        <w:rPr>
          <w:sz w:val="24"/>
          <w:szCs w:val="24"/>
          <w:lang w:val="en-US"/>
        </w:rPr>
        <w:t> </w:t>
      </w:r>
      <w:r>
        <w:rPr>
          <w:sz w:val="24"/>
          <w:szCs w:val="24"/>
          <w:lang w:val="en-US"/>
        </w:rPr>
        <w:t>1)</w:t>
      </w:r>
      <w:r w:rsidRPr="615D879C">
        <w:rPr>
          <w:sz w:val="24"/>
          <w:szCs w:val="24"/>
          <w:lang w:val="en-US"/>
        </w:rPr>
        <w:t xml:space="preserve"> describes a stoichiometric ratio of 4:1</w:t>
      </w:r>
      <w:r w:rsidR="005C31E1">
        <w:rPr>
          <w:sz w:val="24"/>
          <w:szCs w:val="24"/>
          <w:lang w:val="en-US"/>
        </w:rPr>
        <w:t xml:space="preserve">. </w:t>
      </w:r>
      <w:r w:rsidRPr="615D879C">
        <w:rPr>
          <w:sz w:val="24"/>
          <w:szCs w:val="24"/>
          <w:lang w:val="en-US"/>
        </w:rPr>
        <w:t>When accounting for cell synthesis</w:t>
      </w:r>
      <w:r w:rsidR="003F29F9">
        <w:rPr>
          <w:sz w:val="24"/>
          <w:szCs w:val="24"/>
          <w:lang w:val="en-US"/>
        </w:rPr>
        <w:t xml:space="preserve"> (fs</w:t>
      </w:r>
      <w:r w:rsidR="003F29F9">
        <w:rPr>
          <w:sz w:val="24"/>
          <w:szCs w:val="24"/>
          <w:vertAlign w:val="superscript"/>
          <w:lang w:val="en-US"/>
        </w:rPr>
        <w:t>o</w:t>
      </w:r>
      <w:r w:rsidR="00373FF2">
        <w:rPr>
          <w:sz w:val="24"/>
          <w:szCs w:val="24"/>
          <w:lang w:val="en-US"/>
        </w:rPr>
        <w:t> </w:t>
      </w:r>
      <w:r w:rsidR="003F29F9">
        <w:rPr>
          <w:sz w:val="24"/>
          <w:szCs w:val="24"/>
          <w:lang w:val="en-US"/>
        </w:rPr>
        <w:t>=</w:t>
      </w:r>
      <w:r w:rsidR="00373FF2">
        <w:rPr>
          <w:sz w:val="24"/>
          <w:szCs w:val="24"/>
          <w:lang w:val="en-US"/>
        </w:rPr>
        <w:t> </w:t>
      </w:r>
      <w:r w:rsidR="003F29F9" w:rsidRPr="006601C7">
        <w:rPr>
          <w:sz w:val="24"/>
          <w:szCs w:val="24"/>
          <w:lang w:val="en-US"/>
        </w:rPr>
        <w:t>0.08</w:t>
      </w:r>
      <w:r w:rsidR="00331CCE" w:rsidRPr="006601C7">
        <w:rPr>
          <w:sz w:val="24"/>
          <w:szCs w:val="24"/>
          <w:lang w:val="en-US"/>
        </w:rPr>
        <w:t>, SI</w:t>
      </w:r>
      <w:r w:rsidR="006601C7">
        <w:rPr>
          <w:sz w:val="24"/>
          <w:szCs w:val="24"/>
          <w:lang w:val="en-US"/>
        </w:rPr>
        <w:t> </w:t>
      </w:r>
      <w:r w:rsidR="00331CCE" w:rsidRPr="006601C7">
        <w:rPr>
          <w:sz w:val="24"/>
          <w:szCs w:val="24"/>
          <w:lang w:val="en-US"/>
        </w:rPr>
        <w:t>Section</w:t>
      </w:r>
      <w:r w:rsidR="006601C7">
        <w:rPr>
          <w:sz w:val="24"/>
          <w:szCs w:val="24"/>
          <w:lang w:val="en-US"/>
        </w:rPr>
        <w:t> </w:t>
      </w:r>
      <w:r w:rsidR="00550D91" w:rsidRPr="006601C7">
        <w:rPr>
          <w:sz w:val="24"/>
          <w:szCs w:val="24"/>
          <w:lang w:val="en-US"/>
        </w:rPr>
        <w:t>5</w:t>
      </w:r>
      <w:r w:rsidR="003F29F9" w:rsidRPr="006601C7">
        <w:rPr>
          <w:sz w:val="24"/>
          <w:szCs w:val="24"/>
          <w:lang w:val="en-US"/>
        </w:rPr>
        <w:t>)</w:t>
      </w:r>
      <w:r w:rsidRPr="006601C7">
        <w:rPr>
          <w:sz w:val="24"/>
          <w:szCs w:val="24"/>
          <w:lang w:val="en-US"/>
        </w:rPr>
        <w:t>,</w:t>
      </w:r>
      <w:r w:rsidRPr="615D879C">
        <w:rPr>
          <w:sz w:val="24"/>
          <w:szCs w:val="24"/>
          <w:lang w:val="en-US"/>
        </w:rPr>
        <w:t xml:space="preserve"> the </w:t>
      </w:r>
      <w:r w:rsidRPr="615D879C">
        <w:rPr>
          <w:sz w:val="24"/>
          <w:szCs w:val="24"/>
          <w:lang w:val="en-US"/>
        </w:rPr>
        <w:lastRenderedPageBreak/>
        <w:t xml:space="preserve">recommended ratio </w:t>
      </w:r>
      <w:r>
        <w:rPr>
          <w:sz w:val="24"/>
          <w:szCs w:val="24"/>
          <w:lang w:val="en-US"/>
        </w:rPr>
        <w:t>reduces</w:t>
      </w:r>
      <w:r w:rsidRPr="615D879C">
        <w:rPr>
          <w:sz w:val="24"/>
          <w:szCs w:val="24"/>
          <w:lang w:val="en-US"/>
        </w:rPr>
        <w:t xml:space="preserve"> to 3.7:1 </w:t>
      </w:r>
      <w:r>
        <w:rPr>
          <w:sz w:val="24"/>
          <w:szCs w:val="24"/>
          <w:lang w:val="en-US"/>
        </w:rPr>
        <w:fldChar w:fldCharType="begin"/>
      </w:r>
      <w:r>
        <w:rPr>
          <w:sz w:val="24"/>
          <w:szCs w:val="24"/>
          <w:lang w:val="en-US"/>
        </w:rPr>
        <w:instrText xml:space="preserve"> ADDIN ZOTERO_ITEM CSL_CITATION {"citationID":"bTgPOE8I","properties":{"formattedCitation":"(Rittmann and McCarty, 2020)","plainCitation":"(Rittmann and McCarty, 2020)","noteIndex":0},"citationItems":[{"id":916,"uris":["http://zotero.org/users/11473114/items/BNKYCCY2"],"itemData":{"id":916,"type":"book","edition":"Second Edition","ISBN":"978-1-26-004161-1","publisher":"McGraw Hill","publisher-place":"New York","title":"Environmental Biotechnology: Principles and Applications","author":[{"family":"Rittmann","given":"Bruce E."},{"family":"McCarty","given":"Perry L."}],"issued":{"date-parts":[["2020"]]}}}],"schema":"https://github.com/citation-style-language/schema/raw/master/csl-citation.json"} </w:instrText>
      </w:r>
      <w:r>
        <w:rPr>
          <w:sz w:val="24"/>
          <w:szCs w:val="24"/>
          <w:lang w:val="en-US"/>
        </w:rPr>
        <w:fldChar w:fldCharType="separate"/>
      </w:r>
      <w:r w:rsidRPr="000C5D5C">
        <w:rPr>
          <w:sz w:val="24"/>
        </w:rPr>
        <w:t>(Rittmann and McCarty, 2020)</w:t>
      </w:r>
      <w:r>
        <w:rPr>
          <w:sz w:val="24"/>
          <w:szCs w:val="24"/>
          <w:lang w:val="en-US"/>
        </w:rPr>
        <w:fldChar w:fldCharType="end"/>
      </w:r>
      <w:r w:rsidR="005C31E1">
        <w:rPr>
          <w:sz w:val="24"/>
          <w:szCs w:val="24"/>
          <w:lang w:val="en-US"/>
        </w:rPr>
        <w:t xml:space="preserve">. </w:t>
      </w:r>
      <w:r w:rsidR="007F637D">
        <w:rPr>
          <w:sz w:val="24"/>
          <w:szCs w:val="24"/>
          <w:lang w:val="en-US"/>
        </w:rPr>
        <w:t>F</w:t>
      </w:r>
      <w:r w:rsidRPr="615D879C">
        <w:rPr>
          <w:sz w:val="24"/>
          <w:szCs w:val="24"/>
          <w:lang w:val="en-US"/>
        </w:rPr>
        <w:t>avored feed ratios in literature range from 4:1 to as low as 3.6:1</w:t>
      </w:r>
      <w:hyperlink r:id="rId21">
        <w:r w:rsidRPr="615D879C">
          <w:rPr>
            <w:sz w:val="24"/>
            <w:szCs w:val="24"/>
            <w:lang w:val="en-US"/>
          </w:rPr>
          <w:t>,</w:t>
        </w:r>
      </w:hyperlink>
      <w:r w:rsidRPr="615D879C">
        <w:rPr>
          <w:sz w:val="24"/>
          <w:szCs w:val="24"/>
          <w:lang w:val="en-US"/>
        </w:rPr>
        <w:t xml:space="preserve"> likely as a reflection of the carbon uptake </w:t>
      </w:r>
      <w:r>
        <w:rPr>
          <w:sz w:val="24"/>
          <w:szCs w:val="24"/>
          <w:lang w:val="en-US"/>
        </w:rPr>
        <w:t xml:space="preserve">by </w:t>
      </w:r>
      <w:r w:rsidRPr="615D879C">
        <w:rPr>
          <w:sz w:val="24"/>
          <w:szCs w:val="24"/>
          <w:lang w:val="en-US"/>
        </w:rPr>
        <w:t>diverse microbial communities</w:t>
      </w:r>
      <w:r w:rsidR="003F5FDB">
        <w:rPr>
          <w:sz w:val="24"/>
          <w:szCs w:val="24"/>
          <w:lang w:val="en-US"/>
        </w:rPr>
        <w:t xml:space="preserve"> rather than pure cultures</w:t>
      </w:r>
      <w:r>
        <w:rPr>
          <w:sz w:val="24"/>
          <w:szCs w:val="24"/>
          <w:lang w:val="en-US"/>
        </w:rPr>
        <w:t xml:space="preserve"> </w:t>
      </w:r>
      <w:r>
        <w:rPr>
          <w:sz w:val="24"/>
          <w:szCs w:val="24"/>
          <w:lang w:val="en-US"/>
        </w:rPr>
        <w:fldChar w:fldCharType="begin"/>
      </w:r>
      <w:r>
        <w:rPr>
          <w:sz w:val="24"/>
          <w:szCs w:val="24"/>
          <w:lang w:val="en-US"/>
        </w:rPr>
        <w:instrText xml:space="preserve"> ADDIN ZOTERO_ITEM CSL_CITATION {"citationID":"BXrahIHs","properties":{"formattedCitation":"(Fachal-Su\\uc0\\u225{}rez et al., 2024)","plainCitation":"(Fachal-Suárez et al., 2024)","noteIndex":0},"citationItems":[{"id":1406,"uris":["http://zotero.org/users/11473114/items/7HK6UN6J"],"itemData":{"id":1406,"type":"article-journal","abstract":"Energy produced from renewable sources such as sun or wind are intermittent, depending on circumstantial factors. This fact explains why energy supply and demand do not match. In this context, the interest in biomethanation has increased as an interesting contribution to the Power-to-gas concept (P2G), transforming the extra amount of produced electricity into methane (CH4). The reaction between green hydrogen (H2) (produced by electrolysis) and CO2 (pollutant present in biogas) can be catalysed by different microorganisms to produce biomethane, that can be injected into existing natural gas grid if reaching the standards. Thus, energy storage for both hydrogen and electricity, as well as transportation problems would be solved. However, H2 diffusion to the liquid phase for its further biological conversion is the main bottleneck due to the low solubility of H2. This review includes the state-of-the-art in biological hydrogenotrophic methanation (BHM) and membrane-based technologies. Specifically, the use of hollow-fiber membrane bioreactors as a technology to overcome H2 diffusion limitations is reviewed. Furthermore, the influence of operating conditions, microbiology, H2 diffusion and H2 injection methods are critically discussed before setting the main recommendations about BHM.","container-title":"Biotechnology Advances","DOI":"10.1016/j.biotechadv.2024.108465","ISSN":"07349750","journalAbbreviation":"Biotechnology Advances","language":"en","page":"108465","source":"DOI.org (Crossref)","title":"An overview of biomethanation and the use of membrane technologies as a candidate to overcome H2 mass transfer limitations","volume":"77","author":[{"family":"Fachal-Suárez","given":"Manuel"},{"family":"Krishnan","given":"Santhana"},{"family":"Chaiprapat","given":"Sumate"},{"family":"González","given":"Daniel"},{"family":"Gabriel","given":"David"}],"issued":{"date-parts":[["2024",12]]}}}],"schema":"https://github.com/citation-style-language/schema/raw/master/csl-citation.json"} </w:instrText>
      </w:r>
      <w:r>
        <w:rPr>
          <w:sz w:val="24"/>
          <w:szCs w:val="24"/>
          <w:lang w:val="en-US"/>
        </w:rPr>
        <w:fldChar w:fldCharType="separate"/>
      </w:r>
      <w:r w:rsidRPr="00265992">
        <w:rPr>
          <w:sz w:val="24"/>
        </w:rPr>
        <w:t>(Fachal-Suárez et al., 2024)</w:t>
      </w:r>
      <w:r>
        <w:rPr>
          <w:sz w:val="24"/>
          <w:szCs w:val="24"/>
          <w:lang w:val="en-US"/>
        </w:rPr>
        <w:fldChar w:fldCharType="end"/>
      </w:r>
      <w:r>
        <w:rPr>
          <w:sz w:val="24"/>
          <w:szCs w:val="24"/>
          <w:lang w:val="en-US"/>
        </w:rPr>
        <w:t>.</w:t>
      </w:r>
      <w:r w:rsidRPr="615D879C">
        <w:rPr>
          <w:sz w:val="24"/>
          <w:szCs w:val="24"/>
          <w:lang w:val="en-US"/>
        </w:rPr>
        <w:t xml:space="preserve"> The feed ratio yielding stable, high-quality CH</w:t>
      </w:r>
      <w:r w:rsidRPr="615D879C">
        <w:rPr>
          <w:sz w:val="24"/>
          <w:szCs w:val="24"/>
          <w:vertAlign w:val="subscript"/>
          <w:lang w:val="en-US"/>
        </w:rPr>
        <w:t>4</w:t>
      </w:r>
      <w:r w:rsidRPr="615D879C">
        <w:rPr>
          <w:sz w:val="24"/>
          <w:szCs w:val="24"/>
          <w:lang w:val="en-US"/>
        </w:rPr>
        <w:t xml:space="preserve"> production for this MBfR was 3.95:1, suggesting the fraction of metabolism methanogens need for cell synthesis is lower in t</w:t>
      </w:r>
      <w:commentRangeStart w:id="20"/>
      <w:r w:rsidRPr="615D879C">
        <w:rPr>
          <w:sz w:val="24"/>
          <w:szCs w:val="24"/>
          <w:lang w:val="en-US"/>
        </w:rPr>
        <w:t>his configuration</w:t>
      </w:r>
      <w:r w:rsidR="005C31E1">
        <w:rPr>
          <w:sz w:val="24"/>
          <w:szCs w:val="24"/>
          <w:lang w:val="en-US"/>
        </w:rPr>
        <w:t>.</w:t>
      </w:r>
      <w:commentRangeEnd w:id="20"/>
      <w:r>
        <w:rPr>
          <w:rStyle w:val="CommentReference"/>
          <w:sz w:val="24"/>
          <w:szCs w:val="24"/>
          <w:lang w:val="en-US"/>
        </w:rPr>
        <w:commentReference w:id="20"/>
      </w:r>
      <w:r w:rsidR="005C31E1">
        <w:rPr>
          <w:sz w:val="24"/>
          <w:szCs w:val="24"/>
          <w:lang w:val="en-US"/>
        </w:rPr>
        <w:t xml:space="preserve"> </w:t>
      </w:r>
      <w:r w:rsidRPr="615D879C">
        <w:rPr>
          <w:sz w:val="24"/>
          <w:szCs w:val="24"/>
          <w:lang w:val="en-US"/>
        </w:rPr>
        <w:t>This ratio supported high-quality gas production throughout most of the ramping phase</w:t>
      </w:r>
      <w:r w:rsidR="005C31E1">
        <w:rPr>
          <w:sz w:val="24"/>
          <w:szCs w:val="24"/>
          <w:lang w:val="en-US"/>
        </w:rPr>
        <w:t xml:space="preserve">. </w:t>
      </w:r>
      <w:r w:rsidRPr="615D879C">
        <w:rPr>
          <w:sz w:val="24"/>
          <w:szCs w:val="24"/>
          <w:lang w:val="en-US"/>
        </w:rPr>
        <w:t xml:space="preserve">When gas quality significantly reduced </w:t>
      </w:r>
      <w:r w:rsidR="00331CCE">
        <w:rPr>
          <w:sz w:val="24"/>
          <w:szCs w:val="24"/>
          <w:lang w:val="en-US"/>
        </w:rPr>
        <w:t xml:space="preserve">during the exceedance phase </w:t>
      </w:r>
      <w:r w:rsidRPr="615D879C">
        <w:rPr>
          <w:sz w:val="24"/>
          <w:szCs w:val="24"/>
          <w:lang w:val="en-US"/>
        </w:rPr>
        <w:t>(day 310</w:t>
      </w:r>
      <w:r w:rsidR="00331CCE">
        <w:rPr>
          <w:sz w:val="24"/>
          <w:szCs w:val="24"/>
          <w:lang w:val="en-US"/>
        </w:rPr>
        <w:t>-331</w:t>
      </w:r>
      <w:r w:rsidRPr="615D879C">
        <w:rPr>
          <w:sz w:val="24"/>
          <w:szCs w:val="24"/>
          <w:lang w:val="en-US"/>
        </w:rPr>
        <w:t xml:space="preserve">), </w:t>
      </w:r>
      <w:r w:rsidR="00E760CB">
        <w:rPr>
          <w:sz w:val="24"/>
          <w:szCs w:val="24"/>
          <w:lang w:val="en-US"/>
        </w:rPr>
        <w:t>the</w:t>
      </w:r>
      <w:r w:rsidRPr="615D879C">
        <w:rPr>
          <w:sz w:val="24"/>
          <w:szCs w:val="24"/>
          <w:lang w:val="en-US"/>
        </w:rPr>
        <w:t xml:space="preserve"> feed ratio</w:t>
      </w:r>
      <w:r w:rsidR="00E760CB">
        <w:rPr>
          <w:sz w:val="24"/>
          <w:szCs w:val="24"/>
          <w:lang w:val="en-US"/>
        </w:rPr>
        <w:t xml:space="preserve"> was lowered</w:t>
      </w:r>
      <w:r w:rsidRPr="615D879C">
        <w:rPr>
          <w:sz w:val="24"/>
          <w:szCs w:val="24"/>
          <w:lang w:val="en-US"/>
        </w:rPr>
        <w:t xml:space="preserve"> to 3.90:1 (day 314) to supply more CO</w:t>
      </w:r>
      <w:r w:rsidRPr="615D879C">
        <w:rPr>
          <w:sz w:val="24"/>
          <w:szCs w:val="24"/>
          <w:vertAlign w:val="subscript"/>
          <w:lang w:val="en-US"/>
        </w:rPr>
        <w:t>2</w:t>
      </w:r>
      <w:r w:rsidRPr="615D879C">
        <w:rPr>
          <w:sz w:val="24"/>
          <w:szCs w:val="24"/>
          <w:lang w:val="en-US"/>
        </w:rPr>
        <w:t xml:space="preserve"> for cell growth.</w:t>
      </w:r>
    </w:p>
    <w:p w14:paraId="1077BC8B" w14:textId="47F8F622" w:rsidR="00331CCE" w:rsidRDefault="004F31CB" w:rsidP="004F31CB">
      <w:pPr>
        <w:spacing w:after="0" w:line="360" w:lineRule="auto"/>
        <w:jc w:val="both"/>
        <w:rPr>
          <w:sz w:val="24"/>
          <w:szCs w:val="24"/>
          <w:lang w:val="en-US"/>
        </w:rPr>
      </w:pPr>
      <w:r>
        <w:br/>
      </w:r>
      <w:r w:rsidRPr="615D879C">
        <w:rPr>
          <w:sz w:val="24"/>
          <w:szCs w:val="24"/>
          <w:lang w:val="en-US"/>
        </w:rPr>
        <w:t>Changes in the H</w:t>
      </w:r>
      <w:r w:rsidRPr="00213D75">
        <w:rPr>
          <w:sz w:val="24"/>
          <w:szCs w:val="24"/>
          <w:vertAlign w:val="subscript"/>
          <w:lang w:val="en-US"/>
        </w:rPr>
        <w:t>2</w:t>
      </w:r>
      <w:r w:rsidRPr="615D879C">
        <w:rPr>
          <w:sz w:val="24"/>
          <w:szCs w:val="24"/>
          <w:lang w:val="en-US"/>
        </w:rPr>
        <w:t>:CO</w:t>
      </w:r>
      <w:r w:rsidRPr="00213D75">
        <w:rPr>
          <w:sz w:val="24"/>
          <w:szCs w:val="24"/>
          <w:vertAlign w:val="subscript"/>
          <w:lang w:val="en-US"/>
        </w:rPr>
        <w:t>2</w:t>
      </w:r>
      <w:r w:rsidRPr="615D879C">
        <w:rPr>
          <w:sz w:val="24"/>
          <w:szCs w:val="24"/>
          <w:lang w:val="en-US"/>
        </w:rPr>
        <w:t xml:space="preserve"> feed ratio </w:t>
      </w:r>
      <w:r w:rsidR="00EE0D0D">
        <w:rPr>
          <w:sz w:val="24"/>
          <w:szCs w:val="24"/>
          <w:lang w:val="en-US"/>
        </w:rPr>
        <w:t xml:space="preserve">significantly impacted </w:t>
      </w:r>
      <w:r w:rsidRPr="615D879C">
        <w:rPr>
          <w:sz w:val="24"/>
          <w:szCs w:val="24"/>
          <w:lang w:val="en-US"/>
        </w:rPr>
        <w:t>reactor performance</w:t>
      </w:r>
      <w:r w:rsidR="005C31E1">
        <w:rPr>
          <w:sz w:val="24"/>
          <w:szCs w:val="24"/>
          <w:lang w:val="en-US"/>
        </w:rPr>
        <w:t xml:space="preserve">. </w:t>
      </w:r>
      <w:r w:rsidR="00331CCE">
        <w:rPr>
          <w:sz w:val="24"/>
          <w:szCs w:val="24"/>
          <w:lang w:val="en-US"/>
        </w:rPr>
        <w:t>As described in Section 3.1</w:t>
      </w:r>
      <w:r w:rsidRPr="615D879C">
        <w:rPr>
          <w:sz w:val="24"/>
          <w:szCs w:val="24"/>
          <w:lang w:val="en-US"/>
        </w:rPr>
        <w:t>,</w:t>
      </w:r>
      <w:r w:rsidR="00331CCE">
        <w:rPr>
          <w:sz w:val="24"/>
          <w:szCs w:val="24"/>
          <w:lang w:val="en-US"/>
        </w:rPr>
        <w:t xml:space="preserve"> on day 167,</w:t>
      </w:r>
      <w:r w:rsidRPr="615D879C">
        <w:rPr>
          <w:sz w:val="24"/>
          <w:szCs w:val="24"/>
          <w:lang w:val="en-US"/>
        </w:rPr>
        <w:t xml:space="preserve"> 26-hour period with a 4.17:1 ratio caused a precipitous drop in gas quality from 95.6% to 46.9% CH</w:t>
      </w:r>
      <w:r w:rsidRPr="615D879C">
        <w:rPr>
          <w:sz w:val="24"/>
          <w:szCs w:val="24"/>
          <w:vertAlign w:val="subscript"/>
          <w:lang w:val="en-US"/>
        </w:rPr>
        <w:t>4</w:t>
      </w:r>
      <w:r w:rsidR="005C31E1">
        <w:rPr>
          <w:sz w:val="24"/>
          <w:szCs w:val="24"/>
          <w:lang w:val="en-US"/>
        </w:rPr>
        <w:t xml:space="preserve">. </w:t>
      </w:r>
      <w:r w:rsidRPr="615D879C">
        <w:rPr>
          <w:sz w:val="24"/>
          <w:szCs w:val="24"/>
          <w:lang w:val="en-US"/>
        </w:rPr>
        <w:t>The inline CO</w:t>
      </w:r>
      <w:r w:rsidRPr="615D879C">
        <w:rPr>
          <w:sz w:val="24"/>
          <w:szCs w:val="24"/>
          <w:vertAlign w:val="subscript"/>
          <w:lang w:val="en-US"/>
        </w:rPr>
        <w:t>2</w:t>
      </w:r>
      <w:r w:rsidRPr="615D879C">
        <w:rPr>
          <w:sz w:val="24"/>
          <w:szCs w:val="24"/>
          <w:lang w:val="en-US"/>
        </w:rPr>
        <w:t xml:space="preserve"> sensor and product gas composition (0% CO</w:t>
      </w:r>
      <w:r w:rsidRPr="615D879C">
        <w:rPr>
          <w:sz w:val="24"/>
          <w:szCs w:val="24"/>
          <w:vertAlign w:val="subscript"/>
          <w:lang w:val="en-US"/>
        </w:rPr>
        <w:t>2</w:t>
      </w:r>
      <w:r w:rsidRPr="615D879C">
        <w:rPr>
          <w:sz w:val="24"/>
          <w:szCs w:val="24"/>
          <w:lang w:val="en-US"/>
        </w:rPr>
        <w:t>) together indicated the system was CO</w:t>
      </w:r>
      <w:r w:rsidRPr="615D879C">
        <w:rPr>
          <w:sz w:val="24"/>
          <w:szCs w:val="24"/>
          <w:vertAlign w:val="subscript"/>
          <w:lang w:val="en-US"/>
        </w:rPr>
        <w:t>2</w:t>
      </w:r>
      <w:r w:rsidRPr="615D879C">
        <w:rPr>
          <w:sz w:val="24"/>
          <w:szCs w:val="24"/>
          <w:lang w:val="en-US"/>
        </w:rPr>
        <w:t xml:space="preserve"> limited</w:t>
      </w:r>
      <w:r w:rsidR="008002D0">
        <w:rPr>
          <w:sz w:val="24"/>
          <w:szCs w:val="24"/>
          <w:lang w:val="en-US"/>
        </w:rPr>
        <w:t>. To amend this, the</w:t>
      </w:r>
      <w:r w:rsidRPr="615D879C">
        <w:rPr>
          <w:sz w:val="24"/>
          <w:szCs w:val="24"/>
          <w:lang w:val="en-US"/>
        </w:rPr>
        <w:t xml:space="preserve"> gas feed ratio</w:t>
      </w:r>
      <w:r>
        <w:rPr>
          <w:sz w:val="24"/>
          <w:szCs w:val="24"/>
          <w:lang w:val="en-US"/>
        </w:rPr>
        <w:t xml:space="preserve"> was decreased</w:t>
      </w:r>
      <w:r w:rsidRPr="615D879C">
        <w:rPr>
          <w:sz w:val="24"/>
          <w:szCs w:val="24"/>
          <w:lang w:val="en-US"/>
        </w:rPr>
        <w:t xml:space="preserve"> to 3.71:1 </w:t>
      </w:r>
      <w:r w:rsidR="00331CCE">
        <w:rPr>
          <w:sz w:val="24"/>
          <w:szCs w:val="24"/>
          <w:lang w:val="en-US"/>
        </w:rPr>
        <w:t xml:space="preserve">on day 168 </w:t>
      </w:r>
      <w:r w:rsidRPr="615D879C">
        <w:rPr>
          <w:sz w:val="24"/>
          <w:szCs w:val="24"/>
          <w:lang w:val="en-US"/>
        </w:rPr>
        <w:t>until the system recovered (</w:t>
      </w:r>
      <w:r w:rsidRPr="615D879C">
        <w:rPr>
          <w:i/>
          <w:iCs/>
          <w:sz w:val="24"/>
          <w:szCs w:val="24"/>
          <w:lang w:val="en-US"/>
        </w:rPr>
        <w:t>i.e.,</w:t>
      </w:r>
      <w:r w:rsidRPr="615D879C">
        <w:rPr>
          <w:sz w:val="24"/>
          <w:szCs w:val="24"/>
          <w:lang w:val="en-US"/>
        </w:rPr>
        <w:t xml:space="preserve"> gas quality approached 95% CH</w:t>
      </w:r>
      <w:r w:rsidRPr="615D879C">
        <w:rPr>
          <w:sz w:val="24"/>
          <w:szCs w:val="24"/>
          <w:vertAlign w:val="subscript"/>
          <w:lang w:val="en-US"/>
        </w:rPr>
        <w:t>4</w:t>
      </w:r>
      <w:r w:rsidRPr="615D879C">
        <w:rPr>
          <w:sz w:val="24"/>
          <w:szCs w:val="24"/>
          <w:lang w:val="en-US"/>
        </w:rPr>
        <w:t>) 18 days later</w:t>
      </w:r>
      <w:r w:rsidR="005C31E1">
        <w:rPr>
          <w:sz w:val="24"/>
          <w:szCs w:val="24"/>
          <w:lang w:val="en-US"/>
        </w:rPr>
        <w:t xml:space="preserve">. </w:t>
      </w:r>
      <w:r w:rsidRPr="615D879C">
        <w:rPr>
          <w:sz w:val="24"/>
          <w:szCs w:val="24"/>
          <w:lang w:val="en-US"/>
        </w:rPr>
        <w:t>This</w:t>
      </w:r>
      <w:r w:rsidR="008002D0">
        <w:rPr>
          <w:sz w:val="24"/>
          <w:szCs w:val="24"/>
          <w:lang w:val="en-US"/>
        </w:rPr>
        <w:t xml:space="preserve"> recovery</w:t>
      </w:r>
      <w:r w:rsidRPr="615D879C">
        <w:rPr>
          <w:sz w:val="24"/>
          <w:szCs w:val="24"/>
          <w:lang w:val="en-US"/>
        </w:rPr>
        <w:t xml:space="preserve"> period yielded the highest observed VFA concentrations, including acetate (0.94 mM C), propionate (0.77 mM C) and butyrate (0.27 mM C</w:t>
      </w:r>
      <w:r w:rsidRPr="008928D4">
        <w:rPr>
          <w:sz w:val="24"/>
          <w:szCs w:val="24"/>
          <w:lang w:val="en-US"/>
        </w:rPr>
        <w:t xml:space="preserve">). Generally, VFAs </w:t>
      </w:r>
      <w:r>
        <w:rPr>
          <w:sz w:val="24"/>
          <w:szCs w:val="24"/>
          <w:lang w:val="en-US"/>
        </w:rPr>
        <w:t xml:space="preserve">represented only a minor fraction of total COD in the </w:t>
      </w:r>
      <w:r w:rsidRPr="006601C7">
        <w:rPr>
          <w:sz w:val="24"/>
          <w:szCs w:val="24"/>
          <w:lang w:val="en-US"/>
        </w:rPr>
        <w:t>reactor (SI,</w:t>
      </w:r>
      <w:r w:rsidR="00E760CB" w:rsidRPr="006601C7">
        <w:rPr>
          <w:sz w:val="24"/>
          <w:szCs w:val="24"/>
          <w:lang w:val="en-US"/>
        </w:rPr>
        <w:t xml:space="preserve"> Section </w:t>
      </w:r>
      <w:r w:rsidR="00550D91" w:rsidRPr="006601C7">
        <w:rPr>
          <w:sz w:val="24"/>
          <w:szCs w:val="24"/>
          <w:lang w:val="en-US"/>
        </w:rPr>
        <w:t>6</w:t>
      </w:r>
      <w:r w:rsidRPr="006601C7">
        <w:rPr>
          <w:sz w:val="24"/>
          <w:szCs w:val="24"/>
          <w:lang w:val="en-US"/>
        </w:rPr>
        <w:t>).</w:t>
      </w:r>
      <w:r>
        <w:rPr>
          <w:sz w:val="24"/>
          <w:szCs w:val="24"/>
          <w:lang w:val="en-US"/>
        </w:rPr>
        <w:t xml:space="preserve"> Propionate and butyrate concentrations were otherwise low or non-detect throughout the experimental work, while acetate concentrations increased again during the final stages of the ramping phase when H</w:t>
      </w:r>
      <w:r w:rsidRPr="008928D4">
        <w:rPr>
          <w:sz w:val="24"/>
          <w:szCs w:val="24"/>
          <w:vertAlign w:val="subscript"/>
          <w:lang w:val="en-US"/>
        </w:rPr>
        <w:t>2</w:t>
      </w:r>
      <w:r>
        <w:rPr>
          <w:sz w:val="24"/>
          <w:szCs w:val="24"/>
          <w:lang w:val="en-US"/>
        </w:rPr>
        <w:t xml:space="preserve"> loadings outpaced methanogenesis.</w:t>
      </w:r>
      <w:r w:rsidR="00331CCE">
        <w:rPr>
          <w:sz w:val="24"/>
          <w:szCs w:val="24"/>
          <w:lang w:val="en-US"/>
        </w:rPr>
        <w:t xml:space="preserve"> The observed increases in VFAs could be due to excess H</w:t>
      </w:r>
      <w:r w:rsidR="00331CCE" w:rsidRPr="00331CCE">
        <w:rPr>
          <w:sz w:val="24"/>
          <w:szCs w:val="24"/>
          <w:vertAlign w:val="subscript"/>
          <w:lang w:val="en-US"/>
        </w:rPr>
        <w:t>2</w:t>
      </w:r>
      <w:r w:rsidR="00331CCE">
        <w:rPr>
          <w:sz w:val="24"/>
          <w:szCs w:val="24"/>
          <w:lang w:val="en-US"/>
        </w:rPr>
        <w:t>.</w:t>
      </w:r>
      <w:r>
        <w:rPr>
          <w:sz w:val="24"/>
          <w:szCs w:val="24"/>
          <w:lang w:val="en-US"/>
        </w:rPr>
        <w:t xml:space="preserve"> </w:t>
      </w:r>
      <w:r w:rsidRPr="615D879C">
        <w:rPr>
          <w:sz w:val="24"/>
          <w:szCs w:val="24"/>
          <w:lang w:val="en-US"/>
        </w:rPr>
        <w:t>High H</w:t>
      </w:r>
      <w:r w:rsidRPr="615D879C">
        <w:rPr>
          <w:sz w:val="24"/>
          <w:szCs w:val="24"/>
          <w:vertAlign w:val="subscript"/>
          <w:lang w:val="en-US"/>
        </w:rPr>
        <w:t>2</w:t>
      </w:r>
      <w:r w:rsidRPr="615D879C">
        <w:rPr>
          <w:sz w:val="24"/>
          <w:szCs w:val="24"/>
          <w:lang w:val="en-US"/>
        </w:rPr>
        <w:t xml:space="preserve"> partial pressure favors acetogenesis over methanogenesis </w:t>
      </w:r>
      <w:hyperlink r:id="rId22">
        <w:r w:rsidRPr="615D879C">
          <w:rPr>
            <w:sz w:val="24"/>
            <w:szCs w:val="24"/>
            <w:lang w:val="en-US"/>
          </w:rPr>
          <w:t>(Spirito et al., 2014)</w:t>
        </w:r>
      </w:hyperlink>
      <w:r w:rsidRPr="615D879C">
        <w:rPr>
          <w:sz w:val="24"/>
          <w:szCs w:val="24"/>
          <w:lang w:val="en-US"/>
        </w:rPr>
        <w:t xml:space="preserve"> and promotes microbial chain elongation </w:t>
      </w:r>
      <w:hyperlink r:id="rId23">
        <w:r w:rsidRPr="615D879C">
          <w:rPr>
            <w:sz w:val="24"/>
            <w:szCs w:val="24"/>
            <w:lang w:val="en-US"/>
          </w:rPr>
          <w:t>(Baleeiro et al., 2021; Calvo et al., 2021; Spirito et al., 2014)</w:t>
        </w:r>
      </w:hyperlink>
      <w:r w:rsidR="005C31E1">
        <w:rPr>
          <w:sz w:val="24"/>
          <w:szCs w:val="24"/>
          <w:lang w:val="en-US"/>
        </w:rPr>
        <w:t xml:space="preserve">. </w:t>
      </w:r>
      <w:r w:rsidRPr="615D879C">
        <w:rPr>
          <w:sz w:val="24"/>
          <w:szCs w:val="24"/>
          <w:lang w:val="en-US"/>
        </w:rPr>
        <w:t xml:space="preserve">The summed relative abundance of homoacetogens in genera </w:t>
      </w:r>
      <w:r w:rsidRPr="615D879C">
        <w:rPr>
          <w:i/>
          <w:iCs/>
          <w:sz w:val="24"/>
          <w:szCs w:val="24"/>
          <w:lang w:val="en-US"/>
        </w:rPr>
        <w:t>Acetoanaerobium</w:t>
      </w:r>
      <w:r w:rsidRPr="615D879C">
        <w:rPr>
          <w:sz w:val="24"/>
          <w:szCs w:val="24"/>
          <w:lang w:val="en-US"/>
        </w:rPr>
        <w:t xml:space="preserve"> and </w:t>
      </w:r>
      <w:r w:rsidRPr="615D879C">
        <w:rPr>
          <w:i/>
          <w:iCs/>
          <w:sz w:val="24"/>
          <w:szCs w:val="24"/>
          <w:lang w:val="en-US"/>
        </w:rPr>
        <w:t>Acetobacterium</w:t>
      </w:r>
      <w:r w:rsidRPr="615D879C">
        <w:rPr>
          <w:sz w:val="24"/>
          <w:szCs w:val="24"/>
          <w:lang w:val="en-US"/>
        </w:rPr>
        <w:t xml:space="preserve"> was 1.0-1.5% leading up to this period, as compared to &lt;0.8% for all subsequent biomass samples</w:t>
      </w:r>
      <w:r w:rsidR="005C31E1">
        <w:rPr>
          <w:sz w:val="24"/>
          <w:szCs w:val="24"/>
          <w:lang w:val="en-US"/>
        </w:rPr>
        <w:t xml:space="preserve">. </w:t>
      </w:r>
      <w:r w:rsidRPr="615D879C">
        <w:rPr>
          <w:sz w:val="24"/>
          <w:szCs w:val="24"/>
          <w:lang w:val="en-US"/>
        </w:rPr>
        <w:t>However, taxa known to participate in chain elongation were not detected in significant abundances</w:t>
      </w:r>
      <w:r w:rsidR="00331CCE">
        <w:rPr>
          <w:sz w:val="24"/>
          <w:szCs w:val="24"/>
          <w:lang w:val="en-US"/>
        </w:rPr>
        <w:t>, so the sources of propionate and butyrate remain somewhat mysterious</w:t>
      </w:r>
      <w:r w:rsidR="005C31E1">
        <w:rPr>
          <w:sz w:val="24"/>
          <w:szCs w:val="24"/>
          <w:lang w:val="en-US"/>
        </w:rPr>
        <w:t>.</w:t>
      </w:r>
    </w:p>
    <w:p w14:paraId="65FA5897" w14:textId="3979D794" w:rsidR="004F31CB" w:rsidRDefault="004F31CB" w:rsidP="004F31CB">
      <w:pPr>
        <w:spacing w:after="0" w:line="360" w:lineRule="auto"/>
        <w:jc w:val="both"/>
        <w:rPr>
          <w:sz w:val="24"/>
          <w:szCs w:val="24"/>
          <w:lang w:val="en-US"/>
        </w:rPr>
      </w:pPr>
      <w:r w:rsidRPr="615D879C">
        <w:rPr>
          <w:sz w:val="24"/>
          <w:szCs w:val="24"/>
          <w:lang w:val="en-US"/>
        </w:rPr>
        <w:t>A 1-hour, incidental tenfold increase in the CO</w:t>
      </w:r>
      <w:r w:rsidRPr="615D879C">
        <w:rPr>
          <w:sz w:val="24"/>
          <w:szCs w:val="24"/>
          <w:vertAlign w:val="subscript"/>
          <w:lang w:val="en-US"/>
        </w:rPr>
        <w:t>2</w:t>
      </w:r>
      <w:r w:rsidRPr="615D879C">
        <w:rPr>
          <w:sz w:val="24"/>
          <w:szCs w:val="24"/>
          <w:lang w:val="en-US"/>
        </w:rPr>
        <w:t xml:space="preserve"> feed rate on </w:t>
      </w:r>
      <w:r w:rsidR="00331CCE">
        <w:rPr>
          <w:sz w:val="24"/>
          <w:szCs w:val="24"/>
          <w:lang w:val="en-US"/>
        </w:rPr>
        <w:t>d</w:t>
      </w:r>
      <w:r w:rsidRPr="615D879C">
        <w:rPr>
          <w:sz w:val="24"/>
          <w:szCs w:val="24"/>
          <w:lang w:val="en-US"/>
        </w:rPr>
        <w:t>ay 296 r</w:t>
      </w:r>
      <w:r w:rsidR="00BF5FD1">
        <w:rPr>
          <w:sz w:val="24"/>
          <w:szCs w:val="24"/>
          <w:lang w:val="en-US"/>
        </w:rPr>
        <w:t>apidly r</w:t>
      </w:r>
      <w:r w:rsidRPr="615D879C">
        <w:rPr>
          <w:sz w:val="24"/>
          <w:szCs w:val="24"/>
          <w:lang w:val="en-US"/>
        </w:rPr>
        <w:t>educed gas quality from 92.3% to 74.4%</w:t>
      </w:r>
      <w:r w:rsidR="00331CCE">
        <w:rPr>
          <w:sz w:val="24"/>
          <w:szCs w:val="24"/>
          <w:lang w:val="en-US"/>
        </w:rPr>
        <w:t xml:space="preserve"> on day </w:t>
      </w:r>
      <w:r w:rsidR="00BF5FD1">
        <w:rPr>
          <w:sz w:val="24"/>
          <w:szCs w:val="24"/>
          <w:lang w:val="en-US"/>
        </w:rPr>
        <w:t>297</w:t>
      </w:r>
      <w:r w:rsidR="005C31E1">
        <w:rPr>
          <w:sz w:val="24"/>
          <w:szCs w:val="24"/>
          <w:lang w:val="en-US"/>
        </w:rPr>
        <w:t xml:space="preserve">. </w:t>
      </w:r>
      <w:r w:rsidRPr="615D879C">
        <w:rPr>
          <w:sz w:val="24"/>
          <w:szCs w:val="24"/>
          <w:lang w:val="en-US"/>
        </w:rPr>
        <w:t>Recovery from this event took 5 days</w:t>
      </w:r>
      <w:r w:rsidR="005C31E1">
        <w:rPr>
          <w:sz w:val="24"/>
          <w:szCs w:val="24"/>
          <w:lang w:val="en-US"/>
        </w:rPr>
        <w:t xml:space="preserve">. </w:t>
      </w:r>
      <w:r w:rsidRPr="615D879C">
        <w:rPr>
          <w:sz w:val="24"/>
          <w:szCs w:val="24"/>
          <w:lang w:val="en-US"/>
        </w:rPr>
        <w:t xml:space="preserve">In this case, increased VFA production was also observed, but to a much lesser </w:t>
      </w:r>
      <w:r w:rsidR="00E760CB">
        <w:rPr>
          <w:sz w:val="24"/>
          <w:szCs w:val="24"/>
          <w:lang w:val="en-US"/>
        </w:rPr>
        <w:t>extent</w:t>
      </w:r>
      <w:r w:rsidR="005C31E1">
        <w:rPr>
          <w:sz w:val="24"/>
          <w:szCs w:val="24"/>
          <w:lang w:val="en-US"/>
        </w:rPr>
        <w:t xml:space="preserve">. </w:t>
      </w:r>
      <w:r w:rsidR="008002D0">
        <w:rPr>
          <w:sz w:val="24"/>
          <w:szCs w:val="24"/>
          <w:lang w:val="en-US"/>
        </w:rPr>
        <w:t xml:space="preserve">While the effects perturbations </w:t>
      </w:r>
      <w:r w:rsidR="008002D0">
        <w:rPr>
          <w:sz w:val="24"/>
          <w:szCs w:val="24"/>
          <w:lang w:val="en-US"/>
        </w:rPr>
        <w:lastRenderedPageBreak/>
        <w:t xml:space="preserve">in feed ratio were not explicit targets of this study, these observations suggest </w:t>
      </w:r>
      <w:r w:rsidR="002A6E82">
        <w:rPr>
          <w:sz w:val="24"/>
          <w:szCs w:val="24"/>
          <w:lang w:val="en-US"/>
        </w:rPr>
        <w:t>that the</w:t>
      </w:r>
      <w:r w:rsidR="00BF5FD1">
        <w:rPr>
          <w:sz w:val="24"/>
          <w:szCs w:val="24"/>
          <w:lang w:val="en-US"/>
        </w:rPr>
        <w:t xml:space="preserve"> microbial community </w:t>
      </w:r>
      <w:r w:rsidR="002A6E82">
        <w:rPr>
          <w:sz w:val="24"/>
          <w:szCs w:val="24"/>
          <w:lang w:val="en-US"/>
        </w:rPr>
        <w:t xml:space="preserve">is </w:t>
      </w:r>
      <w:r w:rsidRPr="615D879C">
        <w:rPr>
          <w:sz w:val="24"/>
          <w:szCs w:val="24"/>
          <w:lang w:val="en-US"/>
        </w:rPr>
        <w:t>more resilient to perturbations caused by excess CO</w:t>
      </w:r>
      <w:r w:rsidRPr="615D879C">
        <w:rPr>
          <w:sz w:val="24"/>
          <w:szCs w:val="24"/>
          <w:vertAlign w:val="subscript"/>
          <w:lang w:val="en-US"/>
        </w:rPr>
        <w:t>2</w:t>
      </w:r>
      <w:r w:rsidRPr="615D879C">
        <w:rPr>
          <w:sz w:val="24"/>
          <w:szCs w:val="24"/>
          <w:lang w:val="en-US"/>
        </w:rPr>
        <w:t xml:space="preserve"> than by excess H</w:t>
      </w:r>
      <w:r w:rsidRPr="615D879C">
        <w:rPr>
          <w:sz w:val="24"/>
          <w:szCs w:val="24"/>
          <w:vertAlign w:val="subscript"/>
          <w:lang w:val="en-US"/>
        </w:rPr>
        <w:t>2</w:t>
      </w:r>
      <w:r w:rsidR="005C31E1">
        <w:rPr>
          <w:sz w:val="24"/>
          <w:szCs w:val="24"/>
          <w:lang w:val="en-US"/>
        </w:rPr>
        <w:t>.</w:t>
      </w:r>
    </w:p>
    <w:p w14:paraId="404C7C1B" w14:textId="71DDF0CB" w:rsidR="00F476F1" w:rsidRPr="003C373C" w:rsidRDefault="0045663B" w:rsidP="0045663B">
      <w:pPr>
        <w:pStyle w:val="Heading2"/>
      </w:pPr>
      <w:r>
        <w:t>3.</w:t>
      </w:r>
      <w:r w:rsidR="00C84FE6">
        <w:t>4</w:t>
      </w:r>
      <w:r>
        <w:t xml:space="preserve">. </w:t>
      </w:r>
      <w:r w:rsidR="003C373C" w:rsidRPr="445CD04A">
        <w:t xml:space="preserve">Microbial </w:t>
      </w:r>
      <w:r w:rsidR="007E2C7C">
        <w:t>community Dynamics over the course of reactor operation</w:t>
      </w:r>
    </w:p>
    <w:p w14:paraId="0E5152D4" w14:textId="7C0676FC" w:rsidR="00311F25" w:rsidRDefault="46B2BE51" w:rsidP="00624ED8">
      <w:pPr>
        <w:spacing w:after="0" w:line="360" w:lineRule="auto"/>
        <w:jc w:val="both"/>
        <w:rPr>
          <w:sz w:val="24"/>
          <w:szCs w:val="24"/>
          <w:lang w:val="en-US"/>
        </w:rPr>
      </w:pPr>
      <w:r w:rsidRPr="7B874FF8">
        <w:rPr>
          <w:sz w:val="24"/>
          <w:szCs w:val="24"/>
          <w:lang w:val="en-US"/>
        </w:rPr>
        <w:t>16S rRNA amplicon gene sequencing over the course of reactor operation</w:t>
      </w:r>
      <w:r w:rsidR="51A7CD50" w:rsidRPr="7B874FF8">
        <w:rPr>
          <w:sz w:val="24"/>
          <w:szCs w:val="24"/>
          <w:lang w:val="en-US"/>
        </w:rPr>
        <w:t xml:space="preserve"> revealed that the</w:t>
      </w:r>
      <w:r w:rsidR="6F7B62F7" w:rsidRPr="7B874FF8">
        <w:rPr>
          <w:sz w:val="24"/>
          <w:szCs w:val="24"/>
          <w:lang w:val="en-US"/>
        </w:rPr>
        <w:t xml:space="preserve"> MBfR successfully enriched for </w:t>
      </w:r>
      <w:r w:rsidRPr="7B874FF8">
        <w:rPr>
          <w:sz w:val="24"/>
          <w:szCs w:val="24"/>
          <w:lang w:val="en-US"/>
        </w:rPr>
        <w:t xml:space="preserve">a diverse community of </w:t>
      </w:r>
      <w:r w:rsidR="6F7B62F7" w:rsidRPr="7B874FF8">
        <w:rPr>
          <w:sz w:val="24"/>
          <w:szCs w:val="24"/>
          <w:lang w:val="en-US"/>
        </w:rPr>
        <w:t>hydrogenotrophic methanogens</w:t>
      </w:r>
      <w:r w:rsidRPr="7B874FF8">
        <w:rPr>
          <w:sz w:val="24"/>
          <w:szCs w:val="24"/>
          <w:lang w:val="en-US"/>
        </w:rPr>
        <w:t>, along with a robust flanking</w:t>
      </w:r>
      <w:r w:rsidR="004131C4">
        <w:rPr>
          <w:sz w:val="24"/>
          <w:szCs w:val="24"/>
          <w:lang w:val="en-US"/>
        </w:rPr>
        <w:t xml:space="preserve"> community of</w:t>
      </w:r>
      <w:r w:rsidRPr="7B874FF8">
        <w:rPr>
          <w:sz w:val="24"/>
          <w:szCs w:val="24"/>
          <w:lang w:val="en-US"/>
        </w:rPr>
        <w:t xml:space="preserve"> non-methanogenic taxa (Fig</w:t>
      </w:r>
      <w:r w:rsidR="00BF5FD1">
        <w:rPr>
          <w:sz w:val="24"/>
          <w:szCs w:val="24"/>
          <w:lang w:val="en-US"/>
        </w:rPr>
        <w:t>. 4</w:t>
      </w:r>
      <w:r w:rsidRPr="7B874FF8">
        <w:rPr>
          <w:sz w:val="24"/>
          <w:szCs w:val="24"/>
          <w:lang w:val="en-US"/>
        </w:rPr>
        <w:t>)</w:t>
      </w:r>
      <w:r w:rsidR="005C31E1">
        <w:rPr>
          <w:sz w:val="24"/>
          <w:szCs w:val="24"/>
          <w:lang w:val="en-US"/>
        </w:rPr>
        <w:t xml:space="preserve">. </w:t>
      </w:r>
      <w:r w:rsidR="00BF5FD1" w:rsidRPr="1031D2BF">
        <w:rPr>
          <w:sz w:val="24"/>
          <w:szCs w:val="24"/>
          <w:lang w:val="en-US"/>
        </w:rPr>
        <w:t>Post-processing ASVs counted 3216</w:t>
      </w:r>
      <w:r w:rsidR="00BF5FD1">
        <w:rPr>
          <w:sz w:val="24"/>
          <w:szCs w:val="24"/>
          <w:lang w:val="en-US"/>
        </w:rPr>
        <w:t xml:space="preserve">. </w:t>
      </w:r>
      <w:r w:rsidR="00568DEC" w:rsidRPr="7B874FF8">
        <w:rPr>
          <w:sz w:val="24"/>
          <w:szCs w:val="24"/>
          <w:lang w:val="en-US"/>
        </w:rPr>
        <w:t xml:space="preserve">Several </w:t>
      </w:r>
      <w:r w:rsidR="00832616">
        <w:rPr>
          <w:sz w:val="24"/>
          <w:szCs w:val="24"/>
          <w:lang w:val="en-US"/>
        </w:rPr>
        <w:t>classified</w:t>
      </w:r>
      <w:r w:rsidR="00B7302D">
        <w:rPr>
          <w:sz w:val="24"/>
          <w:szCs w:val="24"/>
          <w:lang w:val="en-US"/>
        </w:rPr>
        <w:t xml:space="preserve"> amplicon sequence variants</w:t>
      </w:r>
      <w:r w:rsidR="00832616">
        <w:rPr>
          <w:sz w:val="24"/>
          <w:szCs w:val="24"/>
          <w:lang w:val="en-US"/>
        </w:rPr>
        <w:t xml:space="preserve"> </w:t>
      </w:r>
      <w:r w:rsidR="00B7302D">
        <w:rPr>
          <w:sz w:val="24"/>
          <w:szCs w:val="24"/>
          <w:lang w:val="en-US"/>
        </w:rPr>
        <w:t>(</w:t>
      </w:r>
      <w:r w:rsidR="00568DEC" w:rsidRPr="7B874FF8">
        <w:rPr>
          <w:sz w:val="24"/>
          <w:szCs w:val="24"/>
          <w:lang w:val="en-US"/>
        </w:rPr>
        <w:t>ASVs</w:t>
      </w:r>
      <w:r w:rsidR="00B7302D">
        <w:rPr>
          <w:sz w:val="24"/>
          <w:szCs w:val="24"/>
          <w:lang w:val="en-US"/>
        </w:rPr>
        <w:t>)</w:t>
      </w:r>
      <w:r w:rsidR="00568DEC" w:rsidRPr="7B874FF8">
        <w:rPr>
          <w:sz w:val="24"/>
          <w:szCs w:val="24"/>
          <w:lang w:val="en-US"/>
        </w:rPr>
        <w:t xml:space="preserve"> </w:t>
      </w:r>
      <w:r w:rsidR="00832616">
        <w:rPr>
          <w:sz w:val="24"/>
          <w:szCs w:val="24"/>
          <w:lang w:val="en-US"/>
        </w:rPr>
        <w:t xml:space="preserve">lacked detailed taxonomic resolution. To facilitate discussion, ASVs were </w:t>
      </w:r>
      <w:r w:rsidR="00311F25">
        <w:rPr>
          <w:sz w:val="24"/>
          <w:szCs w:val="24"/>
          <w:lang w:val="en-US"/>
        </w:rPr>
        <w:t xml:space="preserve">assigned </w:t>
      </w:r>
      <w:r w:rsidR="00832616">
        <w:rPr>
          <w:sz w:val="24"/>
          <w:szCs w:val="24"/>
          <w:lang w:val="en-US"/>
        </w:rPr>
        <w:t>at</w:t>
      </w:r>
      <w:r w:rsidR="00832616" w:rsidRPr="7B874FF8">
        <w:rPr>
          <w:sz w:val="24"/>
          <w:szCs w:val="24"/>
          <w:lang w:val="en-US"/>
        </w:rPr>
        <w:t xml:space="preserve"> the genus-level, or next defined</w:t>
      </w:r>
      <w:r w:rsidR="00BF5FD1">
        <w:rPr>
          <w:sz w:val="24"/>
          <w:szCs w:val="24"/>
          <w:lang w:val="en-US"/>
        </w:rPr>
        <w:t xml:space="preserve"> taxonomic level</w:t>
      </w:r>
      <w:r w:rsidR="00832616" w:rsidRPr="7B874FF8">
        <w:rPr>
          <w:sz w:val="24"/>
          <w:szCs w:val="24"/>
          <w:lang w:val="en-US"/>
        </w:rPr>
        <w:t xml:space="preserve"> if genus </w:t>
      </w:r>
      <w:r w:rsidR="00832616">
        <w:rPr>
          <w:sz w:val="24"/>
          <w:szCs w:val="24"/>
          <w:lang w:val="en-US"/>
        </w:rPr>
        <w:t>wa</w:t>
      </w:r>
      <w:r w:rsidR="00832616" w:rsidRPr="7B874FF8">
        <w:rPr>
          <w:sz w:val="24"/>
          <w:szCs w:val="24"/>
          <w:lang w:val="en-US"/>
        </w:rPr>
        <w:t xml:space="preserve">s unavailable, </w:t>
      </w:r>
      <w:r w:rsidR="00832616">
        <w:rPr>
          <w:sz w:val="24"/>
          <w:szCs w:val="24"/>
          <w:lang w:val="en-US"/>
        </w:rPr>
        <w:t xml:space="preserve">and assigned a </w:t>
      </w:r>
      <w:r w:rsidR="00832616" w:rsidRPr="7B874FF8">
        <w:rPr>
          <w:sz w:val="24"/>
          <w:szCs w:val="24"/>
          <w:lang w:val="en-US"/>
        </w:rPr>
        <w:t xml:space="preserve">number </w:t>
      </w:r>
      <w:r w:rsidR="00832616">
        <w:rPr>
          <w:sz w:val="24"/>
          <w:szCs w:val="24"/>
          <w:lang w:val="en-US"/>
        </w:rPr>
        <w:t xml:space="preserve">indicating an iterative count </w:t>
      </w:r>
      <w:r w:rsidR="00832616" w:rsidRPr="7B874FF8">
        <w:rPr>
          <w:sz w:val="24"/>
          <w:szCs w:val="24"/>
          <w:lang w:val="en-US"/>
        </w:rPr>
        <w:t>of the name to preserve uniqueness</w:t>
      </w:r>
      <w:r w:rsidR="005C31E1">
        <w:rPr>
          <w:sz w:val="24"/>
          <w:szCs w:val="24"/>
          <w:lang w:val="en-US"/>
        </w:rPr>
        <w:t xml:space="preserve">. </w:t>
      </w:r>
      <w:r w:rsidR="00311F25">
        <w:rPr>
          <w:sz w:val="24"/>
          <w:szCs w:val="24"/>
          <w:lang w:val="en-US"/>
        </w:rPr>
        <w:t xml:space="preserve">A summary table of the iterative ID and corresponding ASV and Midas 5.3 taxonomic classification can be </w:t>
      </w:r>
      <w:r w:rsidR="00311F25" w:rsidRPr="006601C7">
        <w:rPr>
          <w:sz w:val="24"/>
          <w:szCs w:val="24"/>
          <w:lang w:val="en-US"/>
        </w:rPr>
        <w:t>found in SI</w:t>
      </w:r>
      <w:r w:rsidR="00BF5FD1" w:rsidRPr="006601C7">
        <w:rPr>
          <w:sz w:val="24"/>
          <w:szCs w:val="24"/>
          <w:lang w:val="en-US"/>
        </w:rPr>
        <w:t xml:space="preserve">, Section </w:t>
      </w:r>
      <w:r w:rsidR="00550D91" w:rsidRPr="006601C7">
        <w:rPr>
          <w:sz w:val="24"/>
          <w:szCs w:val="24"/>
          <w:lang w:val="en-US"/>
        </w:rPr>
        <w:t>7</w:t>
      </w:r>
      <w:r w:rsidR="00311F25" w:rsidRPr="006601C7">
        <w:rPr>
          <w:sz w:val="24"/>
          <w:szCs w:val="24"/>
          <w:lang w:val="en-US"/>
        </w:rPr>
        <w:t>.</w:t>
      </w:r>
      <w:r w:rsidR="00311F25">
        <w:rPr>
          <w:sz w:val="24"/>
          <w:szCs w:val="24"/>
          <w:lang w:val="en-US"/>
        </w:rPr>
        <w:t xml:space="preserve"> </w:t>
      </w:r>
    </w:p>
    <w:p w14:paraId="77AF520D" w14:textId="3704FF77" w:rsidR="00C76E49" w:rsidRDefault="003462AF" w:rsidP="00624ED8">
      <w:pPr>
        <w:spacing w:after="0" w:line="360" w:lineRule="auto"/>
        <w:jc w:val="both"/>
        <w:rPr>
          <w:sz w:val="24"/>
          <w:szCs w:val="24"/>
          <w:lang w:val="en-US"/>
        </w:rPr>
      </w:pPr>
      <w:r>
        <w:rPr>
          <w:sz w:val="24"/>
          <w:szCs w:val="24"/>
          <w:lang w:val="en-US"/>
        </w:rPr>
        <w:br/>
      </w:r>
      <w:r w:rsidR="6F7B62F7" w:rsidRPr="7B874FF8">
        <w:rPr>
          <w:sz w:val="24"/>
          <w:szCs w:val="24"/>
          <w:lang w:val="en-US"/>
        </w:rPr>
        <w:t>The Shannon Diversity Index decreased from 5.6 in the inoculum to an average of 2.4 ± 0.3 (</w:t>
      </w:r>
      <w:r w:rsidR="00BF5FD1">
        <w:rPr>
          <w:sz w:val="24"/>
          <w:szCs w:val="24"/>
          <w:lang w:val="en-US"/>
        </w:rPr>
        <w:t>d</w:t>
      </w:r>
      <w:r w:rsidR="6F7B62F7" w:rsidRPr="7B874FF8">
        <w:rPr>
          <w:sz w:val="24"/>
          <w:szCs w:val="24"/>
          <w:lang w:val="en-US"/>
        </w:rPr>
        <w:t>ays 149-300)</w:t>
      </w:r>
      <w:r w:rsidR="00BF5FD1">
        <w:rPr>
          <w:sz w:val="24"/>
          <w:szCs w:val="24"/>
          <w:lang w:val="en-US"/>
        </w:rPr>
        <w:t xml:space="preserve"> and a low of 1.9 in the final biomass sample</w:t>
      </w:r>
      <w:r w:rsidR="005C31E1">
        <w:rPr>
          <w:sz w:val="24"/>
          <w:szCs w:val="24"/>
          <w:lang w:val="en-US"/>
        </w:rPr>
        <w:t xml:space="preserve">. </w:t>
      </w:r>
      <w:r w:rsidR="7DB19D47" w:rsidRPr="7B874FF8">
        <w:rPr>
          <w:sz w:val="24"/>
          <w:szCs w:val="24"/>
          <w:lang w:val="en-US"/>
        </w:rPr>
        <w:t xml:space="preserve">This decrease in alpha diversity corresponded to </w:t>
      </w:r>
      <w:r w:rsidR="00832616">
        <w:rPr>
          <w:sz w:val="24"/>
          <w:szCs w:val="24"/>
          <w:lang w:val="en-US"/>
        </w:rPr>
        <w:t xml:space="preserve">enrichment </w:t>
      </w:r>
      <w:r w:rsidR="6F7B62F7" w:rsidRPr="7B874FF8">
        <w:rPr>
          <w:sz w:val="24"/>
          <w:szCs w:val="24"/>
          <w:lang w:val="en-US"/>
        </w:rPr>
        <w:t>of known hydrogenotrophic methanogen</w:t>
      </w:r>
      <w:r w:rsidR="7DB19D47" w:rsidRPr="7B874FF8">
        <w:rPr>
          <w:sz w:val="24"/>
          <w:szCs w:val="24"/>
          <w:lang w:val="en-US"/>
        </w:rPr>
        <w:t xml:space="preserve">s affiliated with </w:t>
      </w:r>
      <w:r w:rsidR="00B026A8">
        <w:rPr>
          <w:sz w:val="24"/>
          <w:szCs w:val="24"/>
          <w:lang w:val="en-US"/>
        </w:rPr>
        <w:t xml:space="preserve">the </w:t>
      </w:r>
      <w:r w:rsidR="6F7B62F7" w:rsidRPr="7B874FF8">
        <w:rPr>
          <w:sz w:val="24"/>
          <w:szCs w:val="24"/>
          <w:lang w:val="en-US"/>
        </w:rPr>
        <w:t xml:space="preserve">family Methanobacteriaceae </w:t>
      </w:r>
      <w:hyperlink r:id="rId24">
        <w:r w:rsidR="2AF23582" w:rsidRPr="7B874FF8">
          <w:rPr>
            <w:sz w:val="24"/>
            <w:szCs w:val="24"/>
            <w:lang w:val="en-US"/>
          </w:rPr>
          <w:t>(Harirchi et al., 2022)</w:t>
        </w:r>
      </w:hyperlink>
      <w:r w:rsidR="6F7B62F7" w:rsidRPr="7B874FF8">
        <w:rPr>
          <w:sz w:val="24"/>
          <w:szCs w:val="24"/>
          <w:lang w:val="en-US"/>
        </w:rPr>
        <w:t xml:space="preserve">, from </w:t>
      </w:r>
      <w:r w:rsidR="004131C4">
        <w:rPr>
          <w:sz w:val="24"/>
          <w:szCs w:val="24"/>
          <w:lang w:val="en-US"/>
        </w:rPr>
        <w:t>11.3</w:t>
      </w:r>
      <w:r w:rsidR="6F7B62F7" w:rsidRPr="7B874FF8">
        <w:rPr>
          <w:sz w:val="24"/>
          <w:szCs w:val="24"/>
          <w:lang w:val="en-US"/>
        </w:rPr>
        <w:t>% in the inoculum to 8</w:t>
      </w:r>
      <w:r w:rsidR="004131C4">
        <w:rPr>
          <w:sz w:val="24"/>
          <w:szCs w:val="24"/>
          <w:lang w:val="en-US"/>
        </w:rPr>
        <w:t>0.2</w:t>
      </w:r>
      <w:r w:rsidR="6F7B62F7" w:rsidRPr="7B874FF8">
        <w:rPr>
          <w:sz w:val="24"/>
          <w:szCs w:val="24"/>
          <w:lang w:val="en-US"/>
        </w:rPr>
        <w:t xml:space="preserve">% </w:t>
      </w:r>
      <w:r w:rsidR="7DB19D47" w:rsidRPr="7B874FF8">
        <w:rPr>
          <w:sz w:val="24"/>
          <w:szCs w:val="24"/>
          <w:lang w:val="en-US"/>
        </w:rPr>
        <w:t xml:space="preserve">on day 300 </w:t>
      </w:r>
      <w:r w:rsidR="6F7B62F7" w:rsidRPr="7B874FF8">
        <w:rPr>
          <w:sz w:val="24"/>
          <w:szCs w:val="24"/>
          <w:lang w:val="en-US"/>
        </w:rPr>
        <w:t>(Fig</w:t>
      </w:r>
      <w:r w:rsidR="005C31E1">
        <w:rPr>
          <w:sz w:val="24"/>
          <w:szCs w:val="24"/>
          <w:lang w:val="en-US"/>
        </w:rPr>
        <w:t xml:space="preserve">. </w:t>
      </w:r>
      <w:r w:rsidR="00BF5FD1">
        <w:rPr>
          <w:sz w:val="24"/>
          <w:szCs w:val="24"/>
          <w:lang w:val="en-US"/>
        </w:rPr>
        <w:t>4</w:t>
      </w:r>
      <w:r w:rsidR="6F7B62F7" w:rsidRPr="7B874FF8">
        <w:rPr>
          <w:sz w:val="24"/>
          <w:szCs w:val="24"/>
          <w:lang w:val="en-US"/>
        </w:rPr>
        <w:t>)</w:t>
      </w:r>
      <w:r w:rsidR="005C31E1">
        <w:rPr>
          <w:sz w:val="24"/>
          <w:szCs w:val="24"/>
          <w:lang w:val="en-US"/>
        </w:rPr>
        <w:t xml:space="preserve">. </w:t>
      </w:r>
      <w:r w:rsidR="00CC334D">
        <w:rPr>
          <w:sz w:val="24"/>
          <w:szCs w:val="24"/>
          <w:lang w:val="en-US"/>
        </w:rPr>
        <w:t xml:space="preserve">Despite the decrease in overall </w:t>
      </w:r>
      <w:r w:rsidR="00C76E49">
        <w:rPr>
          <w:sz w:val="24"/>
          <w:szCs w:val="24"/>
          <w:lang w:val="en-US"/>
        </w:rPr>
        <w:t xml:space="preserve">community </w:t>
      </w:r>
      <w:r w:rsidR="00CC334D">
        <w:rPr>
          <w:sz w:val="24"/>
          <w:szCs w:val="24"/>
          <w:lang w:val="en-US"/>
        </w:rPr>
        <w:t>diversity,</w:t>
      </w:r>
      <w:r w:rsidR="00311F25">
        <w:rPr>
          <w:sz w:val="24"/>
          <w:szCs w:val="24"/>
          <w:lang w:val="en-US"/>
        </w:rPr>
        <w:t xml:space="preserve"> the </w:t>
      </w:r>
      <w:r w:rsidR="00700D7C">
        <w:rPr>
          <w:sz w:val="24"/>
          <w:szCs w:val="24"/>
          <w:lang w:val="en-US"/>
        </w:rPr>
        <w:t xml:space="preserve">variety of </w:t>
      </w:r>
      <w:r w:rsidR="00311F25">
        <w:rPr>
          <w:sz w:val="24"/>
          <w:szCs w:val="24"/>
          <w:lang w:val="en-US"/>
        </w:rPr>
        <w:t>hydrogenotrophic methanogens increased</w:t>
      </w:r>
      <w:r w:rsidR="00C76E49">
        <w:rPr>
          <w:sz w:val="24"/>
          <w:szCs w:val="24"/>
          <w:lang w:val="en-US"/>
        </w:rPr>
        <w:t>.</w:t>
      </w:r>
      <w:r w:rsidR="00CC334D">
        <w:rPr>
          <w:sz w:val="24"/>
          <w:szCs w:val="24"/>
          <w:lang w:val="en-US"/>
        </w:rPr>
        <w:t xml:space="preserve"> </w:t>
      </w:r>
      <w:r w:rsidR="00C76E49">
        <w:rPr>
          <w:sz w:val="24"/>
          <w:szCs w:val="24"/>
          <w:lang w:val="en-US"/>
        </w:rPr>
        <w:t>T</w:t>
      </w:r>
      <w:r w:rsidR="00FD6C66">
        <w:rPr>
          <w:sz w:val="24"/>
          <w:szCs w:val="24"/>
          <w:lang w:val="en-US"/>
        </w:rPr>
        <w:t xml:space="preserve">he two </w:t>
      </w:r>
      <w:r w:rsidR="009B22E2">
        <w:rPr>
          <w:sz w:val="24"/>
          <w:szCs w:val="24"/>
          <w:lang w:val="en-US"/>
        </w:rPr>
        <w:t xml:space="preserve">hydrogenotrophic </w:t>
      </w:r>
      <w:r w:rsidR="00FD6C66">
        <w:rPr>
          <w:sz w:val="24"/>
          <w:szCs w:val="24"/>
          <w:lang w:val="en-US"/>
        </w:rPr>
        <w:t>methanogens among the top ten most abundant ASVs in the inoculum were replaced by f</w:t>
      </w:r>
      <w:r w:rsidR="00311F25">
        <w:rPr>
          <w:sz w:val="24"/>
          <w:szCs w:val="24"/>
          <w:lang w:val="en-US"/>
        </w:rPr>
        <w:t>ive</w:t>
      </w:r>
      <w:r w:rsidR="009B22E2">
        <w:rPr>
          <w:sz w:val="24"/>
          <w:szCs w:val="24"/>
          <w:lang w:val="en-US"/>
        </w:rPr>
        <w:t xml:space="preserve"> different</w:t>
      </w:r>
      <w:r w:rsidR="00FD6C66">
        <w:rPr>
          <w:sz w:val="24"/>
          <w:szCs w:val="24"/>
          <w:lang w:val="en-US"/>
        </w:rPr>
        <w:t xml:space="preserve"> </w:t>
      </w:r>
      <w:r w:rsidR="009B22E2">
        <w:rPr>
          <w:sz w:val="24"/>
          <w:szCs w:val="24"/>
          <w:lang w:val="en-US"/>
        </w:rPr>
        <w:t xml:space="preserve">ASVs </w:t>
      </w:r>
      <w:r w:rsidR="00311F25">
        <w:rPr>
          <w:sz w:val="24"/>
          <w:szCs w:val="24"/>
          <w:lang w:val="en-US"/>
        </w:rPr>
        <w:t xml:space="preserve">in the mature community </w:t>
      </w:r>
      <w:r w:rsidR="009B22E2">
        <w:rPr>
          <w:sz w:val="24"/>
          <w:szCs w:val="24"/>
          <w:lang w:val="en-US"/>
        </w:rPr>
        <w:t>(Fig.</w:t>
      </w:r>
      <w:r w:rsidR="00311F25">
        <w:rPr>
          <w:sz w:val="24"/>
          <w:szCs w:val="24"/>
          <w:lang w:val="en-US"/>
        </w:rPr>
        <w:t> </w:t>
      </w:r>
      <w:r w:rsidR="00BF5FD1">
        <w:rPr>
          <w:sz w:val="24"/>
          <w:szCs w:val="24"/>
          <w:lang w:val="en-US"/>
        </w:rPr>
        <w:t>4</w:t>
      </w:r>
      <w:r w:rsidR="00311F25">
        <w:rPr>
          <w:sz w:val="24"/>
          <w:szCs w:val="24"/>
          <w:lang w:val="en-US"/>
        </w:rPr>
        <w:t>)</w:t>
      </w:r>
      <w:r w:rsidR="00A83D62">
        <w:rPr>
          <w:sz w:val="24"/>
          <w:szCs w:val="24"/>
          <w:lang w:val="en-US"/>
        </w:rPr>
        <w:t xml:space="preserve">, demonstrating functional redundancy over the course of the experimental run. </w:t>
      </w:r>
      <w:r w:rsidR="00FD6C66">
        <w:rPr>
          <w:sz w:val="24"/>
          <w:szCs w:val="24"/>
          <w:lang w:val="en-US"/>
        </w:rPr>
        <w:t xml:space="preserve"> </w:t>
      </w:r>
      <w:r w:rsidR="00C76E49">
        <w:rPr>
          <w:sz w:val="24"/>
          <w:szCs w:val="24"/>
          <w:lang w:val="en-US"/>
        </w:rPr>
        <w:t>Among these</w:t>
      </w:r>
      <w:r w:rsidR="00BF5FD1">
        <w:rPr>
          <w:sz w:val="24"/>
          <w:szCs w:val="24"/>
          <w:lang w:val="en-US"/>
        </w:rPr>
        <w:t>, three were dominant.</w:t>
      </w:r>
      <w:r w:rsidR="00C76E49">
        <w:rPr>
          <w:sz w:val="24"/>
          <w:szCs w:val="24"/>
          <w:lang w:val="en-US"/>
        </w:rPr>
        <w:t xml:space="preserve"> </w:t>
      </w:r>
      <w:r w:rsidR="6F7B62F7" w:rsidRPr="00B026A8">
        <w:rPr>
          <w:i/>
          <w:iCs/>
          <w:sz w:val="24"/>
          <w:szCs w:val="24"/>
          <w:lang w:val="en-US"/>
        </w:rPr>
        <w:t>Methanobacterium.2</w:t>
      </w:r>
      <w:r w:rsidR="00B026A8">
        <w:rPr>
          <w:sz w:val="24"/>
          <w:szCs w:val="24"/>
          <w:lang w:val="en-US"/>
        </w:rPr>
        <w:t xml:space="preserve"> </w:t>
      </w:r>
      <w:r w:rsidR="6F7B62F7" w:rsidRPr="7B874FF8">
        <w:rPr>
          <w:sz w:val="24"/>
          <w:szCs w:val="24"/>
          <w:lang w:val="en-US"/>
        </w:rPr>
        <w:t xml:space="preserve">was the most abundant ASV </w:t>
      </w:r>
      <w:r w:rsidR="00832616">
        <w:rPr>
          <w:sz w:val="24"/>
          <w:szCs w:val="24"/>
          <w:lang w:val="en-US"/>
        </w:rPr>
        <w:t>during the stabilization phase on</w:t>
      </w:r>
      <w:r w:rsidR="6F7B62F7" w:rsidRPr="7B874FF8">
        <w:rPr>
          <w:sz w:val="24"/>
          <w:szCs w:val="24"/>
          <w:lang w:val="en-US"/>
        </w:rPr>
        <w:t xml:space="preserve"> sampling dates 161, 182, and 189 (24-29%)</w:t>
      </w:r>
      <w:r w:rsidR="005C31E1">
        <w:rPr>
          <w:sz w:val="24"/>
          <w:szCs w:val="24"/>
          <w:lang w:val="en-US"/>
        </w:rPr>
        <w:t>.</w:t>
      </w:r>
      <w:r w:rsidR="00F76D9D">
        <w:rPr>
          <w:sz w:val="24"/>
          <w:szCs w:val="24"/>
          <w:lang w:val="en-US"/>
        </w:rPr>
        <w:t xml:space="preserve"> Prior to stabilization and during the ramping phase, </w:t>
      </w:r>
      <w:r w:rsidR="00F76D9D" w:rsidRPr="00791661">
        <w:rPr>
          <w:i/>
          <w:iCs/>
          <w:sz w:val="24"/>
          <w:szCs w:val="24"/>
          <w:lang w:val="en-US"/>
        </w:rPr>
        <w:t>Methanobacterium.1</w:t>
      </w:r>
      <w:r w:rsidR="00F76D9D">
        <w:rPr>
          <w:sz w:val="24"/>
          <w:szCs w:val="24"/>
          <w:lang w:val="en-US"/>
        </w:rPr>
        <w:t xml:space="preserve"> </w:t>
      </w:r>
      <w:r w:rsidR="00311F25">
        <w:rPr>
          <w:sz w:val="24"/>
          <w:szCs w:val="24"/>
          <w:lang w:val="en-US"/>
        </w:rPr>
        <w:t>superseded</w:t>
      </w:r>
      <w:r w:rsidR="00F76D9D">
        <w:rPr>
          <w:sz w:val="24"/>
          <w:szCs w:val="24"/>
          <w:lang w:val="en-US"/>
        </w:rPr>
        <w:t xml:space="preserve"> </w:t>
      </w:r>
      <w:r w:rsidR="00F76D9D" w:rsidRPr="00F76D9D">
        <w:rPr>
          <w:i/>
          <w:iCs/>
          <w:sz w:val="24"/>
          <w:szCs w:val="24"/>
          <w:lang w:val="en-US"/>
        </w:rPr>
        <w:t>Methanobacterium.2</w:t>
      </w:r>
      <w:r w:rsidR="00F76D9D">
        <w:rPr>
          <w:sz w:val="24"/>
          <w:szCs w:val="24"/>
          <w:lang w:val="en-US"/>
        </w:rPr>
        <w:t xml:space="preserve"> as the</w:t>
      </w:r>
      <w:r w:rsidR="00311F25">
        <w:rPr>
          <w:sz w:val="24"/>
          <w:szCs w:val="24"/>
          <w:lang w:val="en-US"/>
        </w:rPr>
        <w:t xml:space="preserve"> most abundant</w:t>
      </w:r>
      <w:r w:rsidR="00F76D9D">
        <w:rPr>
          <w:sz w:val="24"/>
          <w:szCs w:val="24"/>
          <w:lang w:val="en-US"/>
        </w:rPr>
        <w:t xml:space="preserve"> ASV (52% by day 300). </w:t>
      </w:r>
      <w:r w:rsidR="00311F25">
        <w:rPr>
          <w:sz w:val="24"/>
          <w:szCs w:val="24"/>
          <w:lang w:val="en-US"/>
        </w:rPr>
        <w:t xml:space="preserve">Methanobacteriaceae.1, </w:t>
      </w:r>
      <w:r w:rsidR="00C76E49">
        <w:rPr>
          <w:sz w:val="24"/>
          <w:szCs w:val="24"/>
          <w:lang w:val="en-US"/>
        </w:rPr>
        <w:t xml:space="preserve">also represented a major portion of the microbial community, but was never the most abundant. </w:t>
      </w:r>
    </w:p>
    <w:p w14:paraId="3F16D937" w14:textId="4369E426" w:rsidR="00977A9E" w:rsidRDefault="00700D7C" w:rsidP="00624ED8">
      <w:pPr>
        <w:spacing w:after="0" w:line="360" w:lineRule="auto"/>
        <w:jc w:val="both"/>
        <w:rPr>
          <w:sz w:val="24"/>
          <w:szCs w:val="24"/>
          <w:lang w:val="en-US"/>
        </w:rPr>
      </w:pPr>
      <w:r>
        <w:rPr>
          <w:sz w:val="24"/>
          <w:szCs w:val="24"/>
          <w:lang w:val="en-US"/>
        </w:rPr>
        <w:t xml:space="preserve"> </w:t>
      </w:r>
      <w:r w:rsidR="00034344">
        <w:br/>
      </w:r>
      <w:r w:rsidR="002A6E82">
        <w:rPr>
          <w:sz w:val="24"/>
          <w:szCs w:val="24"/>
          <w:lang w:val="en-US"/>
        </w:rPr>
        <w:t>The</w:t>
      </w:r>
      <w:r w:rsidR="6F7B62F7" w:rsidRPr="7B874FF8">
        <w:rPr>
          <w:sz w:val="24"/>
          <w:szCs w:val="24"/>
          <w:lang w:val="en-US"/>
        </w:rPr>
        <w:t xml:space="preserve"> MBfR additionally supported a diverse flanking </w:t>
      </w:r>
      <w:r w:rsidR="00FB287B">
        <w:rPr>
          <w:sz w:val="24"/>
          <w:szCs w:val="24"/>
          <w:lang w:val="en-US"/>
        </w:rPr>
        <w:t>communit</w:t>
      </w:r>
      <w:r w:rsidR="00A7548F">
        <w:rPr>
          <w:sz w:val="24"/>
          <w:szCs w:val="24"/>
          <w:lang w:val="en-US"/>
        </w:rPr>
        <w:t>y</w:t>
      </w:r>
      <w:r w:rsidR="005C31E1">
        <w:rPr>
          <w:sz w:val="24"/>
          <w:szCs w:val="24"/>
          <w:lang w:val="en-US"/>
        </w:rPr>
        <w:t xml:space="preserve">. </w:t>
      </w:r>
      <w:r w:rsidR="00CC334D" w:rsidRPr="7B874FF8">
        <w:rPr>
          <w:sz w:val="24"/>
          <w:szCs w:val="24"/>
          <w:lang w:val="en-US"/>
        </w:rPr>
        <w:t>In an otherwise autotrophic system, putative heterotrophic fermenters made up the bulk of non-methanogenic community members</w:t>
      </w:r>
      <w:r w:rsidR="005C31E1">
        <w:rPr>
          <w:sz w:val="24"/>
          <w:szCs w:val="24"/>
          <w:lang w:val="en-US"/>
        </w:rPr>
        <w:t>.</w:t>
      </w:r>
      <w:r w:rsidR="00F42F85">
        <w:rPr>
          <w:sz w:val="24"/>
          <w:szCs w:val="24"/>
          <w:lang w:val="en-US"/>
        </w:rPr>
        <w:t xml:space="preserve"> </w:t>
      </w:r>
      <w:r w:rsidR="00624ED8" w:rsidRPr="7B874FF8">
        <w:rPr>
          <w:sz w:val="24"/>
          <w:szCs w:val="24"/>
          <w:lang w:val="en-US"/>
        </w:rPr>
        <w:t>Some fermenters presented ephemerally in quite high relative abundances</w:t>
      </w:r>
      <w:r w:rsidR="005C31E1">
        <w:rPr>
          <w:sz w:val="24"/>
          <w:szCs w:val="24"/>
          <w:lang w:val="en-US"/>
        </w:rPr>
        <w:t xml:space="preserve">. </w:t>
      </w:r>
      <w:r w:rsidR="00624ED8" w:rsidRPr="7B874FF8">
        <w:rPr>
          <w:sz w:val="24"/>
          <w:szCs w:val="24"/>
          <w:lang w:val="en-US"/>
        </w:rPr>
        <w:lastRenderedPageBreak/>
        <w:t xml:space="preserve">Enterobacteriaceae.1 emerged in the sample on </w:t>
      </w:r>
      <w:r w:rsidR="00BF5FD1">
        <w:rPr>
          <w:sz w:val="24"/>
          <w:szCs w:val="24"/>
          <w:lang w:val="en-US"/>
        </w:rPr>
        <w:t>d</w:t>
      </w:r>
      <w:r w:rsidR="00624ED8" w:rsidRPr="7B874FF8">
        <w:rPr>
          <w:sz w:val="24"/>
          <w:szCs w:val="24"/>
          <w:lang w:val="en-US"/>
        </w:rPr>
        <w:t xml:space="preserve">ay 149 (prior sampling dates </w:t>
      </w:r>
      <w:r w:rsidR="00BF5FD1">
        <w:rPr>
          <w:sz w:val="24"/>
          <w:szCs w:val="24"/>
          <w:lang w:val="en-US"/>
        </w:rPr>
        <w:t xml:space="preserve">not shown </w:t>
      </w:r>
      <w:r w:rsidR="00624ED8" w:rsidRPr="7B874FF8">
        <w:rPr>
          <w:sz w:val="24"/>
          <w:szCs w:val="24"/>
          <w:lang w:val="en-US"/>
        </w:rPr>
        <w:t xml:space="preserve">lacked this ASV) and peaked in the sample on </w:t>
      </w:r>
      <w:r w:rsidR="003E1672">
        <w:rPr>
          <w:sz w:val="24"/>
          <w:szCs w:val="24"/>
          <w:lang w:val="en-US"/>
        </w:rPr>
        <w:t>d</w:t>
      </w:r>
      <w:r w:rsidR="00624ED8" w:rsidRPr="7B874FF8">
        <w:rPr>
          <w:sz w:val="24"/>
          <w:szCs w:val="24"/>
          <w:lang w:val="en-US"/>
        </w:rPr>
        <w:t xml:space="preserve">ay 161 (7.0%) correlating to the </w:t>
      </w:r>
      <w:r w:rsidR="00BF5FD1">
        <w:rPr>
          <w:sz w:val="24"/>
          <w:szCs w:val="24"/>
          <w:lang w:val="en-US"/>
        </w:rPr>
        <w:t xml:space="preserve">inhibitive </w:t>
      </w:r>
      <w:r w:rsidR="00624ED8" w:rsidRPr="7B874FF8">
        <w:rPr>
          <w:sz w:val="24"/>
          <w:szCs w:val="24"/>
          <w:lang w:val="en-US"/>
        </w:rPr>
        <w:t xml:space="preserve">test media </w:t>
      </w:r>
      <w:r w:rsidR="00BF5FD1">
        <w:rPr>
          <w:sz w:val="24"/>
          <w:szCs w:val="24"/>
          <w:lang w:val="en-US"/>
        </w:rPr>
        <w:t>introduced</w:t>
      </w:r>
      <w:r w:rsidR="00624ED8" w:rsidRPr="7B874FF8">
        <w:rPr>
          <w:sz w:val="24"/>
          <w:szCs w:val="24"/>
          <w:lang w:val="en-US"/>
        </w:rPr>
        <w:t xml:space="preserve"> on </w:t>
      </w:r>
      <w:r w:rsidR="003E1672">
        <w:rPr>
          <w:sz w:val="24"/>
          <w:szCs w:val="24"/>
          <w:lang w:val="en-US"/>
        </w:rPr>
        <w:t>d</w:t>
      </w:r>
      <w:r w:rsidR="00624ED8" w:rsidRPr="7B874FF8">
        <w:rPr>
          <w:sz w:val="24"/>
          <w:szCs w:val="24"/>
          <w:lang w:val="en-US"/>
        </w:rPr>
        <w:t>ay 145 which severely reduced gas quality and increased VFA concentrations in subsequent weeks (Fig</w:t>
      </w:r>
      <w:r w:rsidR="00624ED8">
        <w:rPr>
          <w:sz w:val="24"/>
          <w:szCs w:val="24"/>
          <w:lang w:val="en-US"/>
        </w:rPr>
        <w:t>.</w:t>
      </w:r>
      <w:r w:rsidR="00BF5FD1">
        <w:rPr>
          <w:sz w:val="24"/>
          <w:szCs w:val="24"/>
          <w:lang w:val="en-US"/>
        </w:rPr>
        <w:t> 2</w:t>
      </w:r>
      <w:r w:rsidR="006601C7">
        <w:rPr>
          <w:sz w:val="24"/>
          <w:szCs w:val="24"/>
          <w:lang w:val="en-US"/>
        </w:rPr>
        <w:t>a</w:t>
      </w:r>
      <w:r w:rsidR="00624ED8" w:rsidRPr="7B874FF8">
        <w:rPr>
          <w:sz w:val="24"/>
          <w:szCs w:val="24"/>
          <w:lang w:val="en-US"/>
        </w:rPr>
        <w:t xml:space="preserve">, </w:t>
      </w:r>
      <w:r w:rsidR="00624ED8">
        <w:rPr>
          <w:sz w:val="24"/>
          <w:szCs w:val="24"/>
          <w:lang w:val="en-US"/>
        </w:rPr>
        <w:t>d</w:t>
      </w:r>
      <w:r w:rsidR="00624ED8" w:rsidRPr="7B874FF8">
        <w:rPr>
          <w:sz w:val="24"/>
          <w:szCs w:val="24"/>
          <w:lang w:val="en-US"/>
        </w:rPr>
        <w:t>ays 150-160)</w:t>
      </w:r>
      <w:r w:rsidR="005C31E1">
        <w:rPr>
          <w:sz w:val="24"/>
          <w:szCs w:val="24"/>
          <w:lang w:val="en-US"/>
        </w:rPr>
        <w:t xml:space="preserve">. </w:t>
      </w:r>
      <w:r w:rsidR="00624ED8" w:rsidRPr="7B874FF8">
        <w:rPr>
          <w:sz w:val="24"/>
          <w:szCs w:val="24"/>
          <w:lang w:val="en-US"/>
        </w:rPr>
        <w:t xml:space="preserve">This is consistent with Enterobacteriaceae typically emerging during transitional periods or after process upsets </w:t>
      </w:r>
      <w:hyperlink r:id="rId25">
        <w:r w:rsidR="00624ED8" w:rsidRPr="7B874FF8">
          <w:rPr>
            <w:sz w:val="24"/>
            <w:szCs w:val="24"/>
            <w:lang w:val="en-US"/>
          </w:rPr>
          <w:t>(Kennedy et al., 2025)</w:t>
        </w:r>
      </w:hyperlink>
      <w:r w:rsidR="005C31E1">
        <w:rPr>
          <w:sz w:val="24"/>
          <w:szCs w:val="24"/>
          <w:lang w:val="en-US"/>
        </w:rPr>
        <w:t xml:space="preserve">. </w:t>
      </w:r>
      <w:r w:rsidR="00624ED8" w:rsidRPr="7B874FF8">
        <w:rPr>
          <w:sz w:val="24"/>
          <w:szCs w:val="24"/>
          <w:lang w:val="en-US"/>
        </w:rPr>
        <w:t>Burkholderiales.1, an ASV classified at the order level only, represented a major fraction of total relative abundance under stable substrate loadings (34%</w:t>
      </w:r>
      <w:r w:rsidR="00BF5FD1">
        <w:rPr>
          <w:sz w:val="24"/>
          <w:szCs w:val="24"/>
          <w:lang w:val="en-US"/>
        </w:rPr>
        <w:t> </w:t>
      </w:r>
      <w:r w:rsidR="00624ED8" w:rsidRPr="7B874FF8">
        <w:rPr>
          <w:sz w:val="24"/>
          <w:szCs w:val="24"/>
          <w:lang w:val="en-US"/>
        </w:rPr>
        <w:t xml:space="preserve">on </w:t>
      </w:r>
      <w:r w:rsidR="00BF5FD1">
        <w:rPr>
          <w:sz w:val="24"/>
          <w:szCs w:val="24"/>
          <w:lang w:val="en-US"/>
        </w:rPr>
        <w:t>d</w:t>
      </w:r>
      <w:r w:rsidR="00624ED8" w:rsidRPr="7B874FF8">
        <w:rPr>
          <w:sz w:val="24"/>
          <w:szCs w:val="24"/>
          <w:lang w:val="en-US"/>
        </w:rPr>
        <w:t>ay</w:t>
      </w:r>
      <w:r w:rsidR="00BF5FD1">
        <w:rPr>
          <w:sz w:val="24"/>
          <w:szCs w:val="24"/>
          <w:lang w:val="en-US"/>
        </w:rPr>
        <w:t> </w:t>
      </w:r>
      <w:r w:rsidR="00624ED8" w:rsidRPr="7B874FF8">
        <w:rPr>
          <w:sz w:val="24"/>
          <w:szCs w:val="24"/>
          <w:lang w:val="en-US"/>
        </w:rPr>
        <w:t>182), but receded with increasing H</w:t>
      </w:r>
      <w:r w:rsidR="00624ED8" w:rsidRPr="7B874FF8">
        <w:rPr>
          <w:sz w:val="24"/>
          <w:szCs w:val="24"/>
          <w:vertAlign w:val="subscript"/>
          <w:lang w:val="en-US"/>
        </w:rPr>
        <w:t>2</w:t>
      </w:r>
      <w:r w:rsidR="00624ED8" w:rsidRPr="7B874FF8">
        <w:rPr>
          <w:sz w:val="24"/>
          <w:szCs w:val="24"/>
          <w:lang w:val="en-US"/>
        </w:rPr>
        <w:t xml:space="preserve"> loadings</w:t>
      </w:r>
      <w:r w:rsidR="005C31E1">
        <w:rPr>
          <w:sz w:val="24"/>
          <w:szCs w:val="24"/>
          <w:lang w:val="en-US"/>
        </w:rPr>
        <w:t xml:space="preserve">. </w:t>
      </w:r>
      <w:r w:rsidR="00624ED8" w:rsidRPr="7B874FF8">
        <w:rPr>
          <w:sz w:val="24"/>
          <w:szCs w:val="24"/>
          <w:lang w:val="en-US"/>
        </w:rPr>
        <w:t>In the absence of taxonomic resolution, the functional role of this ASV is difficult to predict</w:t>
      </w:r>
      <w:r w:rsidR="005C31E1">
        <w:rPr>
          <w:sz w:val="24"/>
          <w:szCs w:val="24"/>
          <w:lang w:val="en-US"/>
        </w:rPr>
        <w:t xml:space="preserve">. </w:t>
      </w:r>
      <w:r w:rsidR="00624ED8" w:rsidRPr="7B874FF8">
        <w:rPr>
          <w:sz w:val="24"/>
          <w:szCs w:val="24"/>
          <w:lang w:val="en-US"/>
        </w:rPr>
        <w:t xml:space="preserve">Other heterotrophic fermenters persisted through nearly all samples in low relative abundances, namely </w:t>
      </w:r>
      <w:r w:rsidR="00624ED8" w:rsidRPr="7B874FF8">
        <w:rPr>
          <w:i/>
          <w:iCs/>
          <w:sz w:val="24"/>
          <w:szCs w:val="24"/>
          <w:lang w:val="en-US"/>
        </w:rPr>
        <w:t>Lentimicrobium</w:t>
      </w:r>
      <w:r w:rsidR="00624ED8" w:rsidRPr="00E6020B">
        <w:rPr>
          <w:i/>
          <w:iCs/>
          <w:sz w:val="24"/>
          <w:szCs w:val="24"/>
          <w:lang w:val="en-US"/>
        </w:rPr>
        <w:t>.1</w:t>
      </w:r>
      <w:r w:rsidR="00624ED8" w:rsidRPr="7B874FF8">
        <w:rPr>
          <w:sz w:val="24"/>
          <w:szCs w:val="24"/>
          <w:lang w:val="en-US"/>
        </w:rPr>
        <w:t xml:space="preserve"> (</w:t>
      </w:r>
      <w:r w:rsidR="00624ED8">
        <w:rPr>
          <w:sz w:val="24"/>
          <w:szCs w:val="24"/>
          <w:lang w:val="en-US"/>
        </w:rPr>
        <w:t>1.9</w:t>
      </w:r>
      <w:r w:rsidR="00624ED8" w:rsidRPr="7B874FF8">
        <w:rPr>
          <w:sz w:val="24"/>
          <w:szCs w:val="24"/>
          <w:lang w:val="en-US"/>
        </w:rPr>
        <w:t>-</w:t>
      </w:r>
      <w:r w:rsidR="00624ED8">
        <w:rPr>
          <w:sz w:val="24"/>
          <w:szCs w:val="24"/>
          <w:lang w:val="en-US"/>
        </w:rPr>
        <w:t>7.9</w:t>
      </w:r>
      <w:r w:rsidR="00624ED8" w:rsidRPr="7B874FF8">
        <w:rPr>
          <w:sz w:val="24"/>
          <w:szCs w:val="24"/>
          <w:lang w:val="en-US"/>
        </w:rPr>
        <w:t xml:space="preserve">%), </w:t>
      </w:r>
      <w:r w:rsidR="00624ED8" w:rsidRPr="7B874FF8">
        <w:rPr>
          <w:i/>
          <w:iCs/>
          <w:sz w:val="24"/>
          <w:szCs w:val="24"/>
          <w:lang w:val="en-US"/>
        </w:rPr>
        <w:t>Aminovibrio</w:t>
      </w:r>
      <w:r w:rsidR="00624ED8" w:rsidRPr="00E6020B">
        <w:rPr>
          <w:i/>
          <w:iCs/>
          <w:sz w:val="24"/>
          <w:szCs w:val="24"/>
          <w:lang w:val="en-US"/>
        </w:rPr>
        <w:t>.1</w:t>
      </w:r>
      <w:r w:rsidR="00624ED8" w:rsidRPr="7B874FF8">
        <w:rPr>
          <w:sz w:val="24"/>
          <w:szCs w:val="24"/>
          <w:lang w:val="en-US"/>
        </w:rPr>
        <w:t xml:space="preserve"> (1</w:t>
      </w:r>
      <w:r w:rsidR="00624ED8">
        <w:rPr>
          <w:sz w:val="24"/>
          <w:szCs w:val="24"/>
          <w:lang w:val="en-US"/>
        </w:rPr>
        <w:t>.2</w:t>
      </w:r>
      <w:r w:rsidR="00624ED8" w:rsidRPr="7B874FF8">
        <w:rPr>
          <w:sz w:val="24"/>
          <w:szCs w:val="24"/>
          <w:lang w:val="en-US"/>
        </w:rPr>
        <w:t>-3</w:t>
      </w:r>
      <w:r w:rsidR="00624ED8">
        <w:rPr>
          <w:sz w:val="24"/>
          <w:szCs w:val="24"/>
          <w:lang w:val="en-US"/>
        </w:rPr>
        <w:t>.1</w:t>
      </w:r>
      <w:r w:rsidR="00624ED8" w:rsidRPr="7B874FF8">
        <w:rPr>
          <w:sz w:val="24"/>
          <w:szCs w:val="24"/>
          <w:lang w:val="en-US"/>
        </w:rPr>
        <w:t xml:space="preserve">%), and </w:t>
      </w:r>
      <w:r w:rsidR="00624ED8" w:rsidRPr="00975C6B">
        <w:rPr>
          <w:i/>
          <w:iCs/>
          <w:sz w:val="24"/>
          <w:szCs w:val="24"/>
          <w:lang w:val="en-US"/>
        </w:rPr>
        <w:t>Petrimonas.1</w:t>
      </w:r>
      <w:r w:rsidR="00624ED8" w:rsidRPr="7B874FF8">
        <w:rPr>
          <w:sz w:val="24"/>
          <w:szCs w:val="24"/>
          <w:lang w:val="en-US"/>
        </w:rPr>
        <w:t xml:space="preserve"> (</w:t>
      </w:r>
      <w:r w:rsidR="00624ED8">
        <w:rPr>
          <w:sz w:val="24"/>
          <w:szCs w:val="24"/>
          <w:lang w:val="en-US"/>
        </w:rPr>
        <w:t>0.9</w:t>
      </w:r>
      <w:r w:rsidR="00624ED8" w:rsidRPr="7B874FF8">
        <w:rPr>
          <w:sz w:val="24"/>
          <w:szCs w:val="24"/>
          <w:lang w:val="en-US"/>
        </w:rPr>
        <w:t>-</w:t>
      </w:r>
      <w:r w:rsidR="00624ED8">
        <w:rPr>
          <w:sz w:val="24"/>
          <w:szCs w:val="24"/>
          <w:lang w:val="en-US"/>
        </w:rPr>
        <w:t>1.9</w:t>
      </w:r>
      <w:r w:rsidR="00624ED8" w:rsidRPr="7B874FF8">
        <w:rPr>
          <w:sz w:val="24"/>
          <w:szCs w:val="24"/>
          <w:lang w:val="en-US"/>
        </w:rPr>
        <w:t>%)</w:t>
      </w:r>
      <w:r w:rsidR="005C31E1">
        <w:rPr>
          <w:sz w:val="24"/>
          <w:szCs w:val="24"/>
          <w:lang w:val="en-US"/>
        </w:rPr>
        <w:t xml:space="preserve">. </w:t>
      </w:r>
      <w:r w:rsidR="00624ED8" w:rsidRPr="7B874FF8">
        <w:rPr>
          <w:sz w:val="24"/>
          <w:szCs w:val="24"/>
          <w:lang w:val="en-US"/>
        </w:rPr>
        <w:t xml:space="preserve">The family Lentimicrobiaceae was also found in low abundance in a previous study in a hydrogenotrophic biofilm enriched with </w:t>
      </w:r>
      <w:r w:rsidR="00624ED8" w:rsidRPr="7B874FF8">
        <w:rPr>
          <w:i/>
          <w:iCs/>
          <w:sz w:val="24"/>
          <w:szCs w:val="24"/>
          <w:lang w:val="en-US"/>
        </w:rPr>
        <w:t>Methanoculleus</w:t>
      </w:r>
      <w:r w:rsidR="00624ED8" w:rsidRPr="7B874FF8">
        <w:rPr>
          <w:sz w:val="24"/>
          <w:szCs w:val="24"/>
          <w:lang w:val="en-US"/>
        </w:rPr>
        <w:t xml:space="preserve">, suggesting </w:t>
      </w:r>
      <w:r w:rsidR="00C76E49">
        <w:rPr>
          <w:sz w:val="24"/>
          <w:szCs w:val="24"/>
          <w:lang w:val="en-US"/>
        </w:rPr>
        <w:t xml:space="preserve">a </w:t>
      </w:r>
      <w:r w:rsidR="00624ED8" w:rsidRPr="7B874FF8">
        <w:rPr>
          <w:sz w:val="24"/>
          <w:szCs w:val="24"/>
          <w:lang w:val="en-US"/>
        </w:rPr>
        <w:t>syntroph</w:t>
      </w:r>
      <w:r w:rsidR="00C76E49">
        <w:rPr>
          <w:sz w:val="24"/>
          <w:szCs w:val="24"/>
          <w:lang w:val="en-US"/>
        </w:rPr>
        <w:t>ic relationship</w:t>
      </w:r>
      <w:r w:rsidR="00624ED8" w:rsidRPr="7B874FF8">
        <w:rPr>
          <w:sz w:val="24"/>
          <w:szCs w:val="24"/>
          <w:lang w:val="en-US"/>
        </w:rPr>
        <w:t xml:space="preserve"> between this </w:t>
      </w:r>
      <w:r w:rsidR="00C76E49">
        <w:rPr>
          <w:sz w:val="24"/>
          <w:szCs w:val="24"/>
          <w:lang w:val="en-US"/>
        </w:rPr>
        <w:t>Lentimicrobiaceae</w:t>
      </w:r>
      <w:r w:rsidR="00624ED8" w:rsidRPr="7B874FF8">
        <w:rPr>
          <w:sz w:val="24"/>
          <w:szCs w:val="24"/>
          <w:lang w:val="en-US"/>
        </w:rPr>
        <w:t xml:space="preserve"> and hydrogenotrophic methanogens </w:t>
      </w:r>
      <w:hyperlink r:id="rId26">
        <w:r w:rsidR="00624ED8" w:rsidRPr="7B874FF8">
          <w:rPr>
            <w:sz w:val="24"/>
            <w:szCs w:val="24"/>
            <w:lang w:val="en-US"/>
          </w:rPr>
          <w:t>(Maegaard et al., 2019)</w:t>
        </w:r>
      </w:hyperlink>
      <w:r w:rsidR="005C31E1">
        <w:rPr>
          <w:sz w:val="24"/>
          <w:szCs w:val="24"/>
          <w:lang w:val="en-US"/>
        </w:rPr>
        <w:t xml:space="preserve">. </w:t>
      </w:r>
    </w:p>
    <w:p w14:paraId="220BA150" w14:textId="77777777" w:rsidR="00977A9E" w:rsidRDefault="00977A9E" w:rsidP="00624ED8">
      <w:pPr>
        <w:spacing w:after="0" w:line="360" w:lineRule="auto"/>
        <w:jc w:val="both"/>
        <w:rPr>
          <w:sz w:val="24"/>
          <w:szCs w:val="24"/>
          <w:lang w:val="en-US"/>
        </w:rPr>
      </w:pPr>
    </w:p>
    <w:p w14:paraId="1F54B286" w14:textId="11278196" w:rsidR="00624ED8" w:rsidRDefault="00F42F85" w:rsidP="00624ED8">
      <w:pPr>
        <w:spacing w:after="0" w:line="360" w:lineRule="auto"/>
        <w:jc w:val="both"/>
        <w:rPr>
          <w:sz w:val="24"/>
          <w:szCs w:val="24"/>
          <w:lang w:val="en-US"/>
        </w:rPr>
      </w:pPr>
      <w:r>
        <w:rPr>
          <w:sz w:val="24"/>
          <w:szCs w:val="24"/>
          <w:lang w:val="en-US"/>
        </w:rPr>
        <w:t>The observed</w:t>
      </w:r>
      <w:r w:rsidRPr="7B874FF8">
        <w:rPr>
          <w:sz w:val="24"/>
          <w:szCs w:val="24"/>
          <w:lang w:val="en-US"/>
        </w:rPr>
        <w:t xml:space="preserve"> fermenters may be saprophytic taxa that consume </w:t>
      </w:r>
      <w:r>
        <w:rPr>
          <w:sz w:val="24"/>
          <w:szCs w:val="24"/>
          <w:lang w:val="en-US"/>
        </w:rPr>
        <w:t>microbial decay products. H</w:t>
      </w:r>
      <w:r w:rsidRPr="7B874FF8">
        <w:rPr>
          <w:sz w:val="24"/>
          <w:szCs w:val="24"/>
          <w:lang w:val="en-US"/>
        </w:rPr>
        <w:t>eterotrophic putative saprophytes have also been observed in other autotrophic biofilms</w:t>
      </w:r>
      <w:r>
        <w:rPr>
          <w:sz w:val="24"/>
          <w:szCs w:val="24"/>
          <w:lang w:val="en-US"/>
        </w:rPr>
        <w:t xml:space="preserve"> (nitrifiers, etc.), with the fraction heterotrophs in biomass increasing with HRT </w:t>
      </w:r>
      <w:r>
        <w:rPr>
          <w:sz w:val="24"/>
          <w:szCs w:val="24"/>
          <w:lang w:val="en-US"/>
        </w:rPr>
        <w:fldChar w:fldCharType="begin"/>
      </w:r>
      <w:r>
        <w:rPr>
          <w:sz w:val="24"/>
          <w:szCs w:val="24"/>
          <w:lang w:val="en-US"/>
        </w:rPr>
        <w:instrText xml:space="preserve"> ADDIN ZOTERO_ITEM CSL_CITATION {"citationID":"rou4pLPE","properties":{"formattedCitation":"(Nogueira et al., 2005)","plainCitation":"(Nogueira et al., 2005)","noteIndex":0},"citationItems":[{"id":1440,"uris":["http://zotero.org/users/11473114/items/KXZLBY8M"],"itemData":{"id":1440,"type":"article-journal","abstract":"The objective of this study was to evaluate the signiﬁcance of heterotrophic growth in nitrifying bioﬁlm reactors fed only with ammonium as an energy source. The diversity, abundance and spatial distribution of nitrifying bacteria were studied using a combination of molecular tools and mathematical modeling, in two bioﬁlm reactors operated with different hydraulic retention times. The composition and distribution of nitrifying consortia in bioﬁlms were quantiﬁed by ﬂuorescence in situ hybridization (FISH) with rRNA-targeted oligonucleotide probes combined with confocal laser scanning microscopy (CLSM) and digital image analysis. Autotrophic and heterotrophic bioﬁlm fractions determined by FISH were compared to the output from a multispecies model that incorporates soluble microbial products (SMP) production/consumption. In reactor R1 (short retention time) nearly 100% of the total bacteria could be identiﬁed as either ammonia- or nitrite-oxidizing bacteria by quantitative FISH analyses, while in reactor R2 (long retention time) the identiﬁcation rate was only 73%, with the rest probably consisting of heterotrophs. Mathematical simulations were performed to evaluate the inﬂuence of the hydraulic retention time (HRT), bioﬁlm thickness, and substrate utilization associated SMP production on the growth of heterotrophic bacteria. The model predicts that low HRTs resulted in a lower availability of SMPs leading to purely autotrophic bioﬁlms. These model predictions are consistent with experimental observations. At HRTs that are about an order of magnitude larger than the reciprocal of the net maximum growth rate the majority of the active biomass will grow suspended in the bulk phase rather than in the bioﬁlm.","container-title":"Water Science and Technology","DOI":"10.2166/wst.2005.0192","ISSN":"0273-1223, 1996-9732","issue":"7","language":"en","page":"135-141","source":"DOI.org (Crossref)","title":"Evaluating heterotrophic growth in a nitrifying biofilm reactor using fluorescence in situ hybridization and mathematical modeling","volume":"52","author":[{"family":"Nogueira","given":"R."},{"family":"Elenter","given":"D."},{"family":"Brito","given":"A."},{"family":"Melo","given":"L.F."},{"family":"Wagner","given":"M."},{"family":"Morgenroth","given":"E."}],"issued":{"date-parts":[["2005",10,1]]}}}],"schema":"https://github.com/citation-style-language/schema/raw/master/csl-citation.json"} </w:instrText>
      </w:r>
      <w:r>
        <w:rPr>
          <w:sz w:val="24"/>
          <w:szCs w:val="24"/>
          <w:lang w:val="en-US"/>
        </w:rPr>
        <w:fldChar w:fldCharType="separate"/>
      </w:r>
      <w:r w:rsidRPr="00E6020B">
        <w:rPr>
          <w:sz w:val="24"/>
        </w:rPr>
        <w:t>(Nogueira et al., 2005)</w:t>
      </w:r>
      <w:r>
        <w:rPr>
          <w:sz w:val="24"/>
          <w:szCs w:val="24"/>
          <w:lang w:val="en-US"/>
        </w:rPr>
        <w:fldChar w:fldCharType="end"/>
      </w:r>
      <w:r>
        <w:rPr>
          <w:sz w:val="24"/>
          <w:szCs w:val="24"/>
          <w:lang w:val="en-US"/>
        </w:rPr>
        <w:t xml:space="preserve">. </w:t>
      </w:r>
      <w:r w:rsidR="00D843BD">
        <w:rPr>
          <w:sz w:val="24"/>
          <w:szCs w:val="24"/>
          <w:lang w:val="en-US"/>
        </w:rPr>
        <w:t>Considering the HRT of this system (</w:t>
      </w:r>
      <w:r w:rsidR="00D843BD" w:rsidRPr="7B874FF8">
        <w:rPr>
          <w:sz w:val="24"/>
          <w:szCs w:val="24"/>
          <w:lang w:val="en-US"/>
        </w:rPr>
        <w:t>3.17 ± 0.80 days</w:t>
      </w:r>
      <w:r w:rsidR="00D843BD">
        <w:rPr>
          <w:sz w:val="24"/>
          <w:szCs w:val="24"/>
          <w:lang w:val="en-US"/>
        </w:rPr>
        <w:t xml:space="preserve">), a reduction in HRT could </w:t>
      </w:r>
      <w:r w:rsidR="007212BD">
        <w:rPr>
          <w:sz w:val="24"/>
          <w:szCs w:val="24"/>
          <w:lang w:val="en-US"/>
        </w:rPr>
        <w:t>reduce</w:t>
      </w:r>
      <w:r w:rsidR="00D843BD">
        <w:rPr>
          <w:sz w:val="24"/>
          <w:szCs w:val="24"/>
          <w:lang w:val="en-US"/>
        </w:rPr>
        <w:t xml:space="preserve"> the fraction of heterotrophs in the microbial community. </w:t>
      </w:r>
      <w:r w:rsidR="00624ED8" w:rsidRPr="7B874FF8">
        <w:rPr>
          <w:sz w:val="24"/>
          <w:szCs w:val="24"/>
          <w:lang w:val="en-US"/>
        </w:rPr>
        <w:t xml:space="preserve">Additionally, some fermentative sulfur- and facultative sulfate-reducers emerged in low relative abundances, including the genera </w:t>
      </w:r>
      <w:r w:rsidR="00624ED8" w:rsidRPr="7B874FF8">
        <w:rPr>
          <w:i/>
          <w:iCs/>
          <w:sz w:val="24"/>
          <w:szCs w:val="24"/>
          <w:lang w:val="en-US"/>
        </w:rPr>
        <w:t>Desulfovibrio</w:t>
      </w:r>
      <w:r w:rsidR="00624ED8" w:rsidRPr="7B874FF8">
        <w:rPr>
          <w:sz w:val="24"/>
          <w:szCs w:val="24"/>
          <w:lang w:val="en-US"/>
        </w:rPr>
        <w:t xml:space="preserve">, and </w:t>
      </w:r>
      <w:r w:rsidR="00624ED8" w:rsidRPr="7B874FF8">
        <w:rPr>
          <w:i/>
          <w:iCs/>
          <w:sz w:val="24"/>
          <w:szCs w:val="24"/>
          <w:lang w:val="en-US"/>
        </w:rPr>
        <w:t>Mesotoga</w:t>
      </w:r>
      <w:r w:rsidR="00624ED8" w:rsidRPr="7B874FF8">
        <w:rPr>
          <w:sz w:val="24"/>
          <w:szCs w:val="24"/>
          <w:lang w:val="en-US"/>
        </w:rPr>
        <w:t xml:space="preserve"> </w:t>
      </w:r>
      <w:hyperlink r:id="rId27">
        <w:r w:rsidR="00624ED8" w:rsidRPr="7B874FF8">
          <w:rPr>
            <w:sz w:val="24"/>
            <w:szCs w:val="24"/>
            <w:lang w:val="en-US"/>
          </w:rPr>
          <w:t>(Baffert et al., 2019; Grabowski et al., 2005; Harirchi et al., 2022; Maus et al., 2020; Nesbø et al., 2019)</w:t>
        </w:r>
      </w:hyperlink>
      <w:r w:rsidR="005C31E1">
        <w:rPr>
          <w:sz w:val="24"/>
          <w:szCs w:val="24"/>
          <w:lang w:val="en-US"/>
        </w:rPr>
        <w:t xml:space="preserve">. </w:t>
      </w:r>
    </w:p>
    <w:p w14:paraId="6B11A94D" w14:textId="77777777" w:rsidR="00F42F85" w:rsidRDefault="00F42F85" w:rsidP="00624ED8">
      <w:pPr>
        <w:spacing w:after="0" w:line="360" w:lineRule="auto"/>
        <w:jc w:val="both"/>
        <w:rPr>
          <w:sz w:val="24"/>
          <w:szCs w:val="24"/>
          <w:lang w:val="en-US"/>
        </w:rPr>
      </w:pPr>
    </w:p>
    <w:p w14:paraId="578A3A41" w14:textId="19F0F33C" w:rsidR="00F42F85" w:rsidRDefault="00F42F85" w:rsidP="00F42F85">
      <w:pPr>
        <w:spacing w:after="0" w:line="360" w:lineRule="auto"/>
        <w:jc w:val="both"/>
        <w:rPr>
          <w:sz w:val="24"/>
          <w:szCs w:val="24"/>
          <w:lang w:val="en-US"/>
        </w:rPr>
      </w:pPr>
      <w:r>
        <w:rPr>
          <w:sz w:val="24"/>
          <w:szCs w:val="24"/>
          <w:lang w:val="en-US"/>
        </w:rPr>
        <w:t>The observed</w:t>
      </w:r>
      <w:r w:rsidRPr="7B874FF8">
        <w:rPr>
          <w:sz w:val="24"/>
          <w:szCs w:val="24"/>
          <w:lang w:val="en-US"/>
        </w:rPr>
        <w:t xml:space="preserve"> flanking community may have</w:t>
      </w:r>
      <w:r>
        <w:rPr>
          <w:sz w:val="24"/>
          <w:szCs w:val="24"/>
          <w:lang w:val="en-US"/>
        </w:rPr>
        <w:t xml:space="preserve"> also</w:t>
      </w:r>
      <w:r w:rsidRPr="7B874FF8">
        <w:rPr>
          <w:sz w:val="24"/>
          <w:szCs w:val="24"/>
          <w:lang w:val="en-US"/>
        </w:rPr>
        <w:t xml:space="preserve"> contributed to biofilm formation</w:t>
      </w:r>
      <w:r>
        <w:rPr>
          <w:sz w:val="24"/>
          <w:szCs w:val="24"/>
          <w:lang w:val="en-US"/>
        </w:rPr>
        <w:t>. T</w:t>
      </w:r>
      <w:r w:rsidRPr="615D879C">
        <w:rPr>
          <w:sz w:val="24"/>
          <w:szCs w:val="24"/>
          <w:lang w:val="en-US"/>
        </w:rPr>
        <w:t>he MBfR bio</w:t>
      </w:r>
      <w:r>
        <w:rPr>
          <w:sz w:val="24"/>
          <w:szCs w:val="24"/>
          <w:lang w:val="en-US"/>
        </w:rPr>
        <w:t xml:space="preserve">mass shifted </w:t>
      </w:r>
      <w:r w:rsidRPr="615D879C">
        <w:rPr>
          <w:sz w:val="24"/>
          <w:szCs w:val="24"/>
          <w:lang w:val="en-US"/>
        </w:rPr>
        <w:t xml:space="preserve">from black suspended growth to a pale gray </w:t>
      </w:r>
      <w:r w:rsidRPr="006A17E5">
        <w:rPr>
          <w:sz w:val="24"/>
          <w:szCs w:val="24"/>
          <w:lang w:val="en-US"/>
        </w:rPr>
        <w:t>biofilm</w:t>
      </w:r>
      <w:r w:rsidR="00305265" w:rsidRPr="006A17E5">
        <w:rPr>
          <w:sz w:val="24"/>
          <w:szCs w:val="24"/>
          <w:lang w:val="en-US"/>
        </w:rPr>
        <w:t xml:space="preserve"> (SI, Section </w:t>
      </w:r>
      <w:r w:rsidR="00550D91" w:rsidRPr="006A17E5">
        <w:rPr>
          <w:sz w:val="24"/>
          <w:szCs w:val="24"/>
          <w:lang w:val="en-US"/>
        </w:rPr>
        <w:t>8</w:t>
      </w:r>
      <w:r w:rsidR="00305265" w:rsidRPr="006A17E5">
        <w:rPr>
          <w:sz w:val="24"/>
          <w:szCs w:val="24"/>
          <w:lang w:val="en-US"/>
        </w:rPr>
        <w:t>)</w:t>
      </w:r>
      <w:r w:rsidRPr="006A17E5">
        <w:rPr>
          <w:sz w:val="24"/>
          <w:szCs w:val="24"/>
          <w:lang w:val="en-US"/>
        </w:rPr>
        <w:t>,</w:t>
      </w:r>
      <w:r>
        <w:rPr>
          <w:sz w:val="24"/>
          <w:szCs w:val="24"/>
          <w:lang w:val="en-US"/>
        </w:rPr>
        <w:t xml:space="preserve"> consistent with high EPS production </w:t>
      </w:r>
      <w:r>
        <w:rPr>
          <w:sz w:val="24"/>
          <w:szCs w:val="24"/>
          <w:lang w:val="en-US"/>
        </w:rPr>
        <w:fldChar w:fldCharType="begin"/>
      </w:r>
      <w:r>
        <w:rPr>
          <w:sz w:val="24"/>
          <w:szCs w:val="24"/>
          <w:lang w:val="en-US"/>
        </w:rPr>
        <w:instrText xml:space="preserve"> ADDIN ZOTERO_ITEM CSL_CITATION {"citationID":"DEJUVqhE","properties":{"formattedCitation":"(Lin et al., 2026)","plainCitation":"(Lin et al., 2026)","noteIndex":0},"citationItems":[{"id":1430,"uris":["http://zotero.org/users/11473114/items/ZI2FESQE"],"itemData":{"id":1430,"type":"article-journal","abstract":"The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w:instrText>
      </w:r>
      <w:r>
        <w:rPr>
          <w:rFonts w:ascii="Cambria Math" w:hAnsi="Cambria Math" w:cs="Cambria Math"/>
          <w:sz w:val="24"/>
          <w:szCs w:val="24"/>
          <w:lang w:val="en-US"/>
        </w:rPr>
        <w:instrText>⋅</w:instrText>
      </w:r>
      <w:r>
        <w:rPr>
          <w:sz w:val="24"/>
          <w:szCs w:val="24"/>
          <w:lang w:val="en-US"/>
        </w:rPr>
        <w:instrText>m-2</w:instrText>
      </w:r>
      <w:r>
        <w:rPr>
          <w:rFonts w:ascii="Cambria Math" w:hAnsi="Cambria Math" w:cs="Cambria Math"/>
          <w:sz w:val="24"/>
          <w:szCs w:val="24"/>
          <w:lang w:val="en-US"/>
        </w:rPr>
        <w:instrText>⋅</w:instrText>
      </w:r>
      <w:r>
        <w:rPr>
          <w:sz w:val="24"/>
          <w:szCs w:val="24"/>
          <w:lang w:val="en-US"/>
        </w:rPr>
        <w:instrText xml:space="preserve">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 </w:instrText>
      </w:r>
      <w:r>
        <w:rPr>
          <w:sz w:val="24"/>
          <w:szCs w:val="24"/>
          <w:lang w:val="en-US"/>
        </w:rPr>
        <w:fldChar w:fldCharType="separate"/>
      </w:r>
      <w:r w:rsidRPr="00E90FF3">
        <w:rPr>
          <w:sz w:val="24"/>
        </w:rPr>
        <w:t>(Lin et al., 2026)</w:t>
      </w:r>
      <w:r>
        <w:rPr>
          <w:sz w:val="24"/>
          <w:szCs w:val="24"/>
          <w:lang w:val="en-US"/>
        </w:rPr>
        <w:fldChar w:fldCharType="end"/>
      </w:r>
      <w:r>
        <w:rPr>
          <w:sz w:val="24"/>
          <w:szCs w:val="24"/>
          <w:lang w:val="en-US"/>
        </w:rPr>
        <w:t>.  Methanogens</w:t>
      </w:r>
      <w:r w:rsidRPr="7B874FF8">
        <w:rPr>
          <w:sz w:val="24"/>
          <w:szCs w:val="24"/>
          <w:lang w:val="en-US"/>
        </w:rPr>
        <w:t xml:space="preserve"> have been observed to form thin biofilms in pure cultures</w:t>
      </w:r>
      <w:r>
        <w:rPr>
          <w:sz w:val="24"/>
          <w:szCs w:val="24"/>
          <w:lang w:val="en-US"/>
        </w:rPr>
        <w:t>, but the</w:t>
      </w:r>
      <w:r w:rsidRPr="7B874FF8">
        <w:rPr>
          <w:sz w:val="24"/>
          <w:szCs w:val="24"/>
          <w:lang w:val="en-US"/>
        </w:rPr>
        <w:t xml:space="preserve"> thick biofilm from this study more closely matches mixed culture biofilms </w:t>
      </w:r>
      <w:hyperlink r:id="rId28">
        <w:r w:rsidRPr="7B874FF8">
          <w:rPr>
            <w:sz w:val="24"/>
            <w:szCs w:val="24"/>
            <w:lang w:val="en-US"/>
          </w:rPr>
          <w:t>(Bang et al., 2014)</w:t>
        </w:r>
      </w:hyperlink>
      <w:r>
        <w:t>.</w:t>
      </w:r>
      <w:r>
        <w:rPr>
          <w:sz w:val="24"/>
          <w:szCs w:val="24"/>
          <w:lang w:val="en-US"/>
        </w:rPr>
        <w:t xml:space="preserve"> </w:t>
      </w:r>
    </w:p>
    <w:p w14:paraId="307DCA01" w14:textId="40E5A9DC" w:rsidR="003F29F9" w:rsidRDefault="0079105F" w:rsidP="0079105F">
      <w:pPr>
        <w:pStyle w:val="Heading3"/>
        <w:rPr>
          <w:lang w:val="en-US"/>
        </w:rPr>
      </w:pPr>
      <w:r>
        <w:rPr>
          <w:lang w:val="en-US"/>
        </w:rPr>
        <w:lastRenderedPageBreak/>
        <w:t>Figure 4</w:t>
      </w:r>
    </w:p>
    <w:p w14:paraId="3770D39D" w14:textId="7AF53AFB" w:rsidR="00365721" w:rsidRDefault="00BD7E6B" w:rsidP="00A32590">
      <w:pPr>
        <w:spacing w:after="0" w:line="360" w:lineRule="auto"/>
        <w:jc w:val="both"/>
        <w:rPr>
          <w:sz w:val="24"/>
          <w:szCs w:val="24"/>
        </w:rPr>
      </w:pPr>
      <w:r>
        <w:rPr>
          <w:sz w:val="24"/>
          <w:szCs w:val="24"/>
          <w:lang w:val="en-US"/>
        </w:rPr>
        <w:t>To further explore the relationship between methanogens and the flanking community, p</w:t>
      </w:r>
      <w:r w:rsidR="007F484B">
        <w:rPr>
          <w:sz w:val="24"/>
          <w:szCs w:val="24"/>
          <w:lang w:val="en-US"/>
        </w:rPr>
        <w:t>atterns</w:t>
      </w:r>
      <w:r w:rsidR="6F7B62F7" w:rsidRPr="7B874FF8">
        <w:rPr>
          <w:sz w:val="24"/>
          <w:szCs w:val="24"/>
          <w:lang w:val="en-US"/>
        </w:rPr>
        <w:t xml:space="preserve"> of co-associating taxa were elucidated with a correlational matrix of relative abundances (Fig</w:t>
      </w:r>
      <w:r w:rsidR="005C31E1">
        <w:rPr>
          <w:sz w:val="24"/>
          <w:szCs w:val="24"/>
          <w:lang w:val="en-US"/>
        </w:rPr>
        <w:t>.</w:t>
      </w:r>
      <w:r w:rsidR="00D843BD">
        <w:rPr>
          <w:sz w:val="24"/>
          <w:szCs w:val="24"/>
          <w:lang w:val="en-US"/>
        </w:rPr>
        <w:t> </w:t>
      </w:r>
      <w:r w:rsidR="6F7B62F7" w:rsidRPr="7B874FF8">
        <w:rPr>
          <w:sz w:val="24"/>
          <w:szCs w:val="24"/>
          <w:lang w:val="en-US"/>
        </w:rPr>
        <w:t>6)</w:t>
      </w:r>
      <w:r w:rsidR="005C31E1">
        <w:rPr>
          <w:sz w:val="24"/>
          <w:szCs w:val="24"/>
          <w:lang w:val="en-US"/>
        </w:rPr>
        <w:t xml:space="preserve">. </w:t>
      </w:r>
      <w:r w:rsidR="6F7B62F7" w:rsidRPr="7B874FF8">
        <w:rPr>
          <w:sz w:val="24"/>
          <w:szCs w:val="24"/>
          <w:lang w:val="en-US"/>
        </w:rPr>
        <w:t>Interestingly,</w:t>
      </w:r>
      <w:r w:rsidR="3BCA631B" w:rsidRPr="7B874FF8">
        <w:rPr>
          <w:sz w:val="24"/>
          <w:szCs w:val="24"/>
          <w:lang w:val="en-US"/>
        </w:rPr>
        <w:t xml:space="preserve"> </w:t>
      </w:r>
      <w:r w:rsidR="6F7B62F7" w:rsidRPr="7B874FF8">
        <w:rPr>
          <w:i/>
          <w:iCs/>
          <w:sz w:val="24"/>
          <w:szCs w:val="24"/>
          <w:lang w:val="en-US"/>
        </w:rPr>
        <w:t>Methanobacterium</w:t>
      </w:r>
      <w:r w:rsidR="00751F7D">
        <w:rPr>
          <w:i/>
          <w:iCs/>
          <w:sz w:val="24"/>
          <w:szCs w:val="24"/>
          <w:lang w:val="en-US"/>
        </w:rPr>
        <w:t>.2</w:t>
      </w:r>
      <w:r w:rsidR="00751F7D">
        <w:rPr>
          <w:sz w:val="24"/>
          <w:szCs w:val="24"/>
          <w:lang w:val="en-US"/>
        </w:rPr>
        <w:t xml:space="preserve"> ha</w:t>
      </w:r>
      <w:r w:rsidR="00B45380">
        <w:rPr>
          <w:sz w:val="24"/>
          <w:szCs w:val="24"/>
          <w:lang w:val="en-US"/>
        </w:rPr>
        <w:t>d</w:t>
      </w:r>
      <w:r w:rsidR="00751F7D">
        <w:rPr>
          <w:sz w:val="24"/>
          <w:szCs w:val="24"/>
          <w:lang w:val="en-US"/>
        </w:rPr>
        <w:t xml:space="preserve"> a strong</w:t>
      </w:r>
      <w:r w:rsidR="00176AE4">
        <w:rPr>
          <w:sz w:val="24"/>
          <w:szCs w:val="24"/>
          <w:lang w:val="en-US"/>
        </w:rPr>
        <w:t xml:space="preserve"> (ρ = -0.78)</w:t>
      </w:r>
      <w:r w:rsidR="00751F7D">
        <w:rPr>
          <w:sz w:val="24"/>
          <w:szCs w:val="24"/>
          <w:lang w:val="en-US"/>
        </w:rPr>
        <w:t xml:space="preserve"> and moderate </w:t>
      </w:r>
      <w:r w:rsidR="00176AE4">
        <w:rPr>
          <w:sz w:val="24"/>
          <w:szCs w:val="24"/>
          <w:lang w:val="en-US"/>
        </w:rPr>
        <w:t xml:space="preserve">(ρ = -0.59) </w:t>
      </w:r>
      <w:r w:rsidR="00751F7D">
        <w:rPr>
          <w:sz w:val="24"/>
          <w:szCs w:val="24"/>
          <w:lang w:val="en-US"/>
        </w:rPr>
        <w:t xml:space="preserve">negative correlation with </w:t>
      </w:r>
      <w:r w:rsidR="00751F7D" w:rsidRPr="00751F7D">
        <w:rPr>
          <w:i/>
          <w:iCs/>
          <w:sz w:val="24"/>
          <w:szCs w:val="24"/>
          <w:lang w:val="en-US"/>
        </w:rPr>
        <w:t>Methanobacterium.1</w:t>
      </w:r>
      <w:r w:rsidR="00751F7D">
        <w:rPr>
          <w:sz w:val="24"/>
          <w:szCs w:val="24"/>
          <w:lang w:val="en-US"/>
        </w:rPr>
        <w:t xml:space="preserve"> and Methanobacteriaceae.1, respectively. This indicate</w:t>
      </w:r>
      <w:r w:rsidR="00B45380">
        <w:rPr>
          <w:sz w:val="24"/>
          <w:szCs w:val="24"/>
          <w:lang w:val="en-US"/>
        </w:rPr>
        <w:t>d</w:t>
      </w:r>
      <w:r w:rsidR="00751F7D" w:rsidRPr="00751F7D">
        <w:rPr>
          <w:sz w:val="24"/>
          <w:szCs w:val="24"/>
        </w:rPr>
        <w:t xml:space="preserve"> potential interspecific competition between </w:t>
      </w:r>
      <w:r w:rsidR="00751F7D" w:rsidRPr="00751F7D">
        <w:rPr>
          <w:i/>
          <w:iCs/>
          <w:sz w:val="24"/>
          <w:szCs w:val="24"/>
        </w:rPr>
        <w:t>Methanobacterium.2</w:t>
      </w:r>
      <w:r w:rsidR="00751F7D" w:rsidRPr="00751F7D">
        <w:rPr>
          <w:sz w:val="24"/>
          <w:szCs w:val="24"/>
        </w:rPr>
        <w:t xml:space="preserve"> and</w:t>
      </w:r>
      <w:r w:rsidR="00751F7D">
        <w:rPr>
          <w:sz w:val="24"/>
          <w:szCs w:val="24"/>
        </w:rPr>
        <w:t xml:space="preserve"> the other two dominant methanogens within the </w:t>
      </w:r>
      <w:r w:rsidR="00D471AC">
        <w:rPr>
          <w:sz w:val="24"/>
          <w:szCs w:val="24"/>
        </w:rPr>
        <w:t xml:space="preserve">mature </w:t>
      </w:r>
      <w:r w:rsidR="00751F7D">
        <w:rPr>
          <w:sz w:val="24"/>
          <w:szCs w:val="24"/>
        </w:rPr>
        <w:t>community.</w:t>
      </w:r>
      <w:r w:rsidR="00D471AC">
        <w:rPr>
          <w:sz w:val="24"/>
          <w:szCs w:val="24"/>
        </w:rPr>
        <w:t xml:space="preserve"> Methanobacteriaceae.1 and </w:t>
      </w:r>
      <w:r w:rsidR="00D471AC" w:rsidRPr="00176AE4">
        <w:rPr>
          <w:i/>
          <w:iCs/>
          <w:sz w:val="24"/>
          <w:szCs w:val="24"/>
        </w:rPr>
        <w:t>Methanobacterium.1</w:t>
      </w:r>
      <w:r w:rsidR="00D471AC">
        <w:rPr>
          <w:sz w:val="24"/>
          <w:szCs w:val="24"/>
        </w:rPr>
        <w:t>, conversely, had a</w:t>
      </w:r>
      <w:r w:rsidR="00176AE4">
        <w:rPr>
          <w:sz w:val="24"/>
          <w:szCs w:val="24"/>
        </w:rPr>
        <w:t xml:space="preserve"> very weak</w:t>
      </w:r>
      <w:r w:rsidR="00D471AC">
        <w:rPr>
          <w:sz w:val="24"/>
          <w:szCs w:val="24"/>
        </w:rPr>
        <w:t xml:space="preserve"> positive correlation</w:t>
      </w:r>
      <w:r w:rsidR="00176AE4">
        <w:rPr>
          <w:sz w:val="24"/>
          <w:szCs w:val="24"/>
        </w:rPr>
        <w:t xml:space="preserve"> </w:t>
      </w:r>
      <w:r w:rsidR="00176AE4">
        <w:rPr>
          <w:sz w:val="24"/>
          <w:szCs w:val="24"/>
          <w:lang w:val="en-US"/>
        </w:rPr>
        <w:t>(ρ = </w:t>
      </w:r>
      <w:r w:rsidR="00D17C92">
        <w:rPr>
          <w:sz w:val="24"/>
          <w:szCs w:val="24"/>
          <w:lang w:val="en-US"/>
        </w:rPr>
        <w:t>0.10</w:t>
      </w:r>
      <w:r w:rsidR="00176AE4">
        <w:rPr>
          <w:sz w:val="24"/>
          <w:szCs w:val="24"/>
          <w:lang w:val="en-US"/>
        </w:rPr>
        <w:t>),</w:t>
      </w:r>
      <w:r w:rsidR="00D471AC">
        <w:rPr>
          <w:sz w:val="24"/>
          <w:szCs w:val="24"/>
        </w:rPr>
        <w:t xml:space="preserve"> indicating they d</w:t>
      </w:r>
      <w:r w:rsidR="00B45380">
        <w:rPr>
          <w:sz w:val="24"/>
          <w:szCs w:val="24"/>
        </w:rPr>
        <w:t>id</w:t>
      </w:r>
      <w:r w:rsidR="00D471AC">
        <w:rPr>
          <w:sz w:val="24"/>
          <w:szCs w:val="24"/>
        </w:rPr>
        <w:t xml:space="preserve"> not compete with one another. </w:t>
      </w:r>
    </w:p>
    <w:p w14:paraId="2F2A1473" w14:textId="77777777" w:rsidR="00365721" w:rsidRDefault="00365721" w:rsidP="00A32590">
      <w:pPr>
        <w:spacing w:after="0" w:line="360" w:lineRule="auto"/>
        <w:jc w:val="both"/>
        <w:rPr>
          <w:sz w:val="24"/>
          <w:szCs w:val="24"/>
        </w:rPr>
      </w:pPr>
    </w:p>
    <w:p w14:paraId="00681C8D" w14:textId="3F5FCF9E" w:rsidR="0FBEF30C" w:rsidRDefault="00FD74F6" w:rsidP="00A32590">
      <w:pPr>
        <w:spacing w:after="0" w:line="360" w:lineRule="auto"/>
        <w:jc w:val="both"/>
        <w:rPr>
          <w:sz w:val="24"/>
          <w:szCs w:val="24"/>
          <w:lang w:val="en-US"/>
        </w:rPr>
      </w:pPr>
      <w:r>
        <w:rPr>
          <w:sz w:val="24"/>
          <w:szCs w:val="24"/>
        </w:rPr>
        <w:t xml:space="preserve">The flanking communities associated with the three key methanogenic ASVs appear to be unique and distinct from one another. </w:t>
      </w:r>
      <w:r w:rsidR="00365721">
        <w:rPr>
          <w:sz w:val="24"/>
          <w:szCs w:val="24"/>
        </w:rPr>
        <w:t xml:space="preserve">In general, </w:t>
      </w:r>
      <w:r w:rsidR="00D471AC">
        <w:rPr>
          <w:sz w:val="24"/>
          <w:szCs w:val="24"/>
        </w:rPr>
        <w:t xml:space="preserve">ASVs exhibiting positive correlations with </w:t>
      </w:r>
      <w:r w:rsidR="00D471AC" w:rsidRPr="00D471AC">
        <w:rPr>
          <w:i/>
          <w:iCs/>
          <w:sz w:val="24"/>
          <w:szCs w:val="24"/>
        </w:rPr>
        <w:t>Methanobacterium.2</w:t>
      </w:r>
      <w:r w:rsidR="00365721">
        <w:rPr>
          <w:sz w:val="24"/>
          <w:szCs w:val="24"/>
        </w:rPr>
        <w:t xml:space="preserve"> </w:t>
      </w:r>
      <w:r w:rsidR="00D471AC">
        <w:rPr>
          <w:sz w:val="24"/>
          <w:szCs w:val="24"/>
        </w:rPr>
        <w:t>were negatively</w:t>
      </w:r>
      <w:r w:rsidR="00365721">
        <w:rPr>
          <w:sz w:val="24"/>
          <w:szCs w:val="24"/>
        </w:rPr>
        <w:t xml:space="preserve"> or not strongly</w:t>
      </w:r>
      <w:r w:rsidR="00D471AC">
        <w:rPr>
          <w:sz w:val="24"/>
          <w:szCs w:val="24"/>
        </w:rPr>
        <w:t xml:space="preserve"> correlated with</w:t>
      </w:r>
      <w:r w:rsidR="00B45380">
        <w:rPr>
          <w:sz w:val="24"/>
          <w:szCs w:val="24"/>
        </w:rPr>
        <w:t xml:space="preserve"> those of</w:t>
      </w:r>
      <w:r w:rsidR="00365721">
        <w:rPr>
          <w:sz w:val="24"/>
          <w:szCs w:val="24"/>
        </w:rPr>
        <w:t xml:space="preserve"> </w:t>
      </w:r>
      <w:r w:rsidR="00365721" w:rsidRPr="00365721">
        <w:rPr>
          <w:i/>
          <w:iCs/>
          <w:sz w:val="24"/>
          <w:szCs w:val="24"/>
        </w:rPr>
        <w:t>Methanobacterium.1</w:t>
      </w:r>
      <w:r w:rsidR="00365721">
        <w:rPr>
          <w:sz w:val="24"/>
          <w:szCs w:val="24"/>
        </w:rPr>
        <w:t xml:space="preserve"> </w:t>
      </w:r>
      <w:r w:rsidR="00B45380">
        <w:rPr>
          <w:sz w:val="24"/>
          <w:szCs w:val="24"/>
        </w:rPr>
        <w:t>and</w:t>
      </w:r>
      <w:r w:rsidR="00365721">
        <w:rPr>
          <w:sz w:val="24"/>
          <w:szCs w:val="24"/>
        </w:rPr>
        <w:t xml:space="preserve"> Methanobacteriaceae.1</w:t>
      </w:r>
      <w:r w:rsidR="00B45380">
        <w:rPr>
          <w:sz w:val="24"/>
          <w:szCs w:val="24"/>
        </w:rPr>
        <w:t>, respectively</w:t>
      </w:r>
      <w:r w:rsidR="00D471AC">
        <w:rPr>
          <w:sz w:val="24"/>
          <w:szCs w:val="24"/>
        </w:rPr>
        <w:t>,</w:t>
      </w:r>
      <w:r w:rsidR="00B45380">
        <w:rPr>
          <w:sz w:val="24"/>
          <w:szCs w:val="24"/>
        </w:rPr>
        <w:t xml:space="preserve"> and vice versa</w:t>
      </w:r>
      <w:r w:rsidR="00D471AC">
        <w:rPr>
          <w:sz w:val="24"/>
          <w:szCs w:val="24"/>
        </w:rPr>
        <w:t xml:space="preserve"> with</w:t>
      </w:r>
      <w:r w:rsidR="00365721">
        <w:rPr>
          <w:sz w:val="24"/>
          <w:szCs w:val="24"/>
        </w:rPr>
        <w:t xml:space="preserve"> few exceptions (</w:t>
      </w:r>
      <w:r w:rsidR="00365721" w:rsidRPr="00D643C8">
        <w:rPr>
          <w:i/>
          <w:iCs/>
          <w:sz w:val="24"/>
          <w:szCs w:val="24"/>
        </w:rPr>
        <w:t>i.e.</w:t>
      </w:r>
      <w:r w:rsidR="00D643C8" w:rsidRPr="00D643C8">
        <w:rPr>
          <w:i/>
          <w:iCs/>
          <w:sz w:val="24"/>
          <w:szCs w:val="24"/>
        </w:rPr>
        <w:t>,</w:t>
      </w:r>
      <w:r w:rsidR="00D471AC">
        <w:rPr>
          <w:sz w:val="24"/>
          <w:szCs w:val="24"/>
        </w:rPr>
        <w:t xml:space="preserve"> </w:t>
      </w:r>
      <w:r w:rsidR="00D471AC" w:rsidRPr="00CF7ACF">
        <w:rPr>
          <w:i/>
          <w:iCs/>
          <w:sz w:val="24"/>
          <w:szCs w:val="24"/>
        </w:rPr>
        <w:t>Proteiniphilum.</w:t>
      </w:r>
      <w:r w:rsidR="00365721">
        <w:rPr>
          <w:i/>
          <w:iCs/>
          <w:sz w:val="24"/>
          <w:szCs w:val="24"/>
        </w:rPr>
        <w:t>1</w:t>
      </w:r>
      <w:r w:rsidR="00365721">
        <w:rPr>
          <w:sz w:val="24"/>
          <w:szCs w:val="24"/>
        </w:rPr>
        <w:t>)</w:t>
      </w:r>
      <w:r w:rsidR="00CF7ACF">
        <w:rPr>
          <w:sz w:val="24"/>
          <w:szCs w:val="24"/>
        </w:rPr>
        <w:t>.</w:t>
      </w:r>
      <w:r w:rsidR="00D471AC">
        <w:rPr>
          <w:sz w:val="24"/>
          <w:szCs w:val="24"/>
        </w:rPr>
        <w:t xml:space="preserve"> </w:t>
      </w:r>
      <w:r w:rsidR="00D643C8">
        <w:rPr>
          <w:sz w:val="24"/>
          <w:szCs w:val="24"/>
        </w:rPr>
        <w:t>F</w:t>
      </w:r>
      <w:r w:rsidR="00365721">
        <w:rPr>
          <w:sz w:val="24"/>
          <w:szCs w:val="24"/>
        </w:rPr>
        <w:t>lanking community members</w:t>
      </w:r>
      <w:r w:rsidR="00D643C8">
        <w:rPr>
          <w:sz w:val="24"/>
          <w:szCs w:val="24"/>
        </w:rPr>
        <w:t xml:space="preserve"> appear to be unique to each methanogenic ASV,</w:t>
      </w:r>
      <w:r>
        <w:rPr>
          <w:sz w:val="24"/>
          <w:szCs w:val="24"/>
        </w:rPr>
        <w:t xml:space="preserve"> suggesting specificity in relationships between different methanogens and their flanking communities.</w:t>
      </w:r>
      <w:r w:rsidR="00D643C8">
        <w:rPr>
          <w:sz w:val="24"/>
          <w:szCs w:val="24"/>
        </w:rPr>
        <w:t xml:space="preserve"> </w:t>
      </w:r>
      <w:r>
        <w:rPr>
          <w:sz w:val="24"/>
          <w:szCs w:val="24"/>
        </w:rPr>
        <w:t xml:space="preserve">Additionally, </w:t>
      </w:r>
      <w:r w:rsidRPr="00975C6B">
        <w:rPr>
          <w:i/>
          <w:iCs/>
          <w:sz w:val="24"/>
          <w:szCs w:val="24"/>
        </w:rPr>
        <w:t>Methanobacterium.1</w:t>
      </w:r>
      <w:r>
        <w:rPr>
          <w:sz w:val="24"/>
          <w:szCs w:val="24"/>
        </w:rPr>
        <w:t xml:space="preserve"> and Methanobaceriaceae.1 had more strongly negative correlations with flanking members, supporting the decrease in alpha diversity coupled with enrichment of </w:t>
      </w:r>
      <w:r w:rsidRPr="00975C6B">
        <w:rPr>
          <w:i/>
          <w:iCs/>
          <w:sz w:val="24"/>
          <w:szCs w:val="24"/>
        </w:rPr>
        <w:t>Methanobacterium.1</w:t>
      </w:r>
      <w:r>
        <w:rPr>
          <w:sz w:val="24"/>
          <w:szCs w:val="24"/>
        </w:rPr>
        <w:t xml:space="preserve"> and persistence of Methanobacteriaceae.1 </w:t>
      </w:r>
      <w:r w:rsidR="00305265">
        <w:rPr>
          <w:sz w:val="24"/>
          <w:szCs w:val="24"/>
          <w:lang w:val="en-US"/>
        </w:rPr>
        <w:t>over the course of</w:t>
      </w:r>
      <w:r w:rsidR="00DF005F">
        <w:rPr>
          <w:sz w:val="24"/>
          <w:szCs w:val="24"/>
          <w:lang w:val="en-US"/>
        </w:rPr>
        <w:t xml:space="preserve"> the ramping </w:t>
      </w:r>
      <w:r w:rsidR="00305265">
        <w:rPr>
          <w:sz w:val="24"/>
          <w:szCs w:val="24"/>
          <w:lang w:val="en-US"/>
        </w:rPr>
        <w:t>phase.</w:t>
      </w:r>
    </w:p>
    <w:p w14:paraId="4DF4592D" w14:textId="7A83C86F" w:rsidR="003F29F9" w:rsidRDefault="0079105F" w:rsidP="0079105F">
      <w:pPr>
        <w:pStyle w:val="Heading3"/>
        <w:rPr>
          <w:lang w:val="en-US"/>
        </w:rPr>
      </w:pPr>
      <w:r>
        <w:rPr>
          <w:lang w:val="en-US"/>
        </w:rPr>
        <w:t>Figure 5</w:t>
      </w:r>
    </w:p>
    <w:p w14:paraId="3EBD447D" w14:textId="2F4B086F" w:rsidR="007F484B" w:rsidRPr="00ED23F9" w:rsidRDefault="00DF005F" w:rsidP="007F484B">
      <w:pPr>
        <w:spacing w:after="0" w:line="360" w:lineRule="auto"/>
        <w:jc w:val="both"/>
        <w:rPr>
          <w:rFonts w:asciiTheme="majorHAnsi" w:hAnsiTheme="majorHAnsi" w:cstheme="majorHAnsi"/>
          <w:sz w:val="24"/>
          <w:szCs w:val="24"/>
          <w:lang w:val="en-US"/>
        </w:rPr>
      </w:pPr>
      <w:r>
        <w:rPr>
          <w:sz w:val="24"/>
          <w:szCs w:val="24"/>
          <w:lang w:val="en-US"/>
        </w:rPr>
        <w:t>The observed divergence in flanking members may also have emerged as a result of increasing partial pressure of H</w:t>
      </w:r>
      <w:r w:rsidRPr="00DF005F">
        <w:rPr>
          <w:sz w:val="24"/>
          <w:szCs w:val="24"/>
          <w:vertAlign w:val="subscript"/>
          <w:lang w:val="en-US"/>
        </w:rPr>
        <w:t>2</w:t>
      </w:r>
      <w:r>
        <w:rPr>
          <w:sz w:val="24"/>
          <w:szCs w:val="24"/>
          <w:lang w:val="en-US"/>
        </w:rPr>
        <w:t xml:space="preserve">. </w:t>
      </w:r>
      <w:r w:rsidR="00BD7E6B">
        <w:rPr>
          <w:sz w:val="24"/>
          <w:szCs w:val="24"/>
          <w:lang w:val="en-US"/>
        </w:rPr>
        <w:t xml:space="preserve">To explore this, </w:t>
      </w:r>
      <w:r w:rsidR="007F484B">
        <w:rPr>
          <w:sz w:val="24"/>
          <w:szCs w:val="24"/>
          <w:lang w:val="en-US"/>
        </w:rPr>
        <w:t>the relationship between molar H</w:t>
      </w:r>
      <w:r w:rsidR="007F484B" w:rsidRPr="00107C2D">
        <w:rPr>
          <w:sz w:val="24"/>
          <w:szCs w:val="24"/>
          <w:vertAlign w:val="subscript"/>
          <w:lang w:val="en-US"/>
        </w:rPr>
        <w:t>2</w:t>
      </w:r>
      <w:r w:rsidR="007F484B">
        <w:rPr>
          <w:sz w:val="24"/>
          <w:szCs w:val="24"/>
          <w:lang w:val="en-US"/>
        </w:rPr>
        <w:t xml:space="preserve"> loadings, molar H</w:t>
      </w:r>
      <w:r w:rsidR="007F484B" w:rsidRPr="00107C2D">
        <w:rPr>
          <w:sz w:val="24"/>
          <w:szCs w:val="24"/>
          <w:vertAlign w:val="subscript"/>
          <w:lang w:val="en-US"/>
        </w:rPr>
        <w:t>2</w:t>
      </w:r>
      <w:r w:rsidR="007F484B">
        <w:rPr>
          <w:sz w:val="24"/>
          <w:szCs w:val="24"/>
          <w:lang w:val="en-US"/>
        </w:rPr>
        <w:t xml:space="preserve"> breakthrough rates in the product gas, and trends in ASV relative abundances during different operational periods was elucidated </w:t>
      </w:r>
      <w:r>
        <w:rPr>
          <w:sz w:val="24"/>
          <w:szCs w:val="24"/>
          <w:lang w:val="en-US"/>
        </w:rPr>
        <w:t>in</w:t>
      </w:r>
      <w:r w:rsidR="007F484B">
        <w:rPr>
          <w:sz w:val="24"/>
          <w:szCs w:val="24"/>
          <w:lang w:val="en-US"/>
        </w:rPr>
        <w:t xml:space="preserve"> a correlational matrix</w:t>
      </w:r>
      <w:r w:rsidR="009D10F8">
        <w:rPr>
          <w:sz w:val="24"/>
          <w:szCs w:val="24"/>
          <w:lang w:val="en-US"/>
        </w:rPr>
        <w:t xml:space="preserve"> (Fig. 6)</w:t>
      </w:r>
      <w:r w:rsidR="007F484B">
        <w:rPr>
          <w:sz w:val="24"/>
          <w:szCs w:val="24"/>
          <w:lang w:val="en-US"/>
        </w:rPr>
        <w:t>. The</w:t>
      </w:r>
      <w:r w:rsidR="003F29F9">
        <w:rPr>
          <w:sz w:val="24"/>
          <w:szCs w:val="24"/>
          <w:lang w:val="en-US"/>
        </w:rPr>
        <w:t xml:space="preserve"> period from day 150-300, spanning all sequenced biomass samples, captures both stable operation and variable H</w:t>
      </w:r>
      <w:r w:rsidR="003F29F9">
        <w:rPr>
          <w:sz w:val="24"/>
          <w:szCs w:val="24"/>
          <w:vertAlign w:val="subscript"/>
          <w:lang w:val="en-US"/>
        </w:rPr>
        <w:t>2</w:t>
      </w:r>
      <w:r w:rsidR="003F29F9">
        <w:rPr>
          <w:sz w:val="24"/>
          <w:szCs w:val="24"/>
          <w:lang w:val="en-US"/>
        </w:rPr>
        <w:t xml:space="preserve"> loading rates with higher rates of H</w:t>
      </w:r>
      <w:r w:rsidR="003F29F9" w:rsidRPr="00805668">
        <w:rPr>
          <w:sz w:val="24"/>
          <w:szCs w:val="24"/>
          <w:vertAlign w:val="subscript"/>
          <w:lang w:val="en-US"/>
        </w:rPr>
        <w:t>2</w:t>
      </w:r>
      <w:r w:rsidR="003F29F9">
        <w:rPr>
          <w:sz w:val="24"/>
          <w:szCs w:val="24"/>
          <w:lang w:val="en-US"/>
        </w:rPr>
        <w:t xml:space="preserve"> breakthrough to the product gas, and therefore, higher partial pressure of H</w:t>
      </w:r>
      <w:r w:rsidR="003F29F9" w:rsidRPr="00805668">
        <w:rPr>
          <w:sz w:val="24"/>
          <w:szCs w:val="24"/>
          <w:vertAlign w:val="subscript"/>
          <w:lang w:val="en-US"/>
        </w:rPr>
        <w:t>2</w:t>
      </w:r>
      <w:r w:rsidR="003F29F9">
        <w:rPr>
          <w:sz w:val="24"/>
          <w:szCs w:val="24"/>
          <w:lang w:val="en-US"/>
        </w:rPr>
        <w:t xml:space="preserve"> in the liquid phase (up to 0.84 mg/L dissolved H</w:t>
      </w:r>
      <w:r w:rsidR="003F29F9" w:rsidRPr="00805668">
        <w:rPr>
          <w:sz w:val="24"/>
          <w:szCs w:val="24"/>
          <w:vertAlign w:val="subscript"/>
          <w:lang w:val="en-US"/>
        </w:rPr>
        <w:t>2</w:t>
      </w:r>
      <w:r w:rsidR="007F484B">
        <w:rPr>
          <w:sz w:val="24"/>
          <w:szCs w:val="24"/>
          <w:lang w:val="en-US"/>
        </w:rPr>
        <w:t xml:space="preserve"> according to Henry’s Law)</w:t>
      </w:r>
      <w:r w:rsidR="003F29F9">
        <w:rPr>
          <w:sz w:val="24"/>
          <w:szCs w:val="24"/>
          <w:lang w:val="en-US"/>
        </w:rPr>
        <w:t xml:space="preserve">. </w:t>
      </w:r>
    </w:p>
    <w:p w14:paraId="797CFC06" w14:textId="55FAD11D" w:rsidR="003F29F9" w:rsidRDefault="00FC7F0B" w:rsidP="00C878F1">
      <w:pPr>
        <w:spacing w:after="0" w:line="360" w:lineRule="auto"/>
        <w:jc w:val="both"/>
        <w:rPr>
          <w:sz w:val="24"/>
          <w:szCs w:val="24"/>
          <w:lang w:val="en-US"/>
        </w:rPr>
      </w:pPr>
      <w:r>
        <w:rPr>
          <w:sz w:val="24"/>
          <w:szCs w:val="24"/>
          <w:lang w:val="en-US"/>
        </w:rPr>
        <w:lastRenderedPageBreak/>
        <w:br/>
      </w:r>
      <w:r w:rsidR="00534288">
        <w:rPr>
          <w:sz w:val="24"/>
          <w:szCs w:val="24"/>
          <w:lang w:val="en-US"/>
        </w:rPr>
        <w:t xml:space="preserve">Using this approach, </w:t>
      </w:r>
      <w:r w:rsidR="000339B1">
        <w:rPr>
          <w:sz w:val="24"/>
          <w:szCs w:val="24"/>
          <w:lang w:val="en-US"/>
        </w:rPr>
        <w:t xml:space="preserve">the only </w:t>
      </w:r>
      <w:r w:rsidR="00534288">
        <w:rPr>
          <w:sz w:val="24"/>
          <w:szCs w:val="24"/>
          <w:lang w:val="en-US"/>
        </w:rPr>
        <w:t>flanking members with</w:t>
      </w:r>
      <w:r w:rsidR="00D643C8">
        <w:rPr>
          <w:sz w:val="24"/>
          <w:szCs w:val="24"/>
          <w:lang w:val="en-US"/>
        </w:rPr>
        <w:t xml:space="preserve"> statistically significant correlations</w:t>
      </w:r>
      <w:r w:rsidR="00534288">
        <w:rPr>
          <w:sz w:val="24"/>
          <w:szCs w:val="24"/>
          <w:lang w:val="en-US"/>
        </w:rPr>
        <w:t xml:space="preserve"> to H</w:t>
      </w:r>
      <w:r w:rsidR="00534288" w:rsidRPr="00534288">
        <w:rPr>
          <w:sz w:val="24"/>
          <w:szCs w:val="24"/>
          <w:vertAlign w:val="subscript"/>
          <w:lang w:val="en-US"/>
        </w:rPr>
        <w:t>2</w:t>
      </w:r>
      <w:r w:rsidR="00534288">
        <w:rPr>
          <w:sz w:val="24"/>
          <w:szCs w:val="24"/>
          <w:lang w:val="en-US"/>
        </w:rPr>
        <w:t xml:space="preserve"> were </w:t>
      </w:r>
      <w:r w:rsidR="00534288" w:rsidRPr="00305265">
        <w:rPr>
          <w:i/>
          <w:iCs/>
          <w:sz w:val="24"/>
          <w:szCs w:val="24"/>
          <w:lang w:val="en-US"/>
        </w:rPr>
        <w:t>Thermovirga.1</w:t>
      </w:r>
      <w:r w:rsidR="00534288">
        <w:rPr>
          <w:sz w:val="24"/>
          <w:szCs w:val="24"/>
          <w:lang w:val="en-US"/>
        </w:rPr>
        <w:t xml:space="preserve"> (ρ = - 0.93, p &lt; 0.05) and </w:t>
      </w:r>
      <w:r w:rsidR="00534288" w:rsidRPr="009D10F8">
        <w:rPr>
          <w:i/>
          <w:iCs/>
          <w:sz w:val="24"/>
          <w:szCs w:val="24"/>
          <w:lang w:val="en-US"/>
        </w:rPr>
        <w:t>Desulfovibrio.1</w:t>
      </w:r>
      <w:r w:rsidR="00534288">
        <w:rPr>
          <w:sz w:val="24"/>
          <w:szCs w:val="24"/>
          <w:lang w:val="en-US"/>
        </w:rPr>
        <w:t xml:space="preserve"> (ρ = 0.89, p &lt; 0.05). </w:t>
      </w:r>
      <w:r w:rsidR="00975C6B">
        <w:rPr>
          <w:sz w:val="24"/>
          <w:szCs w:val="24"/>
          <w:lang w:val="en-US"/>
        </w:rPr>
        <w:t>Some ASVs exhibited low or no correlations to H</w:t>
      </w:r>
      <w:r w:rsidR="00975C6B">
        <w:rPr>
          <w:sz w:val="24"/>
          <w:szCs w:val="24"/>
          <w:vertAlign w:val="subscript"/>
          <w:lang w:val="en-US"/>
        </w:rPr>
        <w:t>2</w:t>
      </w:r>
      <w:r w:rsidR="00975C6B">
        <w:rPr>
          <w:sz w:val="24"/>
          <w:szCs w:val="24"/>
          <w:lang w:val="en-US"/>
        </w:rPr>
        <w:t xml:space="preserve"> loadings or breakthrough. In these cases, the</w:t>
      </w:r>
      <w:r w:rsidR="000D1E93">
        <w:rPr>
          <w:sz w:val="24"/>
          <w:szCs w:val="24"/>
          <w:lang w:val="en-US"/>
        </w:rPr>
        <w:t xml:space="preserve"> </w:t>
      </w:r>
      <w:r w:rsidR="009151B7">
        <w:rPr>
          <w:sz w:val="24"/>
          <w:szCs w:val="24"/>
          <w:lang w:val="en-US"/>
        </w:rPr>
        <w:t>associations</w:t>
      </w:r>
      <w:r w:rsidR="000D1E93">
        <w:rPr>
          <w:sz w:val="24"/>
          <w:szCs w:val="24"/>
          <w:lang w:val="en-US"/>
        </w:rPr>
        <w:t xml:space="preserve"> between flanking members and methanogens in Fig. 5 </w:t>
      </w:r>
      <w:r w:rsidR="00975C6B">
        <w:rPr>
          <w:sz w:val="24"/>
          <w:szCs w:val="24"/>
          <w:lang w:val="en-US"/>
        </w:rPr>
        <w:t>may not</w:t>
      </w:r>
      <w:r w:rsidR="000D1E93">
        <w:rPr>
          <w:sz w:val="24"/>
          <w:szCs w:val="24"/>
          <w:lang w:val="en-US"/>
        </w:rPr>
        <w:t xml:space="preserve"> </w:t>
      </w:r>
      <w:r w:rsidR="00975C6B">
        <w:rPr>
          <w:sz w:val="24"/>
          <w:szCs w:val="24"/>
          <w:lang w:val="en-US"/>
        </w:rPr>
        <w:t>have been</w:t>
      </w:r>
      <w:r w:rsidR="000D1E93">
        <w:rPr>
          <w:sz w:val="24"/>
          <w:szCs w:val="24"/>
          <w:lang w:val="en-US"/>
        </w:rPr>
        <w:t xml:space="preserve"> </w:t>
      </w:r>
      <w:r w:rsidR="009151B7">
        <w:rPr>
          <w:sz w:val="24"/>
          <w:szCs w:val="24"/>
          <w:lang w:val="en-US"/>
        </w:rPr>
        <w:t>driven</w:t>
      </w:r>
      <w:r w:rsidR="000D1E93">
        <w:rPr>
          <w:sz w:val="24"/>
          <w:szCs w:val="24"/>
          <w:lang w:val="en-US"/>
        </w:rPr>
        <w:t xml:space="preserve"> by H</w:t>
      </w:r>
      <w:r w:rsidR="000D1E93" w:rsidRPr="000D1E93">
        <w:rPr>
          <w:sz w:val="24"/>
          <w:szCs w:val="24"/>
          <w:vertAlign w:val="subscript"/>
          <w:lang w:val="en-US"/>
        </w:rPr>
        <w:t>2</w:t>
      </w:r>
      <w:r w:rsidR="004E0550">
        <w:rPr>
          <w:sz w:val="24"/>
          <w:szCs w:val="24"/>
          <w:lang w:val="en-US"/>
        </w:rPr>
        <w:t xml:space="preserve">, but </w:t>
      </w:r>
      <w:r w:rsidR="00975C6B">
        <w:rPr>
          <w:sz w:val="24"/>
          <w:szCs w:val="24"/>
          <w:lang w:val="en-US"/>
        </w:rPr>
        <w:t xml:space="preserve">were instead </w:t>
      </w:r>
      <w:r w:rsidR="004E0550">
        <w:rPr>
          <w:sz w:val="24"/>
          <w:szCs w:val="24"/>
          <w:lang w:val="en-US"/>
        </w:rPr>
        <w:t xml:space="preserve">influenced by other </w:t>
      </w:r>
      <w:r w:rsidR="00975C6B">
        <w:rPr>
          <w:sz w:val="24"/>
          <w:szCs w:val="24"/>
          <w:lang w:val="en-US"/>
        </w:rPr>
        <w:t xml:space="preserve">operational </w:t>
      </w:r>
      <w:r w:rsidR="009151B7">
        <w:rPr>
          <w:sz w:val="24"/>
          <w:szCs w:val="24"/>
          <w:lang w:val="en-US"/>
        </w:rPr>
        <w:t>conditions</w:t>
      </w:r>
      <w:r w:rsidR="004E0550">
        <w:rPr>
          <w:sz w:val="24"/>
          <w:szCs w:val="24"/>
          <w:lang w:val="en-US"/>
        </w:rPr>
        <w:t xml:space="preserve"> such as</w:t>
      </w:r>
      <w:r w:rsidR="009151B7">
        <w:rPr>
          <w:sz w:val="24"/>
          <w:szCs w:val="24"/>
          <w:lang w:val="en-US"/>
        </w:rPr>
        <w:t xml:space="preserve"> </w:t>
      </w:r>
      <w:r w:rsidR="004E0550">
        <w:rPr>
          <w:sz w:val="24"/>
          <w:szCs w:val="24"/>
          <w:lang w:val="en-US"/>
        </w:rPr>
        <w:t>substrate feed ratio</w:t>
      </w:r>
      <w:r w:rsidR="009D10F8">
        <w:rPr>
          <w:sz w:val="24"/>
          <w:szCs w:val="24"/>
          <w:lang w:val="en-US"/>
        </w:rPr>
        <w:t>, HRT,</w:t>
      </w:r>
      <w:r w:rsidR="009151B7">
        <w:rPr>
          <w:sz w:val="24"/>
          <w:szCs w:val="24"/>
          <w:lang w:val="en-US"/>
        </w:rPr>
        <w:t xml:space="preserve"> or</w:t>
      </w:r>
      <w:r w:rsidR="004E0550">
        <w:rPr>
          <w:sz w:val="24"/>
          <w:szCs w:val="24"/>
          <w:lang w:val="en-US"/>
        </w:rPr>
        <w:t xml:space="preserve"> process upsets</w:t>
      </w:r>
      <w:r w:rsidR="00975C6B">
        <w:rPr>
          <w:sz w:val="24"/>
          <w:szCs w:val="24"/>
          <w:lang w:val="en-US"/>
        </w:rPr>
        <w:t xml:space="preserve"> (</w:t>
      </w:r>
      <w:r w:rsidR="00975C6B" w:rsidRPr="00ED50F2">
        <w:rPr>
          <w:i/>
          <w:iCs/>
          <w:sz w:val="24"/>
          <w:szCs w:val="24"/>
          <w:lang w:val="en-US"/>
        </w:rPr>
        <w:t>i.e.</w:t>
      </w:r>
      <w:r w:rsidR="00975C6B">
        <w:rPr>
          <w:sz w:val="24"/>
          <w:szCs w:val="24"/>
          <w:lang w:val="en-US"/>
        </w:rPr>
        <w:t>, Enterobacteriaceae.1)</w:t>
      </w:r>
      <w:r w:rsidR="009151B7">
        <w:rPr>
          <w:sz w:val="24"/>
          <w:szCs w:val="24"/>
          <w:lang w:val="en-US"/>
        </w:rPr>
        <w:t>.</w:t>
      </w:r>
      <w:r w:rsidR="004E0550">
        <w:rPr>
          <w:sz w:val="24"/>
          <w:szCs w:val="24"/>
          <w:lang w:val="en-US"/>
        </w:rPr>
        <w:t xml:space="preserve"> </w:t>
      </w:r>
      <w:r w:rsidR="009151B7">
        <w:rPr>
          <w:sz w:val="24"/>
          <w:szCs w:val="24"/>
          <w:lang w:val="en-US"/>
        </w:rPr>
        <w:t>Among</w:t>
      </w:r>
      <w:r w:rsidR="00534288">
        <w:rPr>
          <w:sz w:val="24"/>
          <w:szCs w:val="24"/>
          <w:lang w:val="en-US"/>
        </w:rPr>
        <w:t xml:space="preserve"> the methanogens, the </w:t>
      </w:r>
      <w:r w:rsidR="003F29F9">
        <w:rPr>
          <w:sz w:val="24"/>
          <w:szCs w:val="24"/>
          <w:lang w:val="en-US"/>
        </w:rPr>
        <w:t xml:space="preserve">only ASV demonstrating a </w:t>
      </w:r>
      <w:r w:rsidR="00704366">
        <w:rPr>
          <w:sz w:val="24"/>
          <w:szCs w:val="24"/>
          <w:lang w:val="en-US"/>
        </w:rPr>
        <w:t xml:space="preserve">significant and </w:t>
      </w:r>
      <w:r w:rsidR="003F29F9">
        <w:rPr>
          <w:sz w:val="24"/>
          <w:szCs w:val="24"/>
          <w:lang w:val="en-US"/>
        </w:rPr>
        <w:t>strong positive correlation with increased H</w:t>
      </w:r>
      <w:r w:rsidR="003F29F9" w:rsidRPr="0047780B">
        <w:rPr>
          <w:sz w:val="24"/>
          <w:szCs w:val="24"/>
          <w:vertAlign w:val="subscript"/>
          <w:lang w:val="en-US"/>
        </w:rPr>
        <w:t>2</w:t>
      </w:r>
      <w:r w:rsidR="003F29F9">
        <w:rPr>
          <w:sz w:val="24"/>
          <w:szCs w:val="24"/>
          <w:lang w:val="en-US"/>
        </w:rPr>
        <w:t xml:space="preserve"> loadings was </w:t>
      </w:r>
      <w:r w:rsidR="003F29F9" w:rsidRPr="0047780B">
        <w:rPr>
          <w:i/>
          <w:iCs/>
          <w:sz w:val="24"/>
          <w:szCs w:val="24"/>
          <w:lang w:val="en-US"/>
        </w:rPr>
        <w:t>Methanobacterium.1</w:t>
      </w:r>
      <w:r w:rsidR="003F29F9">
        <w:rPr>
          <w:sz w:val="24"/>
          <w:szCs w:val="24"/>
          <w:lang w:val="en-US"/>
        </w:rPr>
        <w:t xml:space="preserve"> (ρ = 0.79</w:t>
      </w:r>
      <w:r w:rsidR="00687F11">
        <w:rPr>
          <w:sz w:val="24"/>
          <w:szCs w:val="24"/>
          <w:lang w:val="en-US"/>
        </w:rPr>
        <w:t>, p &lt; 0.05</w:t>
      </w:r>
      <w:r w:rsidR="003F29F9">
        <w:rPr>
          <w:sz w:val="24"/>
          <w:szCs w:val="24"/>
          <w:lang w:val="en-US"/>
        </w:rPr>
        <w:t xml:space="preserve">), </w:t>
      </w:r>
      <w:r w:rsidR="00D843BD">
        <w:rPr>
          <w:sz w:val="24"/>
          <w:szCs w:val="24"/>
          <w:lang w:val="en-US"/>
        </w:rPr>
        <w:t>while</w:t>
      </w:r>
      <w:r w:rsidR="003F29F9">
        <w:rPr>
          <w:sz w:val="24"/>
          <w:szCs w:val="24"/>
          <w:lang w:val="en-US"/>
        </w:rPr>
        <w:t xml:space="preserve"> </w:t>
      </w:r>
      <w:r w:rsidR="003F29F9" w:rsidRPr="00153A92">
        <w:rPr>
          <w:i/>
          <w:iCs/>
          <w:sz w:val="24"/>
          <w:szCs w:val="24"/>
          <w:lang w:val="en-US"/>
        </w:rPr>
        <w:t>Methanobacterium.2</w:t>
      </w:r>
      <w:r w:rsidR="003F29F9">
        <w:rPr>
          <w:sz w:val="24"/>
          <w:szCs w:val="24"/>
          <w:lang w:val="en-US"/>
        </w:rPr>
        <w:t xml:space="preserve"> had a strong negative correlation </w:t>
      </w:r>
      <w:r w:rsidR="001B7A19">
        <w:rPr>
          <w:sz w:val="24"/>
          <w:szCs w:val="24"/>
          <w:lang w:val="en-US"/>
        </w:rPr>
        <w:t>with increasing rates of H</w:t>
      </w:r>
      <w:r w:rsidR="001B7A19" w:rsidRPr="001B7A19">
        <w:rPr>
          <w:sz w:val="24"/>
          <w:szCs w:val="24"/>
          <w:vertAlign w:val="subscript"/>
          <w:lang w:val="en-US"/>
        </w:rPr>
        <w:t>2</w:t>
      </w:r>
      <w:r w:rsidR="001B7A19">
        <w:rPr>
          <w:sz w:val="24"/>
          <w:szCs w:val="24"/>
          <w:lang w:val="en-US"/>
        </w:rPr>
        <w:t xml:space="preserve"> breakthrough </w:t>
      </w:r>
      <w:r w:rsidR="003F29F9">
        <w:rPr>
          <w:sz w:val="24"/>
          <w:szCs w:val="24"/>
          <w:lang w:val="en-US"/>
        </w:rPr>
        <w:t>(ρ = -0.93</w:t>
      </w:r>
      <w:r w:rsidR="0087740D">
        <w:rPr>
          <w:sz w:val="24"/>
          <w:szCs w:val="24"/>
          <w:lang w:val="en-US"/>
        </w:rPr>
        <w:t xml:space="preserve">, </w:t>
      </w:r>
      <w:r w:rsidR="00534288">
        <w:rPr>
          <w:sz w:val="24"/>
          <w:szCs w:val="24"/>
          <w:lang w:val="en-US"/>
        </w:rPr>
        <w:t>p &lt; 0.05</w:t>
      </w:r>
      <w:r w:rsidR="003F29F9">
        <w:rPr>
          <w:sz w:val="24"/>
          <w:szCs w:val="24"/>
          <w:lang w:val="en-US"/>
        </w:rPr>
        <w:t>).</w:t>
      </w:r>
      <w:r w:rsidR="00704366">
        <w:rPr>
          <w:sz w:val="24"/>
          <w:szCs w:val="24"/>
          <w:lang w:val="en-US"/>
        </w:rPr>
        <w:t xml:space="preserve"> These results suggest </w:t>
      </w:r>
      <w:r w:rsidR="001B7A19" w:rsidRPr="001B7A19">
        <w:rPr>
          <w:i/>
          <w:iCs/>
          <w:sz w:val="24"/>
          <w:szCs w:val="24"/>
          <w:lang w:val="en-US"/>
        </w:rPr>
        <w:t>Methanobacterium.1</w:t>
      </w:r>
      <w:r w:rsidR="001B7A19">
        <w:rPr>
          <w:sz w:val="24"/>
          <w:szCs w:val="24"/>
          <w:lang w:val="en-US"/>
        </w:rPr>
        <w:t xml:space="preserve"> may have a low H</w:t>
      </w:r>
      <w:r w:rsidR="001B7A19">
        <w:rPr>
          <w:sz w:val="24"/>
          <w:szCs w:val="24"/>
          <w:vertAlign w:val="subscript"/>
          <w:lang w:val="en-US"/>
        </w:rPr>
        <w:t>2</w:t>
      </w:r>
      <w:r w:rsidR="001B7A19">
        <w:rPr>
          <w:sz w:val="24"/>
          <w:szCs w:val="24"/>
          <w:lang w:val="en-US"/>
        </w:rPr>
        <w:t xml:space="preserve"> affinity</w:t>
      </w:r>
      <w:r w:rsidR="00BD7E6B">
        <w:rPr>
          <w:sz w:val="24"/>
          <w:szCs w:val="24"/>
          <w:lang w:val="en-US"/>
        </w:rPr>
        <w:t>. In a study on system response to H</w:t>
      </w:r>
      <w:r w:rsidR="00BD7E6B" w:rsidRPr="00BD7E6B">
        <w:rPr>
          <w:sz w:val="24"/>
          <w:szCs w:val="24"/>
          <w:vertAlign w:val="subscript"/>
          <w:lang w:val="en-US"/>
        </w:rPr>
        <w:t>2</w:t>
      </w:r>
      <w:r w:rsidR="00BD7E6B">
        <w:rPr>
          <w:sz w:val="24"/>
          <w:szCs w:val="24"/>
          <w:lang w:val="en-US"/>
        </w:rPr>
        <w:t xml:space="preserve"> pulses</w:t>
      </w:r>
      <w:r w:rsidR="001B7A19">
        <w:rPr>
          <w:sz w:val="24"/>
          <w:szCs w:val="24"/>
          <w:lang w:val="en-US"/>
        </w:rPr>
        <w:t xml:space="preserve">, low-affinity methanogens </w:t>
      </w:r>
      <w:r w:rsidR="0042574F">
        <w:rPr>
          <w:sz w:val="24"/>
          <w:szCs w:val="24"/>
          <w:lang w:val="en-US"/>
        </w:rPr>
        <w:t>were</w:t>
      </w:r>
      <w:r w:rsidR="00BD7E6B">
        <w:rPr>
          <w:sz w:val="24"/>
          <w:szCs w:val="24"/>
          <w:lang w:val="en-US"/>
        </w:rPr>
        <w:t xml:space="preserve"> enriched</w:t>
      </w:r>
      <w:r w:rsidR="001B7A19">
        <w:rPr>
          <w:sz w:val="24"/>
          <w:szCs w:val="24"/>
          <w:lang w:val="en-US"/>
        </w:rPr>
        <w:t xml:space="preserve"> </w:t>
      </w:r>
      <w:r w:rsidR="00A04934">
        <w:rPr>
          <w:sz w:val="24"/>
          <w:szCs w:val="24"/>
          <w:lang w:val="en-US"/>
        </w:rPr>
        <w:t>in the presence of excess</w:t>
      </w:r>
      <w:r w:rsidR="00BD7E6B">
        <w:rPr>
          <w:sz w:val="24"/>
          <w:szCs w:val="24"/>
          <w:lang w:val="en-US"/>
        </w:rPr>
        <w:t xml:space="preserve"> H</w:t>
      </w:r>
      <w:r w:rsidR="00BD7E6B" w:rsidRPr="00BD7E6B">
        <w:rPr>
          <w:sz w:val="24"/>
          <w:szCs w:val="24"/>
          <w:vertAlign w:val="subscript"/>
          <w:lang w:val="en-US"/>
        </w:rPr>
        <w:t>2</w:t>
      </w:r>
      <w:r w:rsidR="00BD7E6B">
        <w:rPr>
          <w:sz w:val="24"/>
          <w:szCs w:val="24"/>
          <w:lang w:val="en-US"/>
        </w:rPr>
        <w:t xml:space="preserve"> </w:t>
      </w:r>
      <w:hyperlink r:id="rId29">
        <w:r w:rsidR="003F29F9" w:rsidRPr="7B874FF8">
          <w:rPr>
            <w:sz w:val="24"/>
            <w:szCs w:val="24"/>
            <w:lang w:val="en-US"/>
          </w:rPr>
          <w:t>(Agneessens et al., 2017)</w:t>
        </w:r>
      </w:hyperlink>
      <w:r w:rsidR="003F29F9" w:rsidRPr="7B874FF8">
        <w:rPr>
          <w:sz w:val="24"/>
          <w:szCs w:val="24"/>
          <w:lang w:val="en-US"/>
        </w:rPr>
        <w:t>.</w:t>
      </w:r>
      <w:r w:rsidR="007F484B">
        <w:rPr>
          <w:sz w:val="24"/>
          <w:szCs w:val="24"/>
          <w:lang w:val="en-US"/>
        </w:rPr>
        <w:t xml:space="preserve"> </w:t>
      </w:r>
      <w:r w:rsidR="00534288">
        <w:rPr>
          <w:sz w:val="24"/>
          <w:szCs w:val="24"/>
          <w:lang w:val="en-US"/>
        </w:rPr>
        <w:t>Conversely</w:t>
      </w:r>
      <w:r w:rsidR="00A04934">
        <w:rPr>
          <w:sz w:val="24"/>
          <w:szCs w:val="24"/>
          <w:lang w:val="en-US"/>
        </w:rPr>
        <w:t xml:space="preserve">, under these conditions </w:t>
      </w:r>
      <w:r w:rsidR="00534288" w:rsidRPr="00A04934">
        <w:rPr>
          <w:i/>
          <w:iCs/>
          <w:sz w:val="24"/>
          <w:szCs w:val="24"/>
          <w:lang w:val="en-US"/>
        </w:rPr>
        <w:t>Methanobacterium.2</w:t>
      </w:r>
      <w:r w:rsidR="00534288">
        <w:rPr>
          <w:sz w:val="24"/>
          <w:szCs w:val="24"/>
          <w:lang w:val="en-US"/>
        </w:rPr>
        <w:t xml:space="preserve"> struggle</w:t>
      </w:r>
      <w:r w:rsidR="00D643C8">
        <w:rPr>
          <w:sz w:val="24"/>
          <w:szCs w:val="24"/>
          <w:lang w:val="en-US"/>
        </w:rPr>
        <w:t>d</w:t>
      </w:r>
      <w:r w:rsidR="00534288">
        <w:rPr>
          <w:sz w:val="24"/>
          <w:szCs w:val="24"/>
          <w:lang w:val="en-US"/>
        </w:rPr>
        <w:t xml:space="preserve"> to compete, while Methanobacteriaceae.1 </w:t>
      </w:r>
      <w:r w:rsidR="00751F7D">
        <w:rPr>
          <w:sz w:val="24"/>
          <w:szCs w:val="24"/>
          <w:lang w:val="en-US"/>
        </w:rPr>
        <w:t>was</w:t>
      </w:r>
      <w:r w:rsidR="00534288">
        <w:rPr>
          <w:sz w:val="24"/>
          <w:szCs w:val="24"/>
          <w:lang w:val="en-US"/>
        </w:rPr>
        <w:t xml:space="preserve"> relatively unaffected</w:t>
      </w:r>
      <w:r w:rsidR="00751F7D">
        <w:rPr>
          <w:sz w:val="24"/>
          <w:szCs w:val="24"/>
          <w:lang w:val="en-US"/>
        </w:rPr>
        <w:t>.</w:t>
      </w:r>
      <w:r w:rsidR="0042574F">
        <w:rPr>
          <w:sz w:val="24"/>
          <w:szCs w:val="24"/>
          <w:lang w:val="en-US"/>
        </w:rPr>
        <w:t xml:space="preserve"> </w:t>
      </w:r>
    </w:p>
    <w:p w14:paraId="21C56198" w14:textId="1C9B15BA" w:rsidR="00C76E49" w:rsidRDefault="0079105F" w:rsidP="0079105F">
      <w:pPr>
        <w:pStyle w:val="Heading3"/>
        <w:rPr>
          <w:lang w:val="en-US"/>
        </w:rPr>
      </w:pPr>
      <w:r>
        <w:rPr>
          <w:lang w:val="en-US"/>
        </w:rPr>
        <w:t>Figure 6</w:t>
      </w:r>
      <w:r w:rsidR="00C76E49">
        <w:rPr>
          <w:lang w:val="en-US"/>
        </w:rPr>
        <w:t xml:space="preserve"> </w:t>
      </w:r>
    </w:p>
    <w:p w14:paraId="193B9380" w14:textId="77777777" w:rsidR="00C76E49" w:rsidRDefault="00C76E49" w:rsidP="00C878F1">
      <w:pPr>
        <w:spacing w:after="0" w:line="360" w:lineRule="auto"/>
        <w:jc w:val="both"/>
        <w:rPr>
          <w:sz w:val="24"/>
          <w:szCs w:val="24"/>
          <w:lang w:val="en-US"/>
        </w:rPr>
      </w:pPr>
    </w:p>
    <w:p w14:paraId="019AE530" w14:textId="756B5C30" w:rsidR="005A5130" w:rsidRDefault="005A5130" w:rsidP="005F6977">
      <w:pPr>
        <w:pStyle w:val="Heading1"/>
        <w:numPr>
          <w:ilvl w:val="0"/>
          <w:numId w:val="17"/>
        </w:numPr>
        <w:rPr>
          <w:lang w:val="en-US"/>
        </w:rPr>
      </w:pPr>
      <w:r>
        <w:rPr>
          <w:lang w:val="en-US"/>
        </w:rPr>
        <w:t>Conclusions</w:t>
      </w:r>
    </w:p>
    <w:p w14:paraId="753F53CA" w14:textId="2F445374" w:rsidR="00F30C1E" w:rsidRDefault="00A7113B" w:rsidP="00C878F1">
      <w:pPr>
        <w:spacing w:after="0" w:line="360" w:lineRule="auto"/>
        <w:jc w:val="both"/>
        <w:rPr>
          <w:sz w:val="24"/>
          <w:szCs w:val="24"/>
        </w:rPr>
      </w:pPr>
      <w:r>
        <w:rPr>
          <w:sz w:val="24"/>
          <w:szCs w:val="24"/>
        </w:rPr>
        <w:t>This study</w:t>
      </w:r>
      <w:r w:rsidRPr="00A7113B">
        <w:rPr>
          <w:sz w:val="24"/>
          <w:szCs w:val="24"/>
        </w:rPr>
        <w:t xml:space="preserve"> developed and tested a novel H</w:t>
      </w:r>
      <w:r w:rsidRPr="00A7113B">
        <w:rPr>
          <w:sz w:val="24"/>
          <w:szCs w:val="24"/>
          <w:vertAlign w:val="subscript"/>
        </w:rPr>
        <w:t>2</w:t>
      </w:r>
      <w:r>
        <w:rPr>
          <w:sz w:val="24"/>
          <w:szCs w:val="24"/>
        </w:rPr>
        <w:t>-</w:t>
      </w:r>
      <w:r w:rsidRPr="00A7113B">
        <w:rPr>
          <w:sz w:val="24"/>
          <w:szCs w:val="24"/>
        </w:rPr>
        <w:t>fed</w:t>
      </w:r>
      <w:r>
        <w:rPr>
          <w:sz w:val="24"/>
          <w:szCs w:val="24"/>
        </w:rPr>
        <w:t>, high-SVR</w:t>
      </w:r>
      <w:r w:rsidRPr="00A7113B">
        <w:rPr>
          <w:sz w:val="24"/>
          <w:szCs w:val="24"/>
        </w:rPr>
        <w:t xml:space="preserve"> MBfR configuration for ex-situ biomethanation</w:t>
      </w:r>
      <w:r>
        <w:rPr>
          <w:sz w:val="24"/>
          <w:szCs w:val="24"/>
        </w:rPr>
        <w:t xml:space="preserve"> for 331 days. R</w:t>
      </w:r>
      <w:r w:rsidRPr="00A7113B">
        <w:rPr>
          <w:sz w:val="24"/>
          <w:szCs w:val="24"/>
        </w:rPr>
        <w:t>esults demonstrated robust and stable high quality</w:t>
      </w:r>
      <w:r w:rsidR="00F30C1E">
        <w:rPr>
          <w:sz w:val="24"/>
          <w:szCs w:val="24"/>
        </w:rPr>
        <w:t xml:space="preserve"> (&gt;95% CH</w:t>
      </w:r>
      <w:r w:rsidR="00F30C1E" w:rsidRPr="00F30C1E">
        <w:rPr>
          <w:sz w:val="24"/>
          <w:szCs w:val="24"/>
          <w:vertAlign w:val="subscript"/>
        </w:rPr>
        <w:t>4</w:t>
      </w:r>
      <w:r w:rsidR="00F30C1E">
        <w:rPr>
          <w:sz w:val="24"/>
          <w:szCs w:val="24"/>
        </w:rPr>
        <w:t>)</w:t>
      </w:r>
      <w:r w:rsidRPr="00A7113B">
        <w:rPr>
          <w:sz w:val="24"/>
          <w:szCs w:val="24"/>
        </w:rPr>
        <w:t xml:space="preserve"> </w:t>
      </w:r>
      <w:r>
        <w:rPr>
          <w:sz w:val="24"/>
          <w:szCs w:val="24"/>
        </w:rPr>
        <w:t>RNG</w:t>
      </w:r>
      <w:r w:rsidRPr="00A7113B">
        <w:rPr>
          <w:sz w:val="24"/>
          <w:szCs w:val="24"/>
        </w:rPr>
        <w:t xml:space="preserve"> production </w:t>
      </w:r>
      <w:r w:rsidR="00F30C1E">
        <w:rPr>
          <w:sz w:val="24"/>
          <w:szCs w:val="24"/>
        </w:rPr>
        <w:t xml:space="preserve">for </w:t>
      </w:r>
      <w:r>
        <w:rPr>
          <w:sz w:val="24"/>
          <w:szCs w:val="24"/>
        </w:rPr>
        <w:t>at a</w:t>
      </w:r>
      <w:r w:rsidRPr="00A7113B">
        <w:rPr>
          <w:sz w:val="24"/>
          <w:szCs w:val="24"/>
        </w:rPr>
        <w:t xml:space="preserve"> rate</w:t>
      </w:r>
      <w:r>
        <w:rPr>
          <w:sz w:val="24"/>
          <w:szCs w:val="24"/>
        </w:rPr>
        <w:t xml:space="preserve"> of </w:t>
      </w:r>
      <w:r w:rsidR="00F30C1E" w:rsidRPr="0F28D7EB">
        <w:rPr>
          <w:sz w:val="24"/>
          <w:szCs w:val="24"/>
          <w:lang w:val="en-US"/>
        </w:rPr>
        <w:t xml:space="preserve">2.69 </w:t>
      </w:r>
      <w:r w:rsidRPr="7B874FF8">
        <w:rPr>
          <w:sz w:val="24"/>
          <w:szCs w:val="24"/>
          <w:lang w:val="en-US"/>
        </w:rPr>
        <w:t>m</w:t>
      </w:r>
      <w:r w:rsidRPr="7B874FF8">
        <w:rPr>
          <w:sz w:val="24"/>
          <w:szCs w:val="24"/>
          <w:vertAlign w:val="superscript"/>
          <w:lang w:val="en-US"/>
        </w:rPr>
        <w:t>3</w:t>
      </w:r>
      <w:r w:rsidRPr="7B874FF8">
        <w:rPr>
          <w:sz w:val="24"/>
          <w:szCs w:val="24"/>
          <w:lang w:val="en-US"/>
        </w:rPr>
        <w:t>CH</w:t>
      </w:r>
      <w:r w:rsidRPr="7B874FF8">
        <w:rPr>
          <w:sz w:val="24"/>
          <w:szCs w:val="24"/>
          <w:vertAlign w:val="subscript"/>
          <w:lang w:val="en-US"/>
        </w:rPr>
        <w:t>4</w:t>
      </w:r>
      <w:r w:rsidRPr="7B874FF8">
        <w:rPr>
          <w:sz w:val="24"/>
          <w:szCs w:val="24"/>
          <w:lang w:val="en-US"/>
        </w:rPr>
        <w:t>/m</w:t>
      </w:r>
      <w:r w:rsidRPr="00A7113B">
        <w:rPr>
          <w:sz w:val="24"/>
          <w:szCs w:val="24"/>
          <w:vertAlign w:val="superscript"/>
          <w:lang w:val="en-US"/>
        </w:rPr>
        <w:t>3</w:t>
      </w:r>
      <w:r w:rsidRPr="7B874FF8">
        <w:rPr>
          <w:sz w:val="24"/>
          <w:szCs w:val="24"/>
          <w:lang w:val="en-US"/>
        </w:rPr>
        <w:t>d</w:t>
      </w:r>
      <w:r w:rsidRPr="00A7113B">
        <w:rPr>
          <w:sz w:val="24"/>
          <w:szCs w:val="24"/>
        </w:rPr>
        <w:t xml:space="preserve">. Increasing substrate loading lead to a progressive increase in production rate to </w:t>
      </w:r>
      <w:r w:rsidRPr="7B874FF8">
        <w:rPr>
          <w:sz w:val="24"/>
          <w:szCs w:val="24"/>
          <w:lang w:val="en-US"/>
        </w:rPr>
        <w:t>6.18 m</w:t>
      </w:r>
      <w:r w:rsidRPr="7B874FF8">
        <w:rPr>
          <w:sz w:val="24"/>
          <w:szCs w:val="24"/>
          <w:vertAlign w:val="superscript"/>
          <w:lang w:val="en-US"/>
        </w:rPr>
        <w:t>3</w:t>
      </w:r>
      <w:r w:rsidRPr="7B874FF8">
        <w:rPr>
          <w:sz w:val="24"/>
          <w:szCs w:val="24"/>
          <w:lang w:val="en-US"/>
        </w:rPr>
        <w:t>CH</w:t>
      </w:r>
      <w:r w:rsidRPr="7B874FF8">
        <w:rPr>
          <w:sz w:val="24"/>
          <w:szCs w:val="24"/>
          <w:vertAlign w:val="subscript"/>
          <w:lang w:val="en-US"/>
        </w:rPr>
        <w:t>4</w:t>
      </w:r>
      <w:r w:rsidRPr="7B874FF8">
        <w:rPr>
          <w:sz w:val="24"/>
          <w:szCs w:val="24"/>
          <w:lang w:val="en-US"/>
        </w:rPr>
        <w:t>/m</w:t>
      </w:r>
      <w:r w:rsidRPr="00A7113B">
        <w:rPr>
          <w:sz w:val="24"/>
          <w:szCs w:val="24"/>
          <w:vertAlign w:val="superscript"/>
          <w:lang w:val="en-US"/>
        </w:rPr>
        <w:t>3</w:t>
      </w:r>
      <w:r w:rsidRPr="7B874FF8">
        <w:rPr>
          <w:sz w:val="24"/>
          <w:szCs w:val="24"/>
          <w:lang w:val="en-US"/>
        </w:rPr>
        <w:t>d</w:t>
      </w:r>
      <w:r w:rsidRPr="00A7113B">
        <w:rPr>
          <w:sz w:val="24"/>
          <w:szCs w:val="24"/>
        </w:rPr>
        <w:t xml:space="preserve"> at high quality</w:t>
      </w:r>
      <w:r w:rsidR="00F30C1E">
        <w:rPr>
          <w:sz w:val="24"/>
          <w:szCs w:val="24"/>
        </w:rPr>
        <w:t xml:space="preserve"> (&gt;93% CH</w:t>
      </w:r>
      <w:r w:rsidR="00F30C1E" w:rsidRPr="00F30C1E">
        <w:rPr>
          <w:sz w:val="24"/>
          <w:szCs w:val="24"/>
          <w:vertAlign w:val="subscript"/>
        </w:rPr>
        <w:t>4</w:t>
      </w:r>
      <w:r w:rsidR="00F30C1E">
        <w:rPr>
          <w:sz w:val="24"/>
          <w:szCs w:val="24"/>
        </w:rPr>
        <w:t>)</w:t>
      </w:r>
      <w:r w:rsidRPr="00A7113B">
        <w:rPr>
          <w:sz w:val="24"/>
          <w:szCs w:val="24"/>
        </w:rPr>
        <w:t xml:space="preserve">, along with a transition from biofilm to hybrid biomass. </w:t>
      </w:r>
      <w:r w:rsidR="00F30C1E">
        <w:rPr>
          <w:sz w:val="24"/>
          <w:szCs w:val="24"/>
        </w:rPr>
        <w:t>The maximum observed process performance was competitive with thermophilic process alternatives.</w:t>
      </w:r>
      <w:r w:rsidR="00AC7941">
        <w:rPr>
          <w:sz w:val="24"/>
          <w:szCs w:val="24"/>
        </w:rPr>
        <w:t xml:space="preserve"> However, the membrane-normalized production rate (</w:t>
      </w:r>
      <w:r w:rsidR="00AC7941">
        <w:rPr>
          <w:sz w:val="24"/>
          <w:szCs w:val="24"/>
          <w:lang w:val="en-US"/>
        </w:rPr>
        <w:t xml:space="preserve">7.5 NL </w:t>
      </w:r>
      <w:r w:rsidR="00AC7941" w:rsidRPr="615D879C">
        <w:rPr>
          <w:sz w:val="24"/>
          <w:szCs w:val="24"/>
          <w:lang w:val="en-US"/>
        </w:rPr>
        <w:t>CH</w:t>
      </w:r>
      <w:r w:rsidR="00AC7941" w:rsidRPr="615D879C">
        <w:rPr>
          <w:sz w:val="24"/>
          <w:szCs w:val="24"/>
          <w:vertAlign w:val="subscript"/>
          <w:lang w:val="en-US"/>
        </w:rPr>
        <w:t>4</w:t>
      </w:r>
      <w:r w:rsidR="00AC7941" w:rsidRPr="615D879C">
        <w:rPr>
          <w:sz w:val="24"/>
          <w:szCs w:val="24"/>
          <w:lang w:val="en-US"/>
        </w:rPr>
        <w:t>/m</w:t>
      </w:r>
      <w:r w:rsidR="00AC7941" w:rsidRPr="615D879C">
        <w:rPr>
          <w:sz w:val="24"/>
          <w:szCs w:val="24"/>
          <w:vertAlign w:val="superscript"/>
          <w:lang w:val="en-US"/>
        </w:rPr>
        <w:t>2</w:t>
      </w:r>
      <w:r w:rsidR="00AC7941" w:rsidRPr="615D879C">
        <w:rPr>
          <w:sz w:val="24"/>
          <w:szCs w:val="24"/>
          <w:lang w:val="en-US"/>
        </w:rPr>
        <w:t>d</w:t>
      </w:r>
      <w:r w:rsidR="00AC7941">
        <w:rPr>
          <w:sz w:val="24"/>
          <w:szCs w:val="24"/>
          <w:lang w:val="en-US"/>
        </w:rPr>
        <w:t xml:space="preserve">) was lower than that of membrane-based systems in literature, indicating potential for even higher production capacity with minor improvements to operations and design. </w:t>
      </w:r>
      <w:r w:rsidR="006A17E5" w:rsidRPr="445CD04A">
        <w:rPr>
          <w:sz w:val="24"/>
          <w:szCs w:val="24"/>
          <w:lang w:val="en-US"/>
        </w:rPr>
        <w:t>Nevertheless, this system produced high quality biomethane at high rates under mesophilic conditions, demonstrating its suitability for RNG production.</w:t>
      </w:r>
    </w:p>
    <w:p w14:paraId="538E29E0" w14:textId="77777777" w:rsidR="00F30C1E" w:rsidRDefault="00F30C1E" w:rsidP="00C878F1">
      <w:pPr>
        <w:spacing w:after="0" w:line="360" w:lineRule="auto"/>
        <w:jc w:val="both"/>
        <w:rPr>
          <w:sz w:val="24"/>
          <w:szCs w:val="24"/>
        </w:rPr>
      </w:pPr>
    </w:p>
    <w:p w14:paraId="3EBD7C17" w14:textId="5ADD9B53" w:rsidR="00F30C1E" w:rsidRDefault="00F30C1E" w:rsidP="00C878F1">
      <w:pPr>
        <w:spacing w:after="0" w:line="360" w:lineRule="auto"/>
        <w:jc w:val="both"/>
        <w:rPr>
          <w:sz w:val="24"/>
          <w:szCs w:val="24"/>
        </w:rPr>
      </w:pPr>
      <w:r w:rsidRPr="00F30C1E">
        <w:rPr>
          <w:sz w:val="24"/>
          <w:szCs w:val="24"/>
        </w:rPr>
        <w:lastRenderedPageBreak/>
        <w:t>Longitudinal microbial community analyses demonstrated strong enrichment of a diverse hydrogenotrophic methanogenic community</w:t>
      </w:r>
      <w:r>
        <w:rPr>
          <w:sz w:val="24"/>
          <w:szCs w:val="24"/>
        </w:rPr>
        <w:t xml:space="preserve"> from 11.3% relative abundance in the inoculum to 80.2% in the final sample. Methanogenic ASVs within the mature community exhibited interspecific competition and functional redundancy under various operating conditions. The methanogens were </w:t>
      </w:r>
      <w:r w:rsidRPr="00F30C1E">
        <w:rPr>
          <w:sz w:val="24"/>
          <w:szCs w:val="24"/>
        </w:rPr>
        <w:t>accompanied by a robust</w:t>
      </w:r>
      <w:r>
        <w:rPr>
          <w:sz w:val="24"/>
          <w:szCs w:val="24"/>
        </w:rPr>
        <w:t>,</w:t>
      </w:r>
      <w:r w:rsidRPr="00F30C1E">
        <w:rPr>
          <w:sz w:val="24"/>
          <w:szCs w:val="24"/>
        </w:rPr>
        <w:t xml:space="preserve"> low abundance (~20%) flanking </w:t>
      </w:r>
      <w:r w:rsidR="00AC7941">
        <w:rPr>
          <w:sz w:val="24"/>
          <w:szCs w:val="24"/>
        </w:rPr>
        <w:t xml:space="preserve">community of </w:t>
      </w:r>
      <w:r w:rsidRPr="00F30C1E">
        <w:rPr>
          <w:sz w:val="24"/>
          <w:szCs w:val="24"/>
        </w:rPr>
        <w:t>non-methanogen</w:t>
      </w:r>
      <w:r w:rsidR="00AC7941">
        <w:rPr>
          <w:sz w:val="24"/>
          <w:szCs w:val="24"/>
        </w:rPr>
        <w:t>s, which changed in response to H</w:t>
      </w:r>
      <w:r w:rsidR="00AC7941" w:rsidRPr="00AC7941">
        <w:rPr>
          <w:sz w:val="24"/>
          <w:szCs w:val="24"/>
          <w:vertAlign w:val="subscript"/>
        </w:rPr>
        <w:t>2</w:t>
      </w:r>
      <w:r w:rsidR="00AC7941">
        <w:rPr>
          <w:sz w:val="24"/>
          <w:szCs w:val="24"/>
        </w:rPr>
        <w:t xml:space="preserve"> loadings and exhibited unique associations with the key methanogenic ASVs</w:t>
      </w:r>
      <w:r w:rsidRPr="00F30C1E">
        <w:rPr>
          <w:sz w:val="24"/>
          <w:szCs w:val="24"/>
        </w:rPr>
        <w:t xml:space="preserve">. </w:t>
      </w:r>
    </w:p>
    <w:p w14:paraId="65BE1148" w14:textId="0E615014" w:rsidR="00F476F1" w:rsidRDefault="00034344" w:rsidP="00C878F1">
      <w:pPr>
        <w:spacing w:after="0" w:line="360" w:lineRule="auto"/>
        <w:jc w:val="both"/>
        <w:rPr>
          <w:sz w:val="24"/>
          <w:szCs w:val="24"/>
          <w:lang w:val="en-US"/>
        </w:rPr>
      </w:pPr>
      <w:r>
        <w:br/>
      </w:r>
      <w:r w:rsidR="00E41880" w:rsidRPr="445CD04A">
        <w:rPr>
          <w:sz w:val="24"/>
          <w:szCs w:val="24"/>
          <w:lang w:val="en-US"/>
        </w:rPr>
        <w:t>Future work is warranted to</w:t>
      </w:r>
      <w:r w:rsidRPr="445CD04A">
        <w:rPr>
          <w:sz w:val="24"/>
          <w:szCs w:val="24"/>
          <w:lang w:val="en-US"/>
        </w:rPr>
        <w:t xml:space="preserve"> investigate</w:t>
      </w:r>
      <w:r w:rsidR="00E41880" w:rsidRPr="445CD04A">
        <w:rPr>
          <w:sz w:val="24"/>
          <w:szCs w:val="24"/>
          <w:lang w:val="en-US"/>
        </w:rPr>
        <w:t xml:space="preserve"> additional</w:t>
      </w:r>
      <w:r w:rsidRPr="445CD04A">
        <w:rPr>
          <w:sz w:val="24"/>
          <w:szCs w:val="24"/>
          <w:lang w:val="en-US"/>
        </w:rPr>
        <w:t xml:space="preserve"> improvements to performance through minor changes to design elements, including</w:t>
      </w:r>
      <w:r w:rsidR="00AC7941">
        <w:rPr>
          <w:sz w:val="24"/>
          <w:szCs w:val="24"/>
          <w:lang w:val="en-US"/>
        </w:rPr>
        <w:t xml:space="preserve"> </w:t>
      </w:r>
      <w:r w:rsidR="001B24B5">
        <w:rPr>
          <w:sz w:val="24"/>
          <w:szCs w:val="24"/>
          <w:lang w:val="en-US"/>
        </w:rPr>
        <w:t xml:space="preserve">1) </w:t>
      </w:r>
      <w:r w:rsidR="00AC7941" w:rsidRPr="445CD04A">
        <w:rPr>
          <w:sz w:val="24"/>
          <w:szCs w:val="24"/>
          <w:lang w:val="en-US"/>
        </w:rPr>
        <w:t>increasing slack in the membrane bundle to allow better exposure to shear forces on individual fibers and</w:t>
      </w:r>
      <w:r w:rsidR="001B24B5">
        <w:rPr>
          <w:sz w:val="24"/>
          <w:szCs w:val="24"/>
          <w:lang w:val="en-US"/>
        </w:rPr>
        <w:t xml:space="preserve"> 2)</w:t>
      </w:r>
      <w:r w:rsidR="00AC7941" w:rsidRPr="445CD04A">
        <w:rPr>
          <w:sz w:val="24"/>
          <w:szCs w:val="24"/>
          <w:lang w:val="en-US"/>
        </w:rPr>
        <w:t xml:space="preserve"> </w:t>
      </w:r>
      <w:r w:rsidR="001B24B5">
        <w:rPr>
          <w:sz w:val="24"/>
          <w:szCs w:val="24"/>
          <w:lang w:val="en-US"/>
        </w:rPr>
        <w:t>evaluating performance with a nonporous membrane material</w:t>
      </w:r>
      <w:r w:rsidR="005C31E1">
        <w:rPr>
          <w:sz w:val="24"/>
          <w:szCs w:val="24"/>
          <w:lang w:val="en-US"/>
        </w:rPr>
        <w:t xml:space="preserve">. </w:t>
      </w:r>
      <w:r w:rsidR="001B24B5">
        <w:rPr>
          <w:sz w:val="24"/>
          <w:szCs w:val="24"/>
          <w:lang w:val="en-US"/>
        </w:rPr>
        <w:t>Additionally, considering the higher solubility of CO</w:t>
      </w:r>
      <w:r w:rsidR="001B24B5" w:rsidRPr="001B24B5">
        <w:rPr>
          <w:sz w:val="24"/>
          <w:szCs w:val="24"/>
          <w:vertAlign w:val="subscript"/>
          <w:lang w:val="en-US"/>
        </w:rPr>
        <w:t>2</w:t>
      </w:r>
      <w:r w:rsidR="001B24B5">
        <w:rPr>
          <w:sz w:val="24"/>
          <w:szCs w:val="24"/>
          <w:lang w:val="en-US"/>
        </w:rPr>
        <w:t xml:space="preserve"> relative to H</w:t>
      </w:r>
      <w:r w:rsidR="001B24B5" w:rsidRPr="001B24B5">
        <w:rPr>
          <w:sz w:val="24"/>
          <w:szCs w:val="24"/>
          <w:vertAlign w:val="subscript"/>
          <w:lang w:val="en-US"/>
        </w:rPr>
        <w:t>2</w:t>
      </w:r>
      <w:r w:rsidR="001B24B5">
        <w:rPr>
          <w:sz w:val="24"/>
          <w:szCs w:val="24"/>
          <w:lang w:val="en-US"/>
        </w:rPr>
        <w:t>, future work will also evaluate the effect of delivering H</w:t>
      </w:r>
      <w:r w:rsidR="001B24B5" w:rsidRPr="001B24B5">
        <w:rPr>
          <w:sz w:val="24"/>
          <w:szCs w:val="24"/>
          <w:vertAlign w:val="subscript"/>
          <w:lang w:val="en-US"/>
        </w:rPr>
        <w:t>2</w:t>
      </w:r>
      <w:r w:rsidR="001B24B5">
        <w:rPr>
          <w:sz w:val="24"/>
          <w:szCs w:val="24"/>
          <w:lang w:val="en-US"/>
        </w:rPr>
        <w:t xml:space="preserve"> only in the membranes, with pre-dissolved HCO</w:t>
      </w:r>
      <w:r w:rsidR="001B24B5" w:rsidRPr="001B24B5">
        <w:rPr>
          <w:sz w:val="24"/>
          <w:szCs w:val="24"/>
          <w:vertAlign w:val="subscript"/>
          <w:lang w:val="en-US"/>
        </w:rPr>
        <w:t>3</w:t>
      </w:r>
      <w:r w:rsidR="001B24B5">
        <w:rPr>
          <w:sz w:val="24"/>
          <w:szCs w:val="24"/>
          <w:vertAlign w:val="superscript"/>
          <w:lang w:val="en-US"/>
        </w:rPr>
        <w:t>-</w:t>
      </w:r>
      <w:r w:rsidR="001B24B5">
        <w:rPr>
          <w:sz w:val="24"/>
          <w:szCs w:val="24"/>
          <w:lang w:val="en-US"/>
        </w:rPr>
        <w:t xml:space="preserve"> in the bulk liquid. </w:t>
      </w:r>
    </w:p>
    <w:p w14:paraId="5B1F3D26" w14:textId="77777777" w:rsidR="00F476F1" w:rsidRDefault="00034344" w:rsidP="005F6977">
      <w:pPr>
        <w:pStyle w:val="Heading1"/>
        <w:rPr>
          <w:bCs/>
        </w:rPr>
      </w:pPr>
      <w:r>
        <w:t>Author Contributions</w:t>
      </w:r>
    </w:p>
    <w:p w14:paraId="4A586DF0" w14:textId="260DD62C" w:rsidR="005152DD" w:rsidRDefault="00770C68" w:rsidP="005152DD">
      <w:pPr>
        <w:spacing w:after="0" w:line="360" w:lineRule="auto"/>
        <w:jc w:val="both"/>
        <w:rPr>
          <w:color w:val="000000" w:themeColor="text1"/>
          <w:sz w:val="24"/>
          <w:szCs w:val="24"/>
          <w:lang w:val="en-US"/>
        </w:rPr>
      </w:pPr>
      <w:r>
        <w:rPr>
          <w:sz w:val="24"/>
          <w:szCs w:val="24"/>
        </w:rPr>
        <w:t>HN, TL, YL, LR, and GFW</w:t>
      </w:r>
      <w:r w:rsidRPr="00770C68">
        <w:rPr>
          <w:sz w:val="24"/>
          <w:szCs w:val="24"/>
        </w:rPr>
        <w:t xml:space="preserve"> contributed to the conception and design of the study</w:t>
      </w:r>
      <w:r>
        <w:rPr>
          <w:sz w:val="24"/>
          <w:szCs w:val="24"/>
        </w:rPr>
        <w:t>. HN, TL, PN, AF, DM, GB, and RAS contributed to</w:t>
      </w:r>
      <w:r w:rsidRPr="00770C68">
        <w:rPr>
          <w:sz w:val="24"/>
          <w:szCs w:val="24"/>
        </w:rPr>
        <w:t xml:space="preserve"> data acquisition</w:t>
      </w:r>
      <w:r>
        <w:rPr>
          <w:sz w:val="24"/>
          <w:szCs w:val="24"/>
        </w:rPr>
        <w:t>,</w:t>
      </w:r>
      <w:r w:rsidRPr="00770C68">
        <w:rPr>
          <w:sz w:val="24"/>
          <w:szCs w:val="24"/>
        </w:rPr>
        <w:t xml:space="preserve"> analysis, and interpretation. </w:t>
      </w:r>
      <w:r>
        <w:rPr>
          <w:sz w:val="24"/>
          <w:szCs w:val="24"/>
        </w:rPr>
        <w:t>HN, TL, GFW, and AF</w:t>
      </w:r>
      <w:r w:rsidRPr="00770C68">
        <w:rPr>
          <w:sz w:val="24"/>
          <w:szCs w:val="24"/>
        </w:rPr>
        <w:t xml:space="preserve"> drafted the manuscript, and all authors contributed to critical revision for important intellectual content. All authors approved the final version of the manuscript and agree to be accountable for the work.</w:t>
      </w:r>
    </w:p>
    <w:p w14:paraId="1B42976F" w14:textId="77777777" w:rsidR="00F476F1" w:rsidRDefault="00034344" w:rsidP="005F6977">
      <w:pPr>
        <w:pStyle w:val="Heading1"/>
        <w:rPr>
          <w:bCs/>
        </w:rPr>
      </w:pPr>
      <w:r>
        <w:t>Declaration of Competing Interest</w:t>
      </w:r>
    </w:p>
    <w:p w14:paraId="7B3313B6" w14:textId="2C7E0005" w:rsidR="00F476F1" w:rsidRDefault="00BA3EF0" w:rsidP="00C878F1">
      <w:pPr>
        <w:spacing w:after="0" w:line="360" w:lineRule="auto"/>
        <w:jc w:val="both"/>
        <w:rPr>
          <w:sz w:val="24"/>
          <w:szCs w:val="24"/>
        </w:rPr>
      </w:pPr>
      <w:r w:rsidRPr="00BA3EF0">
        <w:rPr>
          <w:sz w:val="24"/>
          <w:szCs w:val="24"/>
        </w:rPr>
        <w:t>The authors declare that they have no known competing financial interests or personal relationships that could have influence</w:t>
      </w:r>
      <w:r w:rsidR="005152DD">
        <w:rPr>
          <w:sz w:val="24"/>
          <w:szCs w:val="24"/>
        </w:rPr>
        <w:t>d</w:t>
      </w:r>
      <w:r w:rsidRPr="00BA3EF0">
        <w:rPr>
          <w:sz w:val="24"/>
          <w:szCs w:val="24"/>
        </w:rPr>
        <w:t xml:space="preserve"> the work reported in this paper.</w:t>
      </w:r>
    </w:p>
    <w:p w14:paraId="718839E8" w14:textId="77777777" w:rsidR="00F476F1" w:rsidRDefault="00034344" w:rsidP="005F6977">
      <w:pPr>
        <w:pStyle w:val="Heading1"/>
        <w:rPr>
          <w:bCs/>
        </w:rPr>
      </w:pPr>
      <w:r>
        <w:t>Acknowledgements</w:t>
      </w:r>
    </w:p>
    <w:p w14:paraId="7772E930" w14:textId="7D9C2ED9" w:rsidR="00D65E9F" w:rsidRDefault="00D65E9F" w:rsidP="00C878F1">
      <w:pPr>
        <w:spacing w:after="0" w:line="360" w:lineRule="auto"/>
        <w:jc w:val="both"/>
        <w:rPr>
          <w:sz w:val="24"/>
          <w:szCs w:val="24"/>
          <w:lang w:val="en-GB"/>
        </w:rPr>
      </w:pPr>
      <w:r w:rsidRPr="00D65E9F">
        <w:rPr>
          <w:sz w:val="24"/>
          <w:szCs w:val="24"/>
          <w:lang w:val="en-GB"/>
        </w:rPr>
        <w:t xml:space="preserve">This work </w:t>
      </w:r>
      <w:r>
        <w:rPr>
          <w:sz w:val="24"/>
          <w:szCs w:val="24"/>
          <w:lang w:val="en-GB"/>
        </w:rPr>
        <w:t>was</w:t>
      </w:r>
      <w:r w:rsidRPr="00D65E9F">
        <w:rPr>
          <w:sz w:val="24"/>
          <w:szCs w:val="24"/>
          <w:lang w:val="en-GB"/>
        </w:rPr>
        <w:t xml:space="preserve"> possible due to funding through agreement DE-EE0009284</w:t>
      </w:r>
      <w:r>
        <w:rPr>
          <w:sz w:val="24"/>
          <w:szCs w:val="24"/>
          <w:lang w:val="en-GB"/>
        </w:rPr>
        <w:t xml:space="preserve"> </w:t>
      </w:r>
      <w:r w:rsidRPr="00D65E9F">
        <w:rPr>
          <w:sz w:val="24"/>
          <w:szCs w:val="24"/>
          <w:lang w:val="en-GB"/>
        </w:rPr>
        <w:t>with the US Department of Energy under the direction of Beau Hoffman</w:t>
      </w:r>
      <w:r>
        <w:rPr>
          <w:sz w:val="24"/>
          <w:szCs w:val="24"/>
          <w:lang w:val="en-GB"/>
        </w:rPr>
        <w:t xml:space="preserve"> </w:t>
      </w:r>
      <w:r w:rsidRPr="00D65E9F">
        <w:rPr>
          <w:sz w:val="24"/>
          <w:szCs w:val="24"/>
          <w:lang w:val="en-GB"/>
        </w:rPr>
        <w:t>and Dr. Katie Davis.</w:t>
      </w:r>
      <w:r w:rsidR="008271BF">
        <w:rPr>
          <w:sz w:val="24"/>
          <w:szCs w:val="24"/>
          <w:lang w:val="en-GB"/>
        </w:rPr>
        <w:t xml:space="preserve"> </w:t>
      </w:r>
      <w:r w:rsidRPr="00D65E9F">
        <w:rPr>
          <w:sz w:val="24"/>
          <w:szCs w:val="24"/>
          <w:lang w:val="en-GB"/>
        </w:rPr>
        <w:lastRenderedPageBreak/>
        <w:t xml:space="preserve">Additional thanks to Dr. Yingqian Xiong, Emily Kin, </w:t>
      </w:r>
      <w:r w:rsidR="008271BF">
        <w:rPr>
          <w:sz w:val="24"/>
          <w:szCs w:val="24"/>
          <w:lang w:val="en-GB"/>
        </w:rPr>
        <w:t xml:space="preserve">Dr. </w:t>
      </w:r>
      <w:r w:rsidRPr="00D65E9F">
        <w:rPr>
          <w:sz w:val="24"/>
          <w:szCs w:val="24"/>
          <w:lang w:val="en-GB"/>
        </w:rPr>
        <w:t>Zhen Jia, Dr. Yingfen</w:t>
      </w:r>
      <w:r w:rsidR="008271BF">
        <w:rPr>
          <w:sz w:val="24"/>
          <w:szCs w:val="24"/>
          <w:lang w:val="en-GB"/>
        </w:rPr>
        <w:t xml:space="preserve"> </w:t>
      </w:r>
      <w:r w:rsidRPr="00D65E9F">
        <w:rPr>
          <w:sz w:val="24"/>
          <w:szCs w:val="24"/>
          <w:lang w:val="en-GB"/>
        </w:rPr>
        <w:t>Zhao, and Dr. Neil M. Schweitzer for their support and expertise in</w:t>
      </w:r>
      <w:r w:rsidR="008271BF">
        <w:rPr>
          <w:sz w:val="24"/>
          <w:szCs w:val="24"/>
          <w:lang w:val="en-GB"/>
        </w:rPr>
        <w:t xml:space="preserve"> </w:t>
      </w:r>
      <w:r w:rsidRPr="00D65E9F">
        <w:rPr>
          <w:sz w:val="24"/>
          <w:szCs w:val="24"/>
          <w:lang w:val="en-GB"/>
        </w:rPr>
        <w:t>Northwestern labs. </w:t>
      </w:r>
    </w:p>
    <w:p w14:paraId="1889D4BB" w14:textId="77777777" w:rsidR="00A3659C" w:rsidRPr="00FA5DF3" w:rsidRDefault="00A3659C" w:rsidP="00A3659C">
      <w:pPr>
        <w:keepNext/>
        <w:keepLines/>
        <w:spacing w:before="360" w:after="80"/>
        <w:jc w:val="both"/>
        <w:outlineLvl w:val="0"/>
        <w:rPr>
          <w:bCs/>
        </w:rPr>
      </w:pPr>
      <w:r w:rsidRPr="00FA5DF3">
        <w:rPr>
          <w:b/>
        </w:rPr>
        <w:t>Data Availability</w:t>
      </w:r>
    </w:p>
    <w:p w14:paraId="12225ED0" w14:textId="64585BEE" w:rsidR="00F476F1" w:rsidRDefault="005152DD" w:rsidP="00C878F1">
      <w:pPr>
        <w:spacing w:after="0" w:line="360" w:lineRule="auto"/>
        <w:jc w:val="both"/>
        <w:rPr>
          <w:sz w:val="24"/>
          <w:szCs w:val="24"/>
        </w:rPr>
      </w:pPr>
      <w:r>
        <w:rPr>
          <w:sz w:val="24"/>
          <w:szCs w:val="24"/>
        </w:rPr>
        <w:t>Data will be made available upon request.</w:t>
      </w:r>
    </w:p>
    <w:p w14:paraId="45796805" w14:textId="77777777" w:rsidR="00F476F1" w:rsidRDefault="00034344" w:rsidP="005F6977">
      <w:pPr>
        <w:pStyle w:val="Heading1"/>
      </w:pPr>
      <w:bookmarkStart w:id="21" w:name="_7x2juiz8u3r" w:colFirst="0" w:colLast="0"/>
      <w:bookmarkStart w:id="22" w:name="_z699nhh08i5n" w:colFirst="0" w:colLast="0"/>
      <w:bookmarkStart w:id="23" w:name="_mfugr6pzgwcb" w:colFirst="0" w:colLast="0"/>
      <w:bookmarkEnd w:id="21"/>
      <w:bookmarkEnd w:id="22"/>
      <w:bookmarkEnd w:id="23"/>
      <w:r>
        <w:t>Re</w:t>
      </w:r>
      <w:commentRangeStart w:id="24"/>
      <w:r>
        <w:t>ferences</w:t>
      </w:r>
      <w:commentRangeEnd w:id="24"/>
      <w:r w:rsidR="006E74D2">
        <w:rPr>
          <w:rStyle w:val="CommentReference"/>
          <w:sz w:val="24"/>
          <w:szCs w:val="40"/>
        </w:rPr>
        <w:commentReference w:id="24"/>
      </w:r>
    </w:p>
    <w:p w14:paraId="5D986C25" w14:textId="77777777" w:rsidR="00F476F1" w:rsidRDefault="00F476F1" w:rsidP="00C878F1">
      <w:pPr>
        <w:spacing w:after="0" w:line="240" w:lineRule="auto"/>
        <w:ind w:left="720"/>
        <w:jc w:val="both"/>
        <w:rPr>
          <w:sz w:val="24"/>
          <w:szCs w:val="24"/>
        </w:rPr>
      </w:pPr>
    </w:p>
    <w:p w14:paraId="592EBD4B" w14:textId="77777777" w:rsidR="006417E1" w:rsidRPr="006417E1" w:rsidRDefault="006E74D2" w:rsidP="006417E1">
      <w:pPr>
        <w:pStyle w:val="Bibliography"/>
        <w:rPr>
          <w:sz w:val="24"/>
        </w:rPr>
      </w:pPr>
      <w:r>
        <w:rPr>
          <w:sz w:val="24"/>
          <w:szCs w:val="24"/>
        </w:rPr>
        <w:fldChar w:fldCharType="begin"/>
      </w:r>
      <w:r w:rsidR="006417E1">
        <w:rPr>
          <w:sz w:val="24"/>
          <w:szCs w:val="24"/>
        </w:rPr>
        <w:instrText xml:space="preserve"> ADDIN ZOTERO_BIBL {"uncited":[],"omitted":[],"custom":[]} CSL_BIBLIOGRAPHY </w:instrText>
      </w:r>
      <w:r>
        <w:rPr>
          <w:sz w:val="24"/>
          <w:szCs w:val="24"/>
        </w:rPr>
        <w:fldChar w:fldCharType="separate"/>
      </w:r>
      <w:r w:rsidR="006417E1" w:rsidRPr="006417E1">
        <w:rPr>
          <w:sz w:val="24"/>
        </w:rPr>
        <w:t>Adnan, Ong, Nomanbhay, Chew, Show, 2019. Technologies for Biogas Upgrading to Biomethane: A Review. Bioengineering 6, 92. https://doi.org/10.3390/bioengineering6040092</w:t>
      </w:r>
    </w:p>
    <w:p w14:paraId="7120BD76" w14:textId="77777777" w:rsidR="006417E1" w:rsidRPr="006417E1" w:rsidRDefault="006417E1" w:rsidP="006417E1">
      <w:pPr>
        <w:pStyle w:val="Bibliography"/>
        <w:rPr>
          <w:sz w:val="24"/>
        </w:rPr>
      </w:pPr>
      <w:r w:rsidRPr="006417E1">
        <w:rPr>
          <w:sz w:val="24"/>
        </w:rPr>
        <w:t>Aghel, B., Behaein, S., Wongwises, S., Shadloo, M.S., 2022. A review of recent progress in biogas upgrading: With emphasis on carbon capture. Biomass Bioenergy 160, 106422. https://doi.org/10.1016/j.biombioe.2022.106422</w:t>
      </w:r>
    </w:p>
    <w:p w14:paraId="10114232" w14:textId="77777777" w:rsidR="006417E1" w:rsidRPr="006417E1" w:rsidRDefault="006417E1" w:rsidP="006417E1">
      <w:pPr>
        <w:pStyle w:val="Bibliography"/>
        <w:rPr>
          <w:sz w:val="24"/>
        </w:rPr>
      </w:pPr>
      <w:r w:rsidRPr="006417E1">
        <w:rPr>
          <w:sz w:val="24"/>
        </w:rPr>
        <w:t>Cox, S., Beshilas, L., Hotchkiss, E., 2019. Renewable Energy to Support Energy Security. National Renewable Energy Laboratory.</w:t>
      </w:r>
    </w:p>
    <w:p w14:paraId="0125220E" w14:textId="77777777" w:rsidR="006417E1" w:rsidRPr="006417E1" w:rsidRDefault="006417E1" w:rsidP="006417E1">
      <w:pPr>
        <w:pStyle w:val="Bibliography"/>
        <w:rPr>
          <w:sz w:val="24"/>
        </w:rPr>
      </w:pPr>
      <w:r w:rsidRPr="006417E1">
        <w:rPr>
          <w:sz w:val="24"/>
        </w:rPr>
        <w:t>Díaz, I., Pérez, C., Alfaro, N., Fdz-Polanco, F., 2015a. A feasibility study on the bioconversion of CO2 and H2 to biomethane by gas sparging through polymeric membranes. Bioresour. Technol. 185, 246–253. https://doi.org/10.1016/j.biortech.2015.02.114</w:t>
      </w:r>
    </w:p>
    <w:p w14:paraId="089814CF" w14:textId="77777777" w:rsidR="006417E1" w:rsidRPr="006417E1" w:rsidRDefault="006417E1" w:rsidP="006417E1">
      <w:pPr>
        <w:pStyle w:val="Bibliography"/>
        <w:rPr>
          <w:sz w:val="24"/>
        </w:rPr>
      </w:pPr>
      <w:r w:rsidRPr="006417E1">
        <w:rPr>
          <w:sz w:val="24"/>
        </w:rPr>
        <w:t>Díaz, I., Pérez, C., Alfaro, N., Fdz-Polanco, F., 2015b. A feasibility study on the bioconversion of CO2 and H2 to biomethane by gas sparging through polymeric membranes. Bioresour. Technol. 185, 246–253. https://doi.org/10.1016/j.biortech.2015.02.114</w:t>
      </w:r>
    </w:p>
    <w:p w14:paraId="4D62F2A3" w14:textId="77777777" w:rsidR="006417E1" w:rsidRPr="006417E1" w:rsidRDefault="006417E1" w:rsidP="006417E1">
      <w:pPr>
        <w:pStyle w:val="Bibliography"/>
        <w:rPr>
          <w:sz w:val="24"/>
        </w:rPr>
      </w:pPr>
      <w:r w:rsidRPr="006417E1">
        <w:rPr>
          <w:sz w:val="24"/>
        </w:rPr>
        <w:t>Fachal-Suárez, M., Krishnan, S., Chaiprapat, S., González, D., Gabriel, D., 2024. An overview of biomethanation and the use of membrane technologies as a candidate to overcome H2 mass transfer limitations. Biotechnol. Adv. 77, 108465. https://doi.org/10.1016/j.biotechadv.2024.108465</w:t>
      </w:r>
    </w:p>
    <w:p w14:paraId="68032759" w14:textId="77777777" w:rsidR="006417E1" w:rsidRPr="006417E1" w:rsidRDefault="006417E1" w:rsidP="006417E1">
      <w:pPr>
        <w:pStyle w:val="Bibliography"/>
        <w:rPr>
          <w:sz w:val="24"/>
        </w:rPr>
      </w:pPr>
      <w:r w:rsidRPr="006417E1">
        <w:rPr>
          <w:sz w:val="24"/>
        </w:rPr>
        <w:t>Fan, Y., Chang, T., Ranjbar, O., 2024. Energy security and energy mix diversification nexus in the OECD countries. Econ. Anal. Policy 84, 2071–2085. https://doi.org/10.1016/j.eap.2024.11.012</w:t>
      </w:r>
    </w:p>
    <w:p w14:paraId="5C097877" w14:textId="77777777" w:rsidR="006417E1" w:rsidRPr="006417E1" w:rsidRDefault="006417E1" w:rsidP="006417E1">
      <w:pPr>
        <w:pStyle w:val="Bibliography"/>
        <w:rPr>
          <w:sz w:val="24"/>
        </w:rPr>
      </w:pPr>
      <w:r w:rsidRPr="006417E1">
        <w:rPr>
          <w:sz w:val="24"/>
        </w:rPr>
        <w:t>Farmer, M., Sabba, F., Jia, Z., Dunlap, P., Barnard, J., Qin, C.D., Straka, L., Kozak, J.A., Downing, L., Wells, G., 2023. Confronting Assumptions of Phosphorus-Accumulating Organisms and Glycogen-Accumulating Organisms: Peaceful Coexistence in a Carbon-Limited Sidestream EBPR Demonstration. ACS EST Water 3, 2384–2394. https://doi.org/10.1021/acsestwater.3c00083</w:t>
      </w:r>
    </w:p>
    <w:p w14:paraId="725F6616" w14:textId="77777777" w:rsidR="006417E1" w:rsidRPr="006417E1" w:rsidRDefault="006417E1" w:rsidP="006417E1">
      <w:pPr>
        <w:pStyle w:val="Bibliography"/>
        <w:rPr>
          <w:sz w:val="24"/>
        </w:rPr>
      </w:pPr>
      <w:r w:rsidRPr="006417E1">
        <w:rPr>
          <w:sz w:val="24"/>
        </w:rPr>
        <w:t>Feickert Fenske, C., Kirzeder, F., Strübing, D., Koch, K., 2023a. Biogas upgrading in a pilot-scale trickle bed reactor – Long-term biological methanation under real application conditions. Bioresour. Technol. 376, 128868. https://doi.org/10.1016/j.biortech.2023.128868</w:t>
      </w:r>
    </w:p>
    <w:p w14:paraId="50DC59AB" w14:textId="77777777" w:rsidR="006417E1" w:rsidRPr="006417E1" w:rsidRDefault="006417E1" w:rsidP="006417E1">
      <w:pPr>
        <w:pStyle w:val="Bibliography"/>
        <w:rPr>
          <w:sz w:val="24"/>
        </w:rPr>
      </w:pPr>
      <w:r w:rsidRPr="006417E1">
        <w:rPr>
          <w:sz w:val="24"/>
        </w:rPr>
        <w:t>Feickert Fenske, C., Strübing, D., Koch, K., 2023b. Biological methanation in trickle bed reactors - a critical review. Bioresour. Technol. 385, 129383. https://doi.org/10.1016/j.biortech.2023.129383</w:t>
      </w:r>
    </w:p>
    <w:p w14:paraId="3068E2BE" w14:textId="77777777" w:rsidR="006417E1" w:rsidRPr="006417E1" w:rsidRDefault="006417E1" w:rsidP="006417E1">
      <w:pPr>
        <w:pStyle w:val="Bibliography"/>
        <w:rPr>
          <w:sz w:val="24"/>
        </w:rPr>
      </w:pPr>
      <w:r w:rsidRPr="006417E1">
        <w:rPr>
          <w:sz w:val="24"/>
        </w:rPr>
        <w:lastRenderedPageBreak/>
        <w:t>German Association for Gas and Water (DVGW), 2021. Technical Rule - Standard DVGW G 260 (A) - Gas Quality.</w:t>
      </w:r>
    </w:p>
    <w:p w14:paraId="42CF62E6" w14:textId="77777777" w:rsidR="006417E1" w:rsidRPr="006417E1" w:rsidRDefault="006417E1" w:rsidP="006417E1">
      <w:pPr>
        <w:pStyle w:val="Bibliography"/>
        <w:rPr>
          <w:sz w:val="24"/>
        </w:rPr>
      </w:pPr>
      <w:r w:rsidRPr="006417E1">
        <w:rPr>
          <w:sz w:val="24"/>
        </w:rPr>
        <w:t>IEA, 2025. Outlook for biogas and biomethane: A global geospatial assessment (Special Report), World Energy Outlook. International Energy Agency (IEA), France. https://doi.org/10.1787/040c8cd2-en</w:t>
      </w:r>
    </w:p>
    <w:p w14:paraId="2911DD29" w14:textId="77777777" w:rsidR="006417E1" w:rsidRPr="006417E1" w:rsidRDefault="006417E1" w:rsidP="006417E1">
      <w:pPr>
        <w:pStyle w:val="Bibliography"/>
        <w:rPr>
          <w:sz w:val="24"/>
        </w:rPr>
      </w:pPr>
      <w:r w:rsidRPr="006417E1">
        <w:rPr>
          <w:sz w:val="24"/>
        </w:rPr>
        <w:t>IPCC_AR6_SYR_LongerReport, n.d.</w:t>
      </w:r>
    </w:p>
    <w:p w14:paraId="2D5E2BF0" w14:textId="77777777" w:rsidR="006417E1" w:rsidRPr="006417E1" w:rsidRDefault="006417E1" w:rsidP="006417E1">
      <w:pPr>
        <w:pStyle w:val="Bibliography"/>
        <w:rPr>
          <w:sz w:val="24"/>
        </w:rPr>
      </w:pPr>
      <w:r w:rsidRPr="006417E1">
        <w:rPr>
          <w:sz w:val="24"/>
        </w:rPr>
        <w:t>Jønson, B.D., Tsapekos, P., Tahir Ashraf, M., Jeppesen, M., Ejbye Schmidt, J., Bastidas-Oyanedel, J.-R., 2022. Pilot-scale study of biomethanation in biological trickle bed reactors converting impure CO2 from a Full-scale biogas plant. Bioresour. Technol. 365, 128160. https://doi.org/10.1016/j.biortech.2022.128160</w:t>
      </w:r>
    </w:p>
    <w:p w14:paraId="10C858F4" w14:textId="77777777" w:rsidR="006417E1" w:rsidRPr="006417E1" w:rsidRDefault="006417E1" w:rsidP="006417E1">
      <w:pPr>
        <w:pStyle w:val="Bibliography"/>
        <w:rPr>
          <w:sz w:val="24"/>
        </w:rPr>
      </w:pPr>
      <w:r w:rsidRPr="006417E1">
        <w:rPr>
          <w:sz w:val="24"/>
        </w:rPr>
        <w:t>Kapoor, R., Ghosh, P., Kumar, M., Vijay, V.K., 2019. Evaluation of biogas upgrading technologies and future perspectives: a review. Environ. Sci. Pollut. Res. 26, 11631–11661. https://doi.org/10.1007/s11356-019-04767-1</w:t>
      </w:r>
    </w:p>
    <w:p w14:paraId="7109360B" w14:textId="77777777" w:rsidR="006417E1" w:rsidRPr="006417E1" w:rsidRDefault="006417E1" w:rsidP="006417E1">
      <w:pPr>
        <w:pStyle w:val="Bibliography"/>
        <w:rPr>
          <w:sz w:val="24"/>
        </w:rPr>
      </w:pPr>
      <w:r w:rsidRPr="006417E1">
        <w:rPr>
          <w:sz w:val="24"/>
        </w:rPr>
        <w:t>Lin, S.-H., Kuntke, P., De Smit, S.M., Hamelers, H.V.M., Gagliano, M.C., 2026. Membrane biofilm reactor (MBfR) enabling optimal H2 delivery and supporting minimal nutrient supplementation to hydrogenotrophic biofilms. Water Res. X 30, 100507. https://doi.org/10.1016/j.wroa.2026.100507</w:t>
      </w:r>
    </w:p>
    <w:p w14:paraId="096B470D" w14:textId="77777777" w:rsidR="006417E1" w:rsidRPr="006417E1" w:rsidRDefault="006417E1" w:rsidP="006417E1">
      <w:pPr>
        <w:pStyle w:val="Bibliography"/>
        <w:rPr>
          <w:sz w:val="24"/>
        </w:rPr>
      </w:pPr>
      <w:r w:rsidRPr="006417E1">
        <w:rPr>
          <w:sz w:val="24"/>
        </w:rPr>
        <w:t>Lippert, T., Lin, Y.J., Nielsen, H.D., Wells, G.F., 2025. Neutral water electrolysis unifies green hydrogen and renewable natural gas production from biogas. Chem. Eng. J. 521, 166969. https://doi.org/10.1016/j.cej.2025.166969</w:t>
      </w:r>
    </w:p>
    <w:p w14:paraId="7391655B" w14:textId="77777777" w:rsidR="006417E1" w:rsidRPr="006417E1" w:rsidRDefault="006417E1" w:rsidP="006417E1">
      <w:pPr>
        <w:pStyle w:val="Bibliography"/>
        <w:rPr>
          <w:sz w:val="24"/>
        </w:rPr>
      </w:pPr>
      <w:r w:rsidRPr="006417E1">
        <w:rPr>
          <w:sz w:val="24"/>
        </w:rPr>
        <w:t>Martin, K.J., Nerenberg, R., 2012. The membrane biofilm reactor (MBfR) for water and wastewater treatment: Principles, applications, and recent developments. Bioresour. Technol. 122, 83–94. https://doi.org/10.1016/j.biortech.2012.02.110</w:t>
      </w:r>
    </w:p>
    <w:p w14:paraId="2BEA57A2" w14:textId="77777777" w:rsidR="006417E1" w:rsidRPr="006417E1" w:rsidRDefault="006417E1" w:rsidP="006417E1">
      <w:pPr>
        <w:pStyle w:val="Bibliography"/>
        <w:rPr>
          <w:sz w:val="24"/>
        </w:rPr>
      </w:pPr>
      <w:r w:rsidRPr="006417E1">
        <w:rPr>
          <w:sz w:val="24"/>
        </w:rPr>
        <w:t>Miehle, M., Hackbarth, M., Gescher, J., Horn, H., Hille-Reichel, A., 2021a. Biological biogas upgrading in a membrane biofilm reactor with and without organic carbon source. Bioresour. Technol. 335, 125287. https://doi.org/10.1016/j.biortech.2021.125287</w:t>
      </w:r>
    </w:p>
    <w:p w14:paraId="5830BA31" w14:textId="77777777" w:rsidR="006417E1" w:rsidRPr="006417E1" w:rsidRDefault="006417E1" w:rsidP="006417E1">
      <w:pPr>
        <w:pStyle w:val="Bibliography"/>
        <w:rPr>
          <w:sz w:val="24"/>
        </w:rPr>
      </w:pPr>
      <w:r w:rsidRPr="006417E1">
        <w:rPr>
          <w:sz w:val="24"/>
        </w:rPr>
        <w:t>Miehle, M., Hackbarth, M., Gescher, J., Horn, H., Hille-Reichel, A., 2021b. Biological biogas upgrading in a membrane biofilm reactor with and without organic carbon source. Bioresour. Technol. 335, 125287. https://doi.org/10.1016/j.biortech.2021.125287</w:t>
      </w:r>
    </w:p>
    <w:p w14:paraId="6063C98F" w14:textId="77777777" w:rsidR="006417E1" w:rsidRPr="006417E1" w:rsidRDefault="006417E1" w:rsidP="006417E1">
      <w:pPr>
        <w:pStyle w:val="Bibliography"/>
        <w:rPr>
          <w:sz w:val="24"/>
        </w:rPr>
      </w:pPr>
      <w:r w:rsidRPr="006417E1">
        <w:rPr>
          <w:sz w:val="24"/>
        </w:rPr>
        <w:t>Muñoz, R., Meier, L., Diaz, I., Jeison, D., 2015. A review on the state-of-the-art of physical/chemical and biological technologies for biogas upgrading. Rev. Environ. Sci. Biotechnol. 14, 727–759. https://doi.org/10.1007/s11157-015-9379-1</w:t>
      </w:r>
    </w:p>
    <w:p w14:paraId="6F385208" w14:textId="77777777" w:rsidR="006417E1" w:rsidRPr="006417E1" w:rsidRDefault="006417E1" w:rsidP="006417E1">
      <w:pPr>
        <w:pStyle w:val="Bibliography"/>
        <w:rPr>
          <w:sz w:val="24"/>
        </w:rPr>
      </w:pPr>
      <w:r w:rsidRPr="006417E1">
        <w:rPr>
          <w:sz w:val="24"/>
        </w:rPr>
        <w:t>Nerenberg, R., 2016. The membrane-biofilm reactor (MBfR) as a counter-diffusional biofilm process. Curr. Opin. Biotechnol. 38, 131–136. https://doi.org/10.1016/j.copbio.2016.01.015</w:t>
      </w:r>
    </w:p>
    <w:p w14:paraId="5EAFEA00" w14:textId="77777777" w:rsidR="006417E1" w:rsidRPr="006417E1" w:rsidRDefault="006417E1" w:rsidP="006417E1">
      <w:pPr>
        <w:pStyle w:val="Bibliography"/>
        <w:rPr>
          <w:sz w:val="24"/>
        </w:rPr>
      </w:pPr>
      <w:r w:rsidRPr="006417E1">
        <w:rPr>
          <w:sz w:val="24"/>
        </w:rPr>
        <w:t>Nogueira, R., Elenter, D., Brito, A., Melo, L.F., Wagner, M., Morgenroth, E., 2005. Evaluating heterotrophic growth in a nitrifying biofilm reactor using fluorescence in situ hybridization and mathematical modeling. Water Sci. Technol. 52, 135–141. https://doi.org/10.2166/wst.2005.0192</w:t>
      </w:r>
    </w:p>
    <w:p w14:paraId="1DB0EDD3" w14:textId="77777777" w:rsidR="006417E1" w:rsidRPr="006417E1" w:rsidRDefault="006417E1" w:rsidP="006417E1">
      <w:pPr>
        <w:pStyle w:val="Bibliography"/>
        <w:rPr>
          <w:sz w:val="24"/>
        </w:rPr>
      </w:pPr>
      <w:r w:rsidRPr="006417E1">
        <w:rPr>
          <w:sz w:val="24"/>
        </w:rPr>
        <w:t>Orgill, J.J., Atiyeh, H.K., Devarapalli, M., Phillips, J.R., Lewis, R.S., Huhnke, R.L., 2013. A comparison of mass transfer coefficients between trickle-bed, hollow fiber membrane and stirred tank reactors. Bioresour. Technol. 133, 340–346. https://doi.org/10.1016/j.biortech.2013.01.124</w:t>
      </w:r>
    </w:p>
    <w:p w14:paraId="27A079BE" w14:textId="77777777" w:rsidR="006417E1" w:rsidRPr="006417E1" w:rsidRDefault="006417E1" w:rsidP="006417E1">
      <w:pPr>
        <w:pStyle w:val="Bibliography"/>
        <w:rPr>
          <w:sz w:val="24"/>
        </w:rPr>
      </w:pPr>
      <w:r w:rsidRPr="006417E1">
        <w:rPr>
          <w:sz w:val="24"/>
        </w:rPr>
        <w:lastRenderedPageBreak/>
        <w:t>Pauss, A., Andre, G., Perrier, M., Guiot, S.R., 1990. Liquid-to-Gas Mass Transfer in Anaerobic Processes: Inevitable Transfer Limitations of Methane and Hydrogen in the Biomethanation Process. Appl. Environ. Microbiol. 56, 1636–1644. https://doi.org/10.1128/aem.56.6.1636-1644.1990</w:t>
      </w:r>
    </w:p>
    <w:p w14:paraId="526B2971" w14:textId="77777777" w:rsidR="006417E1" w:rsidRPr="006417E1" w:rsidRDefault="006417E1" w:rsidP="006417E1">
      <w:pPr>
        <w:pStyle w:val="Bibliography"/>
        <w:rPr>
          <w:sz w:val="24"/>
        </w:rPr>
      </w:pPr>
      <w:r w:rsidRPr="006417E1">
        <w:rPr>
          <w:sz w:val="24"/>
        </w:rPr>
        <w:t>Phillips, J., Huhnke, R., Atiyeh, H., 2017. Syngas Fermentation: A Microbial Conversion Process of Gaseous Substrates to Various Products. Fermentation 3, 28. https://doi.org/10.3390/fermentation3020028</w:t>
      </w:r>
    </w:p>
    <w:p w14:paraId="7421AF76" w14:textId="77777777" w:rsidR="006417E1" w:rsidRPr="006417E1" w:rsidRDefault="006417E1" w:rsidP="006417E1">
      <w:pPr>
        <w:pStyle w:val="Bibliography"/>
        <w:rPr>
          <w:sz w:val="24"/>
        </w:rPr>
      </w:pPr>
      <w:r w:rsidRPr="006417E1">
        <w:rPr>
          <w:sz w:val="24"/>
        </w:rPr>
        <w:t>Pratofiorito, G., Hackbarth, M., Mandel, C., Madlanga, S., West, S., Horn, H., Hille-Reichel, A., 2021. A membrane biofilm reactor for hydrogenotrophic methanation. Bioresour. Technol. 321, 124444. https://doi.org/10.1016/j.biortech.2020.124444</w:t>
      </w:r>
    </w:p>
    <w:p w14:paraId="4B5532C9" w14:textId="77777777" w:rsidR="006417E1" w:rsidRPr="006417E1" w:rsidRDefault="006417E1" w:rsidP="006417E1">
      <w:pPr>
        <w:pStyle w:val="Bibliography"/>
        <w:rPr>
          <w:sz w:val="24"/>
        </w:rPr>
      </w:pPr>
      <w:r w:rsidRPr="006417E1">
        <w:rPr>
          <w:sz w:val="24"/>
        </w:rPr>
        <w:t>Rittmann, B.E., McCarty, P.L., 2020. Environmental Biotechnology: Principles and Applications, Second Edition. ed. McGraw Hill, New York.</w:t>
      </w:r>
    </w:p>
    <w:p w14:paraId="1E8A18AC" w14:textId="77777777" w:rsidR="006417E1" w:rsidRPr="006417E1" w:rsidRDefault="006417E1" w:rsidP="006417E1">
      <w:pPr>
        <w:pStyle w:val="Bibliography"/>
        <w:rPr>
          <w:sz w:val="24"/>
        </w:rPr>
      </w:pPr>
      <w:r w:rsidRPr="006417E1">
        <w:rPr>
          <w:sz w:val="24"/>
        </w:rPr>
        <w:t>Rittmann, S.K.-M.R., 2015. A Critical Assessment of Microbiological Biogas to Biomethane Upgrading Systems, in: Guebitz, G.M., Bauer, A., Bochmann, G., Gronauer, A., Weiss, S. (Eds.), Biogas Science and Technology, Advances in Biochemical Engineering/Biotechnology. Springer International Publishing, Cham, pp. 117–135. https://doi.org/10.1007/978-3-319-21993-6_5</w:t>
      </w:r>
    </w:p>
    <w:p w14:paraId="32E1352F" w14:textId="77777777" w:rsidR="006417E1" w:rsidRPr="006417E1" w:rsidRDefault="006417E1" w:rsidP="006417E1">
      <w:pPr>
        <w:pStyle w:val="Bibliography"/>
        <w:rPr>
          <w:sz w:val="24"/>
        </w:rPr>
      </w:pPr>
      <w:r w:rsidRPr="006417E1">
        <w:rPr>
          <w:sz w:val="24"/>
        </w:rPr>
        <w:t>Savickis, J., Zemite, L., Zeltins, N., Bode, I., Jansons, L., Dzelzitis, E., Koposovs, A., Selickis, A., Ansone, A., 2020. The Biomethane Injection into the Natural Gas Networks: The EU’s Gas Synergy Path. Latv. J. Phys. Tech. Sci. 57, 34–50. https://doi.org/10.2478/lpts-2020-0020</w:t>
      </w:r>
    </w:p>
    <w:p w14:paraId="04C2167B" w14:textId="77777777" w:rsidR="006417E1" w:rsidRPr="006417E1" w:rsidRDefault="006417E1" w:rsidP="006417E1">
      <w:pPr>
        <w:pStyle w:val="Bibliography"/>
        <w:rPr>
          <w:sz w:val="24"/>
        </w:rPr>
      </w:pPr>
      <w:r w:rsidRPr="006417E1">
        <w:rPr>
          <w:sz w:val="24"/>
        </w:rPr>
        <w:t>Sposob, M., Wahid, R., Fischer, K., 2021. Ex-situ biological CO2 methanation using trickle bed reactor: review and recent advances. Rev. Environ. Sci. Biotechnol. 20, 1087–1102. https://doi.org/10.1007/s11157-021-09589-7</w:t>
      </w:r>
    </w:p>
    <w:p w14:paraId="24E52E53" w14:textId="77777777" w:rsidR="006417E1" w:rsidRPr="006417E1" w:rsidRDefault="006417E1" w:rsidP="006417E1">
      <w:pPr>
        <w:pStyle w:val="Bibliography"/>
        <w:rPr>
          <w:sz w:val="24"/>
        </w:rPr>
      </w:pPr>
      <w:r w:rsidRPr="006417E1">
        <w:rPr>
          <w:sz w:val="24"/>
        </w:rPr>
        <w:t>Strübing, D., Huber, B., Lebuhn, M., Drewes, J.E., Koch, K., 2017a. High performance biological methanation in a thermophilic anaerobic trickle bed reactor. Bioresour. Technol. 245, 1176–1183. https://doi.org/10.1016/j.biortech.2017.08.088</w:t>
      </w:r>
    </w:p>
    <w:p w14:paraId="072EDE21" w14:textId="77777777" w:rsidR="006417E1" w:rsidRPr="006417E1" w:rsidRDefault="006417E1" w:rsidP="006417E1">
      <w:pPr>
        <w:pStyle w:val="Bibliography"/>
        <w:rPr>
          <w:sz w:val="24"/>
        </w:rPr>
      </w:pPr>
      <w:r w:rsidRPr="006417E1">
        <w:rPr>
          <w:sz w:val="24"/>
        </w:rPr>
        <w:t>Strübing, D., Huber, B., Lebuhn, M., Drewes, J.E., Koch, K., 2017b. High performance biological methanation in a thermophilic anaerobic trickle bed reactor. Bioresour. Technol. 245, 1176–1183. https://doi.org/10.1016/j.biortech.2017.08.088</w:t>
      </w:r>
    </w:p>
    <w:p w14:paraId="2C0C3F67" w14:textId="77777777" w:rsidR="006417E1" w:rsidRPr="006417E1" w:rsidRDefault="006417E1" w:rsidP="006417E1">
      <w:pPr>
        <w:pStyle w:val="Bibliography"/>
        <w:rPr>
          <w:sz w:val="24"/>
        </w:rPr>
      </w:pPr>
      <w:r w:rsidRPr="006417E1">
        <w:rPr>
          <w:sz w:val="24"/>
        </w:rPr>
        <w:t>Thema, M., Bauer, F., Sterner, M., 2019. Power-to-Gas: Electrolysis and methanation status review. Renew. Sustain. Energy Rev. 112, 775–787. https://doi.org/10.1016/j.rser.2019.06.030</w:t>
      </w:r>
    </w:p>
    <w:p w14:paraId="6CE91AB9" w14:textId="77777777" w:rsidR="006417E1" w:rsidRPr="006417E1" w:rsidRDefault="006417E1" w:rsidP="006417E1">
      <w:pPr>
        <w:pStyle w:val="Bibliography"/>
        <w:rPr>
          <w:sz w:val="24"/>
        </w:rPr>
      </w:pPr>
      <w:r w:rsidRPr="006417E1">
        <w:rPr>
          <w:sz w:val="24"/>
        </w:rPr>
        <w:t>Tsapekos, P., Treu, L., Campanaro, S., Centurion, V.B., Zhu, X., Peprah, M., Zhang, Z., Kougias, P.G., Angelidaki, I., 2021. Pilot-scale biomethanation in a trickle bed reactor: Process performance and microbiome functional reconstruction. Energy Convers. Manag. 244, 114491. https://doi.org/10.1016/j.enconman.2021.114491</w:t>
      </w:r>
    </w:p>
    <w:p w14:paraId="45B30FE9" w14:textId="77777777" w:rsidR="006417E1" w:rsidRPr="006417E1" w:rsidRDefault="006417E1" w:rsidP="006417E1">
      <w:pPr>
        <w:pStyle w:val="Bibliography"/>
        <w:rPr>
          <w:sz w:val="24"/>
        </w:rPr>
      </w:pPr>
      <w:r w:rsidRPr="006417E1">
        <w:rPr>
          <w:sz w:val="24"/>
        </w:rPr>
        <w:t>us-ghg-inventory-2024-main-text_04-18-2024 (1), n.d.</w:t>
      </w:r>
    </w:p>
    <w:p w14:paraId="01763C48" w14:textId="77777777" w:rsidR="006417E1" w:rsidRPr="006417E1" w:rsidRDefault="006417E1" w:rsidP="006417E1">
      <w:pPr>
        <w:pStyle w:val="Bibliography"/>
        <w:rPr>
          <w:sz w:val="24"/>
        </w:rPr>
      </w:pPr>
      <w:r w:rsidRPr="006417E1">
        <w:rPr>
          <w:sz w:val="24"/>
        </w:rPr>
        <w:t>Wolfe, R.S., 2011. Techniques for Cultivating Methanogens, in: Methods in Enzymology. Elsevier, pp. 1–22. https://doi.org/10.1016/B978-0-12-385112-3.00001-9</w:t>
      </w:r>
    </w:p>
    <w:p w14:paraId="4B1FD7F3" w14:textId="25BB223D" w:rsidR="00F476F1" w:rsidRDefault="006E74D2" w:rsidP="00C878F1">
      <w:pPr>
        <w:spacing w:after="0" w:line="360" w:lineRule="auto"/>
        <w:jc w:val="both"/>
        <w:rPr>
          <w:sz w:val="24"/>
          <w:szCs w:val="24"/>
        </w:rPr>
      </w:pPr>
      <w:r>
        <w:rPr>
          <w:sz w:val="24"/>
          <w:szCs w:val="24"/>
        </w:rPr>
        <w:fldChar w:fldCharType="end"/>
      </w:r>
    </w:p>
    <w:sectPr w:rsidR="00F476F1">
      <w:footerReference w:type="default" r:id="rId30"/>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Heather Nielsen" w:date="2026-03-20T14:43:00Z" w:initials="HN">
    <w:p w14:paraId="7984A9B4" w14:textId="06F62913" w:rsidR="00774BE1" w:rsidRDefault="00774BE1">
      <w:pPr>
        <w:pStyle w:val="CommentText"/>
      </w:pPr>
      <w:r>
        <w:rPr>
          <w:rStyle w:val="CommentReference"/>
        </w:rPr>
        <w:annotationRef/>
      </w:r>
      <w:r w:rsidR="00F40D8E">
        <w:t>Heather to a</w:t>
      </w:r>
      <w:r>
        <w:t>dd reference</w:t>
      </w:r>
    </w:p>
  </w:comment>
  <w:comment w:id="11" w:author="Heather Nielsen" w:date="2026-01-16T23:34:00Z" w:initials="">
    <w:p w14:paraId="37FC2912" w14:textId="77777777" w:rsidR="00AD3677" w:rsidRDefault="00AD3677">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Heather to add reference</w:t>
      </w:r>
    </w:p>
  </w:comment>
  <w:comment w:id="20" w:author="Heather Dawn Nielsen" w:date="2026-02-12T15:39:00Z" w:initials="HN">
    <w:p w14:paraId="24DC7A84" w14:textId="77777777" w:rsidR="004F31CB" w:rsidRDefault="004F31CB">
      <w:pPr>
        <w:pStyle w:val="CommentText"/>
      </w:pPr>
      <w:r>
        <w:rPr>
          <w:rStyle w:val="CommentReference"/>
        </w:rPr>
        <w:annotationRef/>
      </w:r>
      <w:r>
        <w:t xml:space="preserve">Heather to find reference on this: </w:t>
      </w:r>
      <w:r w:rsidRPr="3687793B">
        <w:t>Do biofilm systems usually require less C than suspended?</w:t>
      </w:r>
    </w:p>
  </w:comment>
  <w:comment w:id="24" w:author="Heather Nielsen" w:date="2026-02-25T19:26:00Z" w:initials="HN">
    <w:p w14:paraId="729A0408" w14:textId="4DEA5909" w:rsidR="006E74D2" w:rsidRDefault="006E74D2">
      <w:pPr>
        <w:pStyle w:val="CommentText"/>
      </w:pPr>
      <w:r>
        <w:rPr>
          <w:rStyle w:val="CommentReference"/>
        </w:rPr>
        <w:annotationRef/>
      </w:r>
      <w:r>
        <w:t>Please ignore reference formatting for now. This is a Zotero problem I will resolve before final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84A9B4" w15:done="0"/>
  <w15:commentEx w15:paraId="37FC2912" w15:done="0"/>
  <w15:commentEx w15:paraId="24DC7A84" w15:done="0"/>
  <w15:commentEx w15:paraId="729A04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FA8366" w16cex:dateUtc="2026-03-20T19:43:00Z"/>
  <w16cex:commentExtensible w16cex:durableId="061E61F2" w16cex:dateUtc="2026-02-12T21:39:00Z"/>
  <w16cex:commentExtensible w16cex:durableId="37FA94C2" w16cex:dateUtc="2026-02-26T01: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84A9B4" w16cid:durableId="6AFA8366"/>
  <w16cid:commentId w16cid:paraId="37FC2912" w16cid:durableId="72F26306"/>
  <w16cid:commentId w16cid:paraId="24DC7A84" w16cid:durableId="061E61F2"/>
  <w16cid:commentId w16cid:paraId="729A0408" w16cid:durableId="37FA94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9E744" w14:textId="77777777" w:rsidR="00C2111A" w:rsidRDefault="00C2111A">
      <w:pPr>
        <w:spacing w:after="0" w:line="240" w:lineRule="auto"/>
      </w:pPr>
      <w:r>
        <w:separator/>
      </w:r>
    </w:p>
  </w:endnote>
  <w:endnote w:type="continuationSeparator" w:id="0">
    <w:p w14:paraId="09B33B67" w14:textId="77777777" w:rsidR="00C2111A" w:rsidRDefault="00C21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00AE4423-C58D-4900-A3B9-157868419B24}"/>
    <w:embedBold r:id="rId2" w:fontKey="{D7E806BA-DF21-47D9-985F-4EF69D1082D9}"/>
    <w:embedItalic r:id="rId3" w:fontKey="{3139302D-46B7-4267-8539-2D3BBE85A29D}"/>
  </w:font>
  <w:font w:name="Georgia">
    <w:panose1 w:val="02040502050405020303"/>
    <w:charset w:val="00"/>
    <w:family w:val="roman"/>
    <w:pitch w:val="variable"/>
    <w:sig w:usb0="00000287" w:usb1="00000000" w:usb2="00000000" w:usb3="00000000" w:csb0="0000009F" w:csb1="00000000"/>
    <w:embedItalic r:id="rId4" w:fontKey="{7091060D-5AAF-4F6E-A0CF-70A3B13BD2A8}"/>
  </w:font>
  <w:font w:name="Cambria">
    <w:panose1 w:val="02040503050406030204"/>
    <w:charset w:val="00"/>
    <w:family w:val="roman"/>
    <w:pitch w:val="variable"/>
    <w:sig w:usb0="E00006FF" w:usb1="420024FF" w:usb2="02000000" w:usb3="00000000" w:csb0="0000019F" w:csb1="00000000"/>
    <w:embedRegular r:id="rId5" w:fontKey="{25F25A64-A989-44EC-837E-C4E96137426B}"/>
    <w:embedItalic r:id="rId6" w:fontKey="{1E37E047-4927-47F5-AEFC-76C90DC00D3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1EF71535-3769-4975-ACEA-BAE5C73DFFFE}"/>
    <w:embedItalic r:id="rId8" w:fontKey="{6D3CC6FC-3CE5-40C4-90B2-FDAF9B93DB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3D52" w14:textId="77777777" w:rsidR="00F476F1" w:rsidRPr="0022274F" w:rsidRDefault="00034344">
    <w:pPr>
      <w:pBdr>
        <w:top w:val="nil"/>
        <w:left w:val="nil"/>
        <w:bottom w:val="nil"/>
        <w:right w:val="nil"/>
        <w:between w:val="nil"/>
      </w:pBdr>
      <w:tabs>
        <w:tab w:val="center" w:pos="4680"/>
        <w:tab w:val="right" w:pos="9360"/>
      </w:tabs>
      <w:spacing w:after="0" w:line="240" w:lineRule="auto"/>
      <w:jc w:val="center"/>
      <w:rPr>
        <w:rFonts w:asciiTheme="majorHAnsi" w:hAnsiTheme="majorHAnsi" w:cstheme="majorHAnsi"/>
        <w:color w:val="000000"/>
      </w:rPr>
    </w:pPr>
    <w:r w:rsidRPr="0022274F">
      <w:rPr>
        <w:rFonts w:asciiTheme="majorHAnsi" w:eastAsia="Times New Roman" w:hAnsiTheme="majorHAnsi" w:cstheme="majorHAnsi"/>
        <w:color w:val="000000"/>
        <w:sz w:val="24"/>
        <w:szCs w:val="24"/>
      </w:rPr>
      <w:fldChar w:fldCharType="begin"/>
    </w:r>
    <w:r w:rsidRPr="000D044B">
      <w:rPr>
        <w:rFonts w:asciiTheme="majorHAnsi" w:eastAsia="Times New Roman" w:hAnsiTheme="majorHAnsi" w:cstheme="majorHAnsi"/>
        <w:color w:val="000000"/>
        <w:sz w:val="24"/>
        <w:szCs w:val="24"/>
      </w:rPr>
      <w:instrText>PAGE</w:instrText>
    </w:r>
    <w:r w:rsidRPr="0022274F">
      <w:rPr>
        <w:rFonts w:asciiTheme="majorHAnsi" w:eastAsia="Times New Roman" w:hAnsiTheme="majorHAnsi" w:cstheme="majorHAnsi"/>
        <w:color w:val="000000"/>
        <w:sz w:val="24"/>
        <w:szCs w:val="24"/>
      </w:rPr>
      <w:fldChar w:fldCharType="separate"/>
    </w:r>
    <w:r w:rsidR="00AD1D07" w:rsidRPr="008B0417">
      <w:rPr>
        <w:rFonts w:asciiTheme="majorHAnsi" w:eastAsia="Times New Roman" w:hAnsiTheme="majorHAnsi" w:cstheme="majorHAnsi"/>
        <w:noProof/>
        <w:color w:val="000000"/>
        <w:sz w:val="24"/>
        <w:szCs w:val="24"/>
        <w:rPrChange w:id="25" w:author="Thomas Lippert" w:date="2026-01-28T17:24:00Z" w16du:dateUtc="2026-01-28T23:24:00Z">
          <w:rPr>
            <w:rFonts w:ascii="Times New Roman" w:eastAsia="Times New Roman" w:hAnsi="Times New Roman" w:cs="Times New Roman"/>
            <w:noProof/>
            <w:color w:val="000000"/>
            <w:sz w:val="24"/>
            <w:szCs w:val="24"/>
          </w:rPr>
        </w:rPrChange>
      </w:rPr>
      <w:t>1</w:t>
    </w:r>
    <w:r w:rsidRPr="0022274F">
      <w:rPr>
        <w:rFonts w:asciiTheme="majorHAnsi" w:eastAsia="Times New Roman" w:hAnsiTheme="majorHAnsi" w:cstheme="majorHAnsi"/>
        <w:color w:val="000000"/>
        <w:sz w:val="24"/>
        <w:szCs w:val="24"/>
      </w:rPr>
      <w:fldChar w:fldCharType="end"/>
    </w:r>
  </w:p>
  <w:p w14:paraId="50C135B3" w14:textId="77777777" w:rsidR="00F476F1" w:rsidRDefault="00F476F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6DE85" w14:textId="77777777" w:rsidR="00C2111A" w:rsidRDefault="00C2111A">
      <w:pPr>
        <w:spacing w:after="0" w:line="240" w:lineRule="auto"/>
      </w:pPr>
      <w:r>
        <w:separator/>
      </w:r>
    </w:p>
  </w:footnote>
  <w:footnote w:type="continuationSeparator" w:id="0">
    <w:p w14:paraId="48BDD8E2" w14:textId="77777777" w:rsidR="00C2111A" w:rsidRDefault="00C211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61A3"/>
    <w:multiLevelType w:val="multilevel"/>
    <w:tmpl w:val="DD3828EA"/>
    <w:lvl w:ilvl="0">
      <w:start w:val="8"/>
      <w:numFmt w:val="decimal"/>
      <w:lvlText w:val="%1"/>
      <w:lvlJc w:val="left"/>
      <w:pPr>
        <w:ind w:left="360" w:hanging="360"/>
      </w:pPr>
      <w:rPr>
        <w:rFonts w:hint="default"/>
        <w:color w:val="auto"/>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1" w15:restartNumberingAfterBreak="0">
    <w:nsid w:val="0D0A5BC4"/>
    <w:multiLevelType w:val="multilevel"/>
    <w:tmpl w:val="5ED80266"/>
    <w:lvl w:ilvl="0">
      <w:start w:val="8"/>
      <w:numFmt w:val="decimal"/>
      <w:lvlText w:val="%1"/>
      <w:lvlJc w:val="left"/>
      <w:pPr>
        <w:ind w:left="360" w:hanging="360"/>
      </w:pPr>
      <w:rPr>
        <w:rFonts w:hint="default"/>
        <w:i/>
        <w:color w:val="auto"/>
      </w:rPr>
    </w:lvl>
    <w:lvl w:ilvl="1">
      <w:start w:val="4"/>
      <w:numFmt w:val="decimal"/>
      <w:lvlText w:val="%1.%2"/>
      <w:lvlJc w:val="left"/>
      <w:pPr>
        <w:ind w:left="720" w:hanging="720"/>
      </w:pPr>
      <w:rPr>
        <w:rFonts w:hint="default"/>
        <w:i/>
        <w:color w:val="auto"/>
      </w:rPr>
    </w:lvl>
    <w:lvl w:ilvl="2">
      <w:start w:val="1"/>
      <w:numFmt w:val="decimal"/>
      <w:lvlText w:val="%1.%2.%3"/>
      <w:lvlJc w:val="left"/>
      <w:pPr>
        <w:ind w:left="720" w:hanging="720"/>
      </w:pPr>
      <w:rPr>
        <w:rFonts w:hint="default"/>
        <w:i/>
        <w:color w:val="auto"/>
      </w:rPr>
    </w:lvl>
    <w:lvl w:ilvl="3">
      <w:start w:val="1"/>
      <w:numFmt w:val="decimal"/>
      <w:lvlText w:val="%1.%2.%3.%4"/>
      <w:lvlJc w:val="left"/>
      <w:pPr>
        <w:ind w:left="1080" w:hanging="1080"/>
      </w:pPr>
      <w:rPr>
        <w:rFonts w:hint="default"/>
        <w:i/>
        <w:color w:val="auto"/>
      </w:rPr>
    </w:lvl>
    <w:lvl w:ilvl="4">
      <w:start w:val="1"/>
      <w:numFmt w:val="decimal"/>
      <w:lvlText w:val="%1.%2.%3.%4.%5"/>
      <w:lvlJc w:val="left"/>
      <w:pPr>
        <w:ind w:left="1440" w:hanging="1440"/>
      </w:pPr>
      <w:rPr>
        <w:rFonts w:hint="default"/>
        <w:i/>
        <w:color w:val="auto"/>
      </w:rPr>
    </w:lvl>
    <w:lvl w:ilvl="5">
      <w:start w:val="1"/>
      <w:numFmt w:val="decimal"/>
      <w:lvlText w:val="%1.%2.%3.%4.%5.%6"/>
      <w:lvlJc w:val="left"/>
      <w:pPr>
        <w:ind w:left="1440" w:hanging="1440"/>
      </w:pPr>
      <w:rPr>
        <w:rFonts w:hint="default"/>
        <w:i/>
        <w:color w:val="auto"/>
      </w:rPr>
    </w:lvl>
    <w:lvl w:ilvl="6">
      <w:start w:val="1"/>
      <w:numFmt w:val="decimal"/>
      <w:lvlText w:val="%1.%2.%3.%4.%5.%6.%7"/>
      <w:lvlJc w:val="left"/>
      <w:pPr>
        <w:ind w:left="1800" w:hanging="1800"/>
      </w:pPr>
      <w:rPr>
        <w:rFonts w:hint="default"/>
        <w:i/>
        <w:color w:val="auto"/>
      </w:rPr>
    </w:lvl>
    <w:lvl w:ilvl="7">
      <w:start w:val="1"/>
      <w:numFmt w:val="decimal"/>
      <w:lvlText w:val="%1.%2.%3.%4.%5.%6.%7.%8"/>
      <w:lvlJc w:val="left"/>
      <w:pPr>
        <w:ind w:left="2160" w:hanging="2160"/>
      </w:pPr>
      <w:rPr>
        <w:rFonts w:hint="default"/>
        <w:i/>
        <w:color w:val="auto"/>
      </w:rPr>
    </w:lvl>
    <w:lvl w:ilvl="8">
      <w:start w:val="1"/>
      <w:numFmt w:val="decimal"/>
      <w:lvlText w:val="%1.%2.%3.%4.%5.%6.%7.%8.%9"/>
      <w:lvlJc w:val="left"/>
      <w:pPr>
        <w:ind w:left="2160" w:hanging="2160"/>
      </w:pPr>
      <w:rPr>
        <w:rFonts w:hint="default"/>
        <w:i/>
        <w:color w:val="auto"/>
      </w:rPr>
    </w:lvl>
  </w:abstractNum>
  <w:abstractNum w:abstractNumId="2" w15:restartNumberingAfterBreak="0">
    <w:nsid w:val="0DE82B4F"/>
    <w:multiLevelType w:val="multilevel"/>
    <w:tmpl w:val="2968FBB4"/>
    <w:lvl w:ilvl="0">
      <w:start w:val="8"/>
      <w:numFmt w:val="decimal"/>
      <w:lvlText w:val="%1"/>
      <w:lvlJc w:val="left"/>
      <w:pPr>
        <w:ind w:left="360" w:hanging="360"/>
      </w:pPr>
      <w:rPr>
        <w:rFonts w:hint="default"/>
        <w:color w:val="auto"/>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3" w15:restartNumberingAfterBreak="0">
    <w:nsid w:val="0E660ABC"/>
    <w:multiLevelType w:val="hybridMultilevel"/>
    <w:tmpl w:val="0D5A73F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16033123"/>
    <w:multiLevelType w:val="hybridMultilevel"/>
    <w:tmpl w:val="B082F672"/>
    <w:lvl w:ilvl="0" w:tplc="34A06BA4">
      <w:start w:val="1"/>
      <w:numFmt w:val="bullet"/>
      <w:lvlText w:val=""/>
      <w:lvlJc w:val="left"/>
      <w:pPr>
        <w:ind w:left="720" w:hanging="360"/>
      </w:pPr>
      <w:rPr>
        <w:rFonts w:ascii="Symbol" w:hAnsi="Symbol"/>
      </w:rPr>
    </w:lvl>
    <w:lvl w:ilvl="1" w:tplc="FB129236">
      <w:start w:val="1"/>
      <w:numFmt w:val="bullet"/>
      <w:lvlText w:val=""/>
      <w:lvlJc w:val="left"/>
      <w:pPr>
        <w:ind w:left="720" w:hanging="360"/>
      </w:pPr>
      <w:rPr>
        <w:rFonts w:ascii="Symbol" w:hAnsi="Symbol"/>
      </w:rPr>
    </w:lvl>
    <w:lvl w:ilvl="2" w:tplc="AEB4C698">
      <w:start w:val="1"/>
      <w:numFmt w:val="bullet"/>
      <w:lvlText w:val=""/>
      <w:lvlJc w:val="left"/>
      <w:pPr>
        <w:ind w:left="720" w:hanging="360"/>
      </w:pPr>
      <w:rPr>
        <w:rFonts w:ascii="Symbol" w:hAnsi="Symbol"/>
      </w:rPr>
    </w:lvl>
    <w:lvl w:ilvl="3" w:tplc="5A4C7966">
      <w:start w:val="1"/>
      <w:numFmt w:val="bullet"/>
      <w:lvlText w:val=""/>
      <w:lvlJc w:val="left"/>
      <w:pPr>
        <w:ind w:left="720" w:hanging="360"/>
      </w:pPr>
      <w:rPr>
        <w:rFonts w:ascii="Symbol" w:hAnsi="Symbol"/>
      </w:rPr>
    </w:lvl>
    <w:lvl w:ilvl="4" w:tplc="B32E7DD4">
      <w:start w:val="1"/>
      <w:numFmt w:val="bullet"/>
      <w:lvlText w:val=""/>
      <w:lvlJc w:val="left"/>
      <w:pPr>
        <w:ind w:left="720" w:hanging="360"/>
      </w:pPr>
      <w:rPr>
        <w:rFonts w:ascii="Symbol" w:hAnsi="Symbol"/>
      </w:rPr>
    </w:lvl>
    <w:lvl w:ilvl="5" w:tplc="98F200C6">
      <w:start w:val="1"/>
      <w:numFmt w:val="bullet"/>
      <w:lvlText w:val=""/>
      <w:lvlJc w:val="left"/>
      <w:pPr>
        <w:ind w:left="720" w:hanging="360"/>
      </w:pPr>
      <w:rPr>
        <w:rFonts w:ascii="Symbol" w:hAnsi="Symbol"/>
      </w:rPr>
    </w:lvl>
    <w:lvl w:ilvl="6" w:tplc="EE5CF810">
      <w:start w:val="1"/>
      <w:numFmt w:val="bullet"/>
      <w:lvlText w:val=""/>
      <w:lvlJc w:val="left"/>
      <w:pPr>
        <w:ind w:left="720" w:hanging="360"/>
      </w:pPr>
      <w:rPr>
        <w:rFonts w:ascii="Symbol" w:hAnsi="Symbol"/>
      </w:rPr>
    </w:lvl>
    <w:lvl w:ilvl="7" w:tplc="18141E16">
      <w:start w:val="1"/>
      <w:numFmt w:val="bullet"/>
      <w:lvlText w:val=""/>
      <w:lvlJc w:val="left"/>
      <w:pPr>
        <w:ind w:left="720" w:hanging="360"/>
      </w:pPr>
      <w:rPr>
        <w:rFonts w:ascii="Symbol" w:hAnsi="Symbol"/>
      </w:rPr>
    </w:lvl>
    <w:lvl w:ilvl="8" w:tplc="90D828CC">
      <w:start w:val="1"/>
      <w:numFmt w:val="bullet"/>
      <w:lvlText w:val=""/>
      <w:lvlJc w:val="left"/>
      <w:pPr>
        <w:ind w:left="720" w:hanging="360"/>
      </w:pPr>
      <w:rPr>
        <w:rFonts w:ascii="Symbol" w:hAnsi="Symbol"/>
      </w:rPr>
    </w:lvl>
  </w:abstractNum>
  <w:abstractNum w:abstractNumId="5" w15:restartNumberingAfterBreak="0">
    <w:nsid w:val="1707161A"/>
    <w:multiLevelType w:val="multilevel"/>
    <w:tmpl w:val="3AFA1324"/>
    <w:lvl w:ilvl="0">
      <w:start w:val="8"/>
      <w:numFmt w:val="decimal"/>
      <w:lvlText w:val="%1"/>
      <w:lvlJc w:val="left"/>
      <w:pPr>
        <w:ind w:left="360" w:hanging="360"/>
      </w:pPr>
      <w:rPr>
        <w:rFonts w:hint="default"/>
        <w:color w:val="auto"/>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6" w15:restartNumberingAfterBreak="0">
    <w:nsid w:val="2614005A"/>
    <w:multiLevelType w:val="multilevel"/>
    <w:tmpl w:val="64D6E7AE"/>
    <w:lvl w:ilvl="0">
      <w:start w:val="8"/>
      <w:numFmt w:val="decimal"/>
      <w:lvlText w:val="%1"/>
      <w:lvlJc w:val="left"/>
      <w:pPr>
        <w:ind w:left="540" w:hanging="540"/>
      </w:pPr>
      <w:rPr>
        <w:rFonts w:hint="default"/>
        <w:color w:val="auto"/>
      </w:rPr>
    </w:lvl>
    <w:lvl w:ilvl="1">
      <w:start w:val="4"/>
      <w:numFmt w:val="decimal"/>
      <w:lvlText w:val="%1.%2"/>
      <w:lvlJc w:val="left"/>
      <w:pPr>
        <w:ind w:left="720" w:hanging="720"/>
      </w:pPr>
      <w:rPr>
        <w:rFonts w:hint="default"/>
        <w:color w:val="auto"/>
      </w:rPr>
    </w:lvl>
    <w:lvl w:ilvl="2">
      <w:start w:val="3"/>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7" w15:restartNumberingAfterBreak="0">
    <w:nsid w:val="319A0F0C"/>
    <w:multiLevelType w:val="multilevel"/>
    <w:tmpl w:val="EE802862"/>
    <w:lvl w:ilvl="0">
      <w:start w:val="8"/>
      <w:numFmt w:val="decimal"/>
      <w:lvlText w:val="%1"/>
      <w:lvlJc w:val="left"/>
      <w:pPr>
        <w:ind w:left="360" w:hanging="36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8" w15:restartNumberingAfterBreak="0">
    <w:nsid w:val="334B7FB1"/>
    <w:multiLevelType w:val="multilevel"/>
    <w:tmpl w:val="7DB88A78"/>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3771743"/>
    <w:multiLevelType w:val="multilevel"/>
    <w:tmpl w:val="5AB440B8"/>
    <w:lvl w:ilvl="0">
      <w:start w:val="8"/>
      <w:numFmt w:val="decimal"/>
      <w:lvlText w:val="%1"/>
      <w:lvlJc w:val="left"/>
      <w:pPr>
        <w:ind w:left="540" w:hanging="540"/>
      </w:pPr>
      <w:rPr>
        <w:rFonts w:hint="default"/>
        <w:color w:val="auto"/>
      </w:rPr>
    </w:lvl>
    <w:lvl w:ilvl="1">
      <w:start w:val="4"/>
      <w:numFmt w:val="decimal"/>
      <w:lvlText w:val="%1.%2"/>
      <w:lvlJc w:val="left"/>
      <w:pPr>
        <w:ind w:left="720" w:hanging="720"/>
      </w:pPr>
      <w:rPr>
        <w:rFonts w:hint="default"/>
        <w:color w:val="auto"/>
      </w:rPr>
    </w:lvl>
    <w:lvl w:ilvl="2">
      <w:start w:val="3"/>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10" w15:restartNumberingAfterBreak="0">
    <w:nsid w:val="362205C8"/>
    <w:multiLevelType w:val="multilevel"/>
    <w:tmpl w:val="05284A80"/>
    <w:lvl w:ilvl="0">
      <w:start w:val="8"/>
      <w:numFmt w:val="decimal"/>
      <w:lvlText w:val="%1"/>
      <w:lvlJc w:val="left"/>
      <w:pPr>
        <w:ind w:left="360" w:hanging="360"/>
      </w:pPr>
      <w:rPr>
        <w:rFonts w:hint="default"/>
        <w:color w:val="auto"/>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11" w15:restartNumberingAfterBreak="0">
    <w:nsid w:val="401F26C5"/>
    <w:multiLevelType w:val="multilevel"/>
    <w:tmpl w:val="2968FBB4"/>
    <w:lvl w:ilvl="0">
      <w:start w:val="8"/>
      <w:numFmt w:val="decimal"/>
      <w:lvlText w:val="%1"/>
      <w:lvlJc w:val="left"/>
      <w:pPr>
        <w:ind w:left="360" w:hanging="360"/>
      </w:pPr>
      <w:rPr>
        <w:rFonts w:hint="default"/>
        <w:color w:val="auto"/>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12" w15:restartNumberingAfterBreak="0">
    <w:nsid w:val="402C26DA"/>
    <w:multiLevelType w:val="multilevel"/>
    <w:tmpl w:val="C146521C"/>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C3A1252"/>
    <w:multiLevelType w:val="multilevel"/>
    <w:tmpl w:val="405C651A"/>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17A7864"/>
    <w:multiLevelType w:val="multilevel"/>
    <w:tmpl w:val="D91EF66A"/>
    <w:lvl w:ilvl="0">
      <w:start w:val="8"/>
      <w:numFmt w:val="decimal"/>
      <w:lvlText w:val="%1"/>
      <w:lvlJc w:val="left"/>
      <w:pPr>
        <w:ind w:left="360" w:hanging="360"/>
      </w:pPr>
      <w:rPr>
        <w:rFonts w:hint="default"/>
        <w:color w:val="auto"/>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15" w15:restartNumberingAfterBreak="0">
    <w:nsid w:val="59C2362E"/>
    <w:multiLevelType w:val="hybridMultilevel"/>
    <w:tmpl w:val="1B9EEF84"/>
    <w:lvl w:ilvl="0" w:tplc="5DE6AA22">
      <w:start w:val="1"/>
      <w:numFmt w:val="bullet"/>
      <w:lvlText w:val=""/>
      <w:lvlJc w:val="left"/>
      <w:pPr>
        <w:ind w:left="720" w:hanging="360"/>
      </w:pPr>
      <w:rPr>
        <w:rFonts w:ascii="Symbol" w:hAnsi="Symbol"/>
      </w:rPr>
    </w:lvl>
    <w:lvl w:ilvl="1" w:tplc="63C87E60">
      <w:start w:val="1"/>
      <w:numFmt w:val="bullet"/>
      <w:lvlText w:val=""/>
      <w:lvlJc w:val="left"/>
      <w:pPr>
        <w:ind w:left="720" w:hanging="360"/>
      </w:pPr>
      <w:rPr>
        <w:rFonts w:ascii="Symbol" w:hAnsi="Symbol"/>
      </w:rPr>
    </w:lvl>
    <w:lvl w:ilvl="2" w:tplc="9AAE8C3C">
      <w:start w:val="1"/>
      <w:numFmt w:val="bullet"/>
      <w:lvlText w:val=""/>
      <w:lvlJc w:val="left"/>
      <w:pPr>
        <w:ind w:left="720" w:hanging="360"/>
      </w:pPr>
      <w:rPr>
        <w:rFonts w:ascii="Symbol" w:hAnsi="Symbol"/>
      </w:rPr>
    </w:lvl>
    <w:lvl w:ilvl="3" w:tplc="6524B2A6">
      <w:start w:val="1"/>
      <w:numFmt w:val="bullet"/>
      <w:lvlText w:val=""/>
      <w:lvlJc w:val="left"/>
      <w:pPr>
        <w:ind w:left="720" w:hanging="360"/>
      </w:pPr>
      <w:rPr>
        <w:rFonts w:ascii="Symbol" w:hAnsi="Symbol"/>
      </w:rPr>
    </w:lvl>
    <w:lvl w:ilvl="4" w:tplc="14A0B2A6">
      <w:start w:val="1"/>
      <w:numFmt w:val="bullet"/>
      <w:lvlText w:val=""/>
      <w:lvlJc w:val="left"/>
      <w:pPr>
        <w:ind w:left="720" w:hanging="360"/>
      </w:pPr>
      <w:rPr>
        <w:rFonts w:ascii="Symbol" w:hAnsi="Symbol"/>
      </w:rPr>
    </w:lvl>
    <w:lvl w:ilvl="5" w:tplc="01EE5F08">
      <w:start w:val="1"/>
      <w:numFmt w:val="bullet"/>
      <w:lvlText w:val=""/>
      <w:lvlJc w:val="left"/>
      <w:pPr>
        <w:ind w:left="720" w:hanging="360"/>
      </w:pPr>
      <w:rPr>
        <w:rFonts w:ascii="Symbol" w:hAnsi="Symbol"/>
      </w:rPr>
    </w:lvl>
    <w:lvl w:ilvl="6" w:tplc="172407B8">
      <w:start w:val="1"/>
      <w:numFmt w:val="bullet"/>
      <w:lvlText w:val=""/>
      <w:lvlJc w:val="left"/>
      <w:pPr>
        <w:ind w:left="720" w:hanging="360"/>
      </w:pPr>
      <w:rPr>
        <w:rFonts w:ascii="Symbol" w:hAnsi="Symbol"/>
      </w:rPr>
    </w:lvl>
    <w:lvl w:ilvl="7" w:tplc="74043454">
      <w:start w:val="1"/>
      <w:numFmt w:val="bullet"/>
      <w:lvlText w:val=""/>
      <w:lvlJc w:val="left"/>
      <w:pPr>
        <w:ind w:left="720" w:hanging="360"/>
      </w:pPr>
      <w:rPr>
        <w:rFonts w:ascii="Symbol" w:hAnsi="Symbol"/>
      </w:rPr>
    </w:lvl>
    <w:lvl w:ilvl="8" w:tplc="077EC8C4">
      <w:start w:val="1"/>
      <w:numFmt w:val="bullet"/>
      <w:lvlText w:val=""/>
      <w:lvlJc w:val="left"/>
      <w:pPr>
        <w:ind w:left="720" w:hanging="360"/>
      </w:pPr>
      <w:rPr>
        <w:rFonts w:ascii="Symbol" w:hAnsi="Symbol"/>
      </w:rPr>
    </w:lvl>
  </w:abstractNum>
  <w:abstractNum w:abstractNumId="16" w15:restartNumberingAfterBreak="0">
    <w:nsid w:val="5B826298"/>
    <w:multiLevelType w:val="hybridMultilevel"/>
    <w:tmpl w:val="7032ABCE"/>
    <w:lvl w:ilvl="0" w:tplc="10669428">
      <w:start w:val="1"/>
      <w:numFmt w:val="decimal"/>
      <w:lvlText w:val="%1."/>
      <w:lvlJc w:val="left"/>
      <w:pPr>
        <w:ind w:left="720" w:hanging="360"/>
      </w:pPr>
      <w:rPr>
        <w:rFonts w:hint="default"/>
        <w:color w:val="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7F4481"/>
    <w:multiLevelType w:val="hybridMultilevel"/>
    <w:tmpl w:val="7B640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7B3C1A"/>
    <w:multiLevelType w:val="multilevel"/>
    <w:tmpl w:val="905A6876"/>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669243E"/>
    <w:multiLevelType w:val="hybridMultilevel"/>
    <w:tmpl w:val="01B6F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EE5765"/>
    <w:multiLevelType w:val="hybridMultilevel"/>
    <w:tmpl w:val="01E2796C"/>
    <w:lvl w:ilvl="0" w:tplc="CA5825BE">
      <w:start w:val="1"/>
      <w:numFmt w:val="bullet"/>
      <w:lvlText w:val=""/>
      <w:lvlJc w:val="left"/>
      <w:pPr>
        <w:ind w:left="720" w:hanging="360"/>
      </w:pPr>
      <w:rPr>
        <w:rFonts w:ascii="Symbol" w:hAnsi="Symbol"/>
      </w:rPr>
    </w:lvl>
    <w:lvl w:ilvl="1" w:tplc="696E12E6">
      <w:start w:val="1"/>
      <w:numFmt w:val="bullet"/>
      <w:lvlText w:val=""/>
      <w:lvlJc w:val="left"/>
      <w:pPr>
        <w:ind w:left="720" w:hanging="360"/>
      </w:pPr>
      <w:rPr>
        <w:rFonts w:ascii="Symbol" w:hAnsi="Symbol"/>
      </w:rPr>
    </w:lvl>
    <w:lvl w:ilvl="2" w:tplc="54A23F50">
      <w:start w:val="1"/>
      <w:numFmt w:val="bullet"/>
      <w:lvlText w:val=""/>
      <w:lvlJc w:val="left"/>
      <w:pPr>
        <w:ind w:left="720" w:hanging="360"/>
      </w:pPr>
      <w:rPr>
        <w:rFonts w:ascii="Symbol" w:hAnsi="Symbol"/>
      </w:rPr>
    </w:lvl>
    <w:lvl w:ilvl="3" w:tplc="326CE260">
      <w:start w:val="1"/>
      <w:numFmt w:val="bullet"/>
      <w:lvlText w:val=""/>
      <w:lvlJc w:val="left"/>
      <w:pPr>
        <w:ind w:left="720" w:hanging="360"/>
      </w:pPr>
      <w:rPr>
        <w:rFonts w:ascii="Symbol" w:hAnsi="Symbol"/>
      </w:rPr>
    </w:lvl>
    <w:lvl w:ilvl="4" w:tplc="21D07304">
      <w:start w:val="1"/>
      <w:numFmt w:val="bullet"/>
      <w:lvlText w:val=""/>
      <w:lvlJc w:val="left"/>
      <w:pPr>
        <w:ind w:left="720" w:hanging="360"/>
      </w:pPr>
      <w:rPr>
        <w:rFonts w:ascii="Symbol" w:hAnsi="Symbol"/>
      </w:rPr>
    </w:lvl>
    <w:lvl w:ilvl="5" w:tplc="D690F80A">
      <w:start w:val="1"/>
      <w:numFmt w:val="bullet"/>
      <w:lvlText w:val=""/>
      <w:lvlJc w:val="left"/>
      <w:pPr>
        <w:ind w:left="720" w:hanging="360"/>
      </w:pPr>
      <w:rPr>
        <w:rFonts w:ascii="Symbol" w:hAnsi="Symbol"/>
      </w:rPr>
    </w:lvl>
    <w:lvl w:ilvl="6" w:tplc="25BC1590">
      <w:start w:val="1"/>
      <w:numFmt w:val="bullet"/>
      <w:lvlText w:val=""/>
      <w:lvlJc w:val="left"/>
      <w:pPr>
        <w:ind w:left="720" w:hanging="360"/>
      </w:pPr>
      <w:rPr>
        <w:rFonts w:ascii="Symbol" w:hAnsi="Symbol"/>
      </w:rPr>
    </w:lvl>
    <w:lvl w:ilvl="7" w:tplc="7FA09C66">
      <w:start w:val="1"/>
      <w:numFmt w:val="bullet"/>
      <w:lvlText w:val=""/>
      <w:lvlJc w:val="left"/>
      <w:pPr>
        <w:ind w:left="720" w:hanging="360"/>
      </w:pPr>
      <w:rPr>
        <w:rFonts w:ascii="Symbol" w:hAnsi="Symbol"/>
      </w:rPr>
    </w:lvl>
    <w:lvl w:ilvl="8" w:tplc="603C4D2E">
      <w:start w:val="1"/>
      <w:numFmt w:val="bullet"/>
      <w:lvlText w:val=""/>
      <w:lvlJc w:val="left"/>
      <w:pPr>
        <w:ind w:left="720" w:hanging="360"/>
      </w:pPr>
      <w:rPr>
        <w:rFonts w:ascii="Symbol" w:hAnsi="Symbol"/>
      </w:rPr>
    </w:lvl>
  </w:abstractNum>
  <w:abstractNum w:abstractNumId="21" w15:restartNumberingAfterBreak="0">
    <w:nsid w:val="7C2E3879"/>
    <w:multiLevelType w:val="hybridMultilevel"/>
    <w:tmpl w:val="5F804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3007282">
    <w:abstractNumId w:val="15"/>
  </w:num>
  <w:num w:numId="2" w16cid:durableId="404837064">
    <w:abstractNumId w:val="16"/>
  </w:num>
  <w:num w:numId="3" w16cid:durableId="937640510">
    <w:abstractNumId w:val="4"/>
  </w:num>
  <w:num w:numId="4" w16cid:durableId="511839511">
    <w:abstractNumId w:val="20"/>
  </w:num>
  <w:num w:numId="5" w16cid:durableId="2075077590">
    <w:abstractNumId w:val="21"/>
  </w:num>
  <w:num w:numId="6" w16cid:durableId="1725787729">
    <w:abstractNumId w:val="14"/>
  </w:num>
  <w:num w:numId="7" w16cid:durableId="915557827">
    <w:abstractNumId w:val="10"/>
  </w:num>
  <w:num w:numId="8" w16cid:durableId="567040652">
    <w:abstractNumId w:val="9"/>
  </w:num>
  <w:num w:numId="9" w16cid:durableId="1443260917">
    <w:abstractNumId w:val="6"/>
  </w:num>
  <w:num w:numId="10" w16cid:durableId="831333833">
    <w:abstractNumId w:val="1"/>
  </w:num>
  <w:num w:numId="11" w16cid:durableId="1604533134">
    <w:abstractNumId w:val="5"/>
  </w:num>
  <w:num w:numId="12" w16cid:durableId="2053073763">
    <w:abstractNumId w:val="0"/>
  </w:num>
  <w:num w:numId="13" w16cid:durableId="1822500673">
    <w:abstractNumId w:val="11"/>
  </w:num>
  <w:num w:numId="14" w16cid:durableId="1141537679">
    <w:abstractNumId w:val="2"/>
  </w:num>
  <w:num w:numId="15" w16cid:durableId="1327781300">
    <w:abstractNumId w:val="7"/>
  </w:num>
  <w:num w:numId="16" w16cid:durableId="1403026025">
    <w:abstractNumId w:val="19"/>
  </w:num>
  <w:num w:numId="17" w16cid:durableId="2043357297">
    <w:abstractNumId w:val="8"/>
  </w:num>
  <w:num w:numId="18" w16cid:durableId="106588789">
    <w:abstractNumId w:val="18"/>
  </w:num>
  <w:num w:numId="19" w16cid:durableId="648749553">
    <w:abstractNumId w:val="12"/>
  </w:num>
  <w:num w:numId="20" w16cid:durableId="93400358">
    <w:abstractNumId w:val="13"/>
  </w:num>
  <w:num w:numId="21" w16cid:durableId="97454936">
    <w:abstractNumId w:val="17"/>
  </w:num>
  <w:num w:numId="22" w16cid:durableId="72714663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rge Wells">
    <w15:presenceInfo w15:providerId="AD" w15:userId="S::gfw255@ads.northwestern.edu::b2bd568d-efdc-4bae-ae4d-c3610dd3e7f2"/>
  </w15:person>
  <w15:person w15:author="Heather Nielsen">
    <w15:presenceInfo w15:providerId="AD" w15:userId="S-1-5-21-529634876-1353340958-2635679053-7118"/>
  </w15:person>
  <w15:person w15:author="Heather Dawn Nielsen">
    <w15:presenceInfo w15:providerId="AD" w15:userId="S::hdn1575@ads.northwestern.edu::d81779d7-fa09-47f7-8eb0-5966f99c2451"/>
  </w15:person>
  <w15:person w15:author="Thomas Lippert">
    <w15:presenceInfo w15:providerId="AD" w15:userId="S::tml1524@ads.northwestern.edu::3a5f2b55-261a-42c9-9b5b-e39310ffc7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6F1"/>
    <w:rsid w:val="00001BD6"/>
    <w:rsid w:val="000072B2"/>
    <w:rsid w:val="00011B18"/>
    <w:rsid w:val="000145FE"/>
    <w:rsid w:val="00014DB6"/>
    <w:rsid w:val="0002184D"/>
    <w:rsid w:val="00030883"/>
    <w:rsid w:val="00030F5A"/>
    <w:rsid w:val="00031228"/>
    <w:rsid w:val="00032037"/>
    <w:rsid w:val="000339B1"/>
    <w:rsid w:val="00034344"/>
    <w:rsid w:val="000369B6"/>
    <w:rsid w:val="00037AA7"/>
    <w:rsid w:val="0003B6F6"/>
    <w:rsid w:val="0004250D"/>
    <w:rsid w:val="0004579F"/>
    <w:rsid w:val="00050451"/>
    <w:rsid w:val="00050C92"/>
    <w:rsid w:val="00053E7B"/>
    <w:rsid w:val="0005B263"/>
    <w:rsid w:val="00060B67"/>
    <w:rsid w:val="00071E14"/>
    <w:rsid w:val="000738F1"/>
    <w:rsid w:val="0008780D"/>
    <w:rsid w:val="00090DDA"/>
    <w:rsid w:val="00090E91"/>
    <w:rsid w:val="0009274B"/>
    <w:rsid w:val="000A0015"/>
    <w:rsid w:val="000A0953"/>
    <w:rsid w:val="000A14FA"/>
    <w:rsid w:val="000A17E4"/>
    <w:rsid w:val="000A1AA2"/>
    <w:rsid w:val="000A1E74"/>
    <w:rsid w:val="000A2889"/>
    <w:rsid w:val="000A5B83"/>
    <w:rsid w:val="000B4C08"/>
    <w:rsid w:val="000B5180"/>
    <w:rsid w:val="000C5BED"/>
    <w:rsid w:val="000C5D5C"/>
    <w:rsid w:val="000C6868"/>
    <w:rsid w:val="000D044B"/>
    <w:rsid w:val="000D1E93"/>
    <w:rsid w:val="000D2355"/>
    <w:rsid w:val="000D3131"/>
    <w:rsid w:val="000D3CD8"/>
    <w:rsid w:val="000D4AD0"/>
    <w:rsid w:val="000E6785"/>
    <w:rsid w:val="001000B9"/>
    <w:rsid w:val="00101E34"/>
    <w:rsid w:val="00104EFC"/>
    <w:rsid w:val="001050A0"/>
    <w:rsid w:val="00107C2D"/>
    <w:rsid w:val="001127D5"/>
    <w:rsid w:val="00115EED"/>
    <w:rsid w:val="001167EB"/>
    <w:rsid w:val="001171F2"/>
    <w:rsid w:val="0012726F"/>
    <w:rsid w:val="001273B6"/>
    <w:rsid w:val="00127C99"/>
    <w:rsid w:val="001309D5"/>
    <w:rsid w:val="00132422"/>
    <w:rsid w:val="0013357C"/>
    <w:rsid w:val="0013390A"/>
    <w:rsid w:val="0014410A"/>
    <w:rsid w:val="0014456F"/>
    <w:rsid w:val="00153A92"/>
    <w:rsid w:val="00157E3B"/>
    <w:rsid w:val="001648F6"/>
    <w:rsid w:val="0017270C"/>
    <w:rsid w:val="0017473F"/>
    <w:rsid w:val="00176058"/>
    <w:rsid w:val="00176AE4"/>
    <w:rsid w:val="001800A0"/>
    <w:rsid w:val="00185E74"/>
    <w:rsid w:val="0018602B"/>
    <w:rsid w:val="00195865"/>
    <w:rsid w:val="00197456"/>
    <w:rsid w:val="001A3412"/>
    <w:rsid w:val="001A4A8F"/>
    <w:rsid w:val="001A67C3"/>
    <w:rsid w:val="001A7C9B"/>
    <w:rsid w:val="001B24B5"/>
    <w:rsid w:val="001B5044"/>
    <w:rsid w:val="001B5E82"/>
    <w:rsid w:val="001B71D9"/>
    <w:rsid w:val="001B77D9"/>
    <w:rsid w:val="001B7A19"/>
    <w:rsid w:val="001C2FDF"/>
    <w:rsid w:val="001C48EA"/>
    <w:rsid w:val="001C5804"/>
    <w:rsid w:val="001D5E15"/>
    <w:rsid w:val="001D6AEC"/>
    <w:rsid w:val="001E1948"/>
    <w:rsid w:val="001F4EC1"/>
    <w:rsid w:val="00201BED"/>
    <w:rsid w:val="00201C86"/>
    <w:rsid w:val="002067C4"/>
    <w:rsid w:val="00210653"/>
    <w:rsid w:val="002116F8"/>
    <w:rsid w:val="00212EBA"/>
    <w:rsid w:val="00213663"/>
    <w:rsid w:val="00213D75"/>
    <w:rsid w:val="00216368"/>
    <w:rsid w:val="0022274F"/>
    <w:rsid w:val="00224D8D"/>
    <w:rsid w:val="00227DF8"/>
    <w:rsid w:val="0023348A"/>
    <w:rsid w:val="00240D53"/>
    <w:rsid w:val="00241973"/>
    <w:rsid w:val="00245D0F"/>
    <w:rsid w:val="00247C98"/>
    <w:rsid w:val="00247EF9"/>
    <w:rsid w:val="0025155D"/>
    <w:rsid w:val="00260ABF"/>
    <w:rsid w:val="00264EBF"/>
    <w:rsid w:val="00265992"/>
    <w:rsid w:val="002665FC"/>
    <w:rsid w:val="0027475A"/>
    <w:rsid w:val="00276BBA"/>
    <w:rsid w:val="00280196"/>
    <w:rsid w:val="002855BD"/>
    <w:rsid w:val="00286042"/>
    <w:rsid w:val="0028771B"/>
    <w:rsid w:val="002906CD"/>
    <w:rsid w:val="002929A8"/>
    <w:rsid w:val="0029470F"/>
    <w:rsid w:val="00296297"/>
    <w:rsid w:val="0029650C"/>
    <w:rsid w:val="002972B8"/>
    <w:rsid w:val="00297676"/>
    <w:rsid w:val="002A051C"/>
    <w:rsid w:val="002A302E"/>
    <w:rsid w:val="002A3B2F"/>
    <w:rsid w:val="002A607E"/>
    <w:rsid w:val="002A6E82"/>
    <w:rsid w:val="002B3297"/>
    <w:rsid w:val="002B5E97"/>
    <w:rsid w:val="002C287D"/>
    <w:rsid w:val="002C45CA"/>
    <w:rsid w:val="002C5C26"/>
    <w:rsid w:val="002C608C"/>
    <w:rsid w:val="002C76D9"/>
    <w:rsid w:val="002D12D8"/>
    <w:rsid w:val="002E59A7"/>
    <w:rsid w:val="002F66D6"/>
    <w:rsid w:val="00305215"/>
    <w:rsid w:val="00305265"/>
    <w:rsid w:val="00306A1C"/>
    <w:rsid w:val="00306F77"/>
    <w:rsid w:val="00310352"/>
    <w:rsid w:val="00311F25"/>
    <w:rsid w:val="00313735"/>
    <w:rsid w:val="003158F5"/>
    <w:rsid w:val="003214FB"/>
    <w:rsid w:val="00324BB7"/>
    <w:rsid w:val="00326832"/>
    <w:rsid w:val="00327ABA"/>
    <w:rsid w:val="00327D2E"/>
    <w:rsid w:val="003300C6"/>
    <w:rsid w:val="00330B6A"/>
    <w:rsid w:val="00331843"/>
    <w:rsid w:val="00331CCE"/>
    <w:rsid w:val="00336289"/>
    <w:rsid w:val="003415A5"/>
    <w:rsid w:val="00342DAC"/>
    <w:rsid w:val="00343AC8"/>
    <w:rsid w:val="003462AF"/>
    <w:rsid w:val="0034BB5C"/>
    <w:rsid w:val="00353A63"/>
    <w:rsid w:val="00353DF6"/>
    <w:rsid w:val="00357391"/>
    <w:rsid w:val="00357A34"/>
    <w:rsid w:val="00365721"/>
    <w:rsid w:val="00371920"/>
    <w:rsid w:val="00373FF2"/>
    <w:rsid w:val="00374480"/>
    <w:rsid w:val="00375EC7"/>
    <w:rsid w:val="00380A99"/>
    <w:rsid w:val="00382814"/>
    <w:rsid w:val="0039435B"/>
    <w:rsid w:val="003A229D"/>
    <w:rsid w:val="003A5757"/>
    <w:rsid w:val="003B1902"/>
    <w:rsid w:val="003B3A23"/>
    <w:rsid w:val="003C373C"/>
    <w:rsid w:val="003C410E"/>
    <w:rsid w:val="003C6C34"/>
    <w:rsid w:val="003C6EA5"/>
    <w:rsid w:val="003D12C4"/>
    <w:rsid w:val="003E01C9"/>
    <w:rsid w:val="003E1672"/>
    <w:rsid w:val="003E434D"/>
    <w:rsid w:val="003E5F98"/>
    <w:rsid w:val="003E6169"/>
    <w:rsid w:val="003F060B"/>
    <w:rsid w:val="003F290E"/>
    <w:rsid w:val="003F29F9"/>
    <w:rsid w:val="003F5059"/>
    <w:rsid w:val="003F5FDB"/>
    <w:rsid w:val="0040746B"/>
    <w:rsid w:val="004120D5"/>
    <w:rsid w:val="004131C4"/>
    <w:rsid w:val="0041729F"/>
    <w:rsid w:val="00417B10"/>
    <w:rsid w:val="00420072"/>
    <w:rsid w:val="00422D20"/>
    <w:rsid w:val="0042574F"/>
    <w:rsid w:val="004264D2"/>
    <w:rsid w:val="00427B5F"/>
    <w:rsid w:val="00430DB2"/>
    <w:rsid w:val="0043C242"/>
    <w:rsid w:val="00446626"/>
    <w:rsid w:val="0045663B"/>
    <w:rsid w:val="00465009"/>
    <w:rsid w:val="00472AD7"/>
    <w:rsid w:val="0047495D"/>
    <w:rsid w:val="00474CDA"/>
    <w:rsid w:val="0047780B"/>
    <w:rsid w:val="004866CA"/>
    <w:rsid w:val="00490379"/>
    <w:rsid w:val="004A7C5B"/>
    <w:rsid w:val="004B4A90"/>
    <w:rsid w:val="004C2F32"/>
    <w:rsid w:val="004C4EE9"/>
    <w:rsid w:val="004D5BC2"/>
    <w:rsid w:val="004E0550"/>
    <w:rsid w:val="004E3B12"/>
    <w:rsid w:val="004E46A9"/>
    <w:rsid w:val="004E6A98"/>
    <w:rsid w:val="004F0090"/>
    <w:rsid w:val="004F08E5"/>
    <w:rsid w:val="004F31CB"/>
    <w:rsid w:val="004F33CC"/>
    <w:rsid w:val="004F54A5"/>
    <w:rsid w:val="00501E28"/>
    <w:rsid w:val="0050348C"/>
    <w:rsid w:val="005039F5"/>
    <w:rsid w:val="0051279A"/>
    <w:rsid w:val="005152DD"/>
    <w:rsid w:val="00516406"/>
    <w:rsid w:val="00521753"/>
    <w:rsid w:val="00522E4F"/>
    <w:rsid w:val="0052645F"/>
    <w:rsid w:val="00532ECA"/>
    <w:rsid w:val="005340D0"/>
    <w:rsid w:val="00534288"/>
    <w:rsid w:val="00543263"/>
    <w:rsid w:val="00546DF8"/>
    <w:rsid w:val="00550D91"/>
    <w:rsid w:val="0056061B"/>
    <w:rsid w:val="00561E48"/>
    <w:rsid w:val="0056318E"/>
    <w:rsid w:val="00565B8E"/>
    <w:rsid w:val="00568DEC"/>
    <w:rsid w:val="005709B6"/>
    <w:rsid w:val="00576DC7"/>
    <w:rsid w:val="0058668D"/>
    <w:rsid w:val="00590440"/>
    <w:rsid w:val="0059391C"/>
    <w:rsid w:val="005A06DE"/>
    <w:rsid w:val="005A5130"/>
    <w:rsid w:val="005A61C7"/>
    <w:rsid w:val="005A6EFC"/>
    <w:rsid w:val="005C31E1"/>
    <w:rsid w:val="005C4860"/>
    <w:rsid w:val="005C707C"/>
    <w:rsid w:val="005D0C91"/>
    <w:rsid w:val="005DCCFB"/>
    <w:rsid w:val="005E0AB8"/>
    <w:rsid w:val="005E18D0"/>
    <w:rsid w:val="005E3F02"/>
    <w:rsid w:val="005F5F8A"/>
    <w:rsid w:val="005F6977"/>
    <w:rsid w:val="005F6A4D"/>
    <w:rsid w:val="006000BD"/>
    <w:rsid w:val="00604516"/>
    <w:rsid w:val="0061131E"/>
    <w:rsid w:val="00617A0F"/>
    <w:rsid w:val="006215D0"/>
    <w:rsid w:val="00624ED8"/>
    <w:rsid w:val="006258AC"/>
    <w:rsid w:val="00625EFA"/>
    <w:rsid w:val="0062693F"/>
    <w:rsid w:val="0062801C"/>
    <w:rsid w:val="00631B4A"/>
    <w:rsid w:val="006362E0"/>
    <w:rsid w:val="006417E1"/>
    <w:rsid w:val="00643928"/>
    <w:rsid w:val="00643C16"/>
    <w:rsid w:val="006501DD"/>
    <w:rsid w:val="0065216D"/>
    <w:rsid w:val="006546D2"/>
    <w:rsid w:val="006551E3"/>
    <w:rsid w:val="006601C7"/>
    <w:rsid w:val="00663953"/>
    <w:rsid w:val="00663BAF"/>
    <w:rsid w:val="00672CED"/>
    <w:rsid w:val="00675109"/>
    <w:rsid w:val="00684268"/>
    <w:rsid w:val="0068562B"/>
    <w:rsid w:val="00687F11"/>
    <w:rsid w:val="00693A9D"/>
    <w:rsid w:val="00693EAF"/>
    <w:rsid w:val="006A17E5"/>
    <w:rsid w:val="006A4601"/>
    <w:rsid w:val="006B1774"/>
    <w:rsid w:val="006B23D5"/>
    <w:rsid w:val="006B281A"/>
    <w:rsid w:val="006C1BB1"/>
    <w:rsid w:val="006C2173"/>
    <w:rsid w:val="006C28B6"/>
    <w:rsid w:val="006C7CB3"/>
    <w:rsid w:val="006D76BB"/>
    <w:rsid w:val="006E642D"/>
    <w:rsid w:val="006E68F4"/>
    <w:rsid w:val="006E74D2"/>
    <w:rsid w:val="006F1A84"/>
    <w:rsid w:val="006F4AB8"/>
    <w:rsid w:val="006F5156"/>
    <w:rsid w:val="006F61A1"/>
    <w:rsid w:val="006F61C9"/>
    <w:rsid w:val="006F6AF5"/>
    <w:rsid w:val="00700D7C"/>
    <w:rsid w:val="00702FB4"/>
    <w:rsid w:val="00704366"/>
    <w:rsid w:val="007106A5"/>
    <w:rsid w:val="00710CD5"/>
    <w:rsid w:val="00715151"/>
    <w:rsid w:val="007163D0"/>
    <w:rsid w:val="0072114F"/>
    <w:rsid w:val="007212BD"/>
    <w:rsid w:val="00722A01"/>
    <w:rsid w:val="00723292"/>
    <w:rsid w:val="00744441"/>
    <w:rsid w:val="0074462B"/>
    <w:rsid w:val="007501B0"/>
    <w:rsid w:val="0075057C"/>
    <w:rsid w:val="00751F7D"/>
    <w:rsid w:val="007545E3"/>
    <w:rsid w:val="0075502B"/>
    <w:rsid w:val="00763DB3"/>
    <w:rsid w:val="00770C68"/>
    <w:rsid w:val="00774BE1"/>
    <w:rsid w:val="00780106"/>
    <w:rsid w:val="007817CB"/>
    <w:rsid w:val="00783F48"/>
    <w:rsid w:val="0079105F"/>
    <w:rsid w:val="00791661"/>
    <w:rsid w:val="00795627"/>
    <w:rsid w:val="00796150"/>
    <w:rsid w:val="007A1B41"/>
    <w:rsid w:val="007B2505"/>
    <w:rsid w:val="007C7191"/>
    <w:rsid w:val="007C7335"/>
    <w:rsid w:val="007D2413"/>
    <w:rsid w:val="007D2D49"/>
    <w:rsid w:val="007D7AC5"/>
    <w:rsid w:val="007E1F4C"/>
    <w:rsid w:val="007E235F"/>
    <w:rsid w:val="007E2C7C"/>
    <w:rsid w:val="007E5172"/>
    <w:rsid w:val="007E5D46"/>
    <w:rsid w:val="007E624A"/>
    <w:rsid w:val="007F484B"/>
    <w:rsid w:val="007F637D"/>
    <w:rsid w:val="007F6C94"/>
    <w:rsid w:val="008002D0"/>
    <w:rsid w:val="0080090E"/>
    <w:rsid w:val="00805339"/>
    <w:rsid w:val="00805668"/>
    <w:rsid w:val="00813B52"/>
    <w:rsid w:val="0081599B"/>
    <w:rsid w:val="00821145"/>
    <w:rsid w:val="00824246"/>
    <w:rsid w:val="008261A2"/>
    <w:rsid w:val="008271BF"/>
    <w:rsid w:val="008319D3"/>
    <w:rsid w:val="00832616"/>
    <w:rsid w:val="008431EF"/>
    <w:rsid w:val="00846A9F"/>
    <w:rsid w:val="008516F6"/>
    <w:rsid w:val="00851F48"/>
    <w:rsid w:val="00855D24"/>
    <w:rsid w:val="00856611"/>
    <w:rsid w:val="00856AC5"/>
    <w:rsid w:val="0087740D"/>
    <w:rsid w:val="008811DC"/>
    <w:rsid w:val="008867BF"/>
    <w:rsid w:val="00887DAF"/>
    <w:rsid w:val="008928D4"/>
    <w:rsid w:val="008974E3"/>
    <w:rsid w:val="008B0417"/>
    <w:rsid w:val="008B2872"/>
    <w:rsid w:val="008B522C"/>
    <w:rsid w:val="008B7A46"/>
    <w:rsid w:val="008C1C18"/>
    <w:rsid w:val="008C5430"/>
    <w:rsid w:val="008C5EE2"/>
    <w:rsid w:val="008C6D1A"/>
    <w:rsid w:val="008D3DED"/>
    <w:rsid w:val="008D6FD8"/>
    <w:rsid w:val="008E5EE7"/>
    <w:rsid w:val="008E6439"/>
    <w:rsid w:val="008F02AD"/>
    <w:rsid w:val="008F143C"/>
    <w:rsid w:val="008F6E48"/>
    <w:rsid w:val="009011FE"/>
    <w:rsid w:val="00902DFD"/>
    <w:rsid w:val="00903DB8"/>
    <w:rsid w:val="00911955"/>
    <w:rsid w:val="009151B7"/>
    <w:rsid w:val="00917F43"/>
    <w:rsid w:val="0092BA58"/>
    <w:rsid w:val="009363B7"/>
    <w:rsid w:val="0093736A"/>
    <w:rsid w:val="00951421"/>
    <w:rsid w:val="00955641"/>
    <w:rsid w:val="00955760"/>
    <w:rsid w:val="00960302"/>
    <w:rsid w:val="00964D73"/>
    <w:rsid w:val="0096581F"/>
    <w:rsid w:val="00972A15"/>
    <w:rsid w:val="00975C6B"/>
    <w:rsid w:val="009774C1"/>
    <w:rsid w:val="00977A9E"/>
    <w:rsid w:val="00982473"/>
    <w:rsid w:val="009831B3"/>
    <w:rsid w:val="009870FD"/>
    <w:rsid w:val="00990444"/>
    <w:rsid w:val="00990D41"/>
    <w:rsid w:val="00992415"/>
    <w:rsid w:val="009A034C"/>
    <w:rsid w:val="009A47D4"/>
    <w:rsid w:val="009A4B90"/>
    <w:rsid w:val="009A5D06"/>
    <w:rsid w:val="009A73F5"/>
    <w:rsid w:val="009A766B"/>
    <w:rsid w:val="009B22E2"/>
    <w:rsid w:val="009B2A90"/>
    <w:rsid w:val="009C0C81"/>
    <w:rsid w:val="009C4D2A"/>
    <w:rsid w:val="009C5439"/>
    <w:rsid w:val="009C6876"/>
    <w:rsid w:val="009C74B7"/>
    <w:rsid w:val="009D10F8"/>
    <w:rsid w:val="009F1A96"/>
    <w:rsid w:val="009F357C"/>
    <w:rsid w:val="00A01233"/>
    <w:rsid w:val="00A0187D"/>
    <w:rsid w:val="00A03438"/>
    <w:rsid w:val="00A03FB8"/>
    <w:rsid w:val="00A04934"/>
    <w:rsid w:val="00A07155"/>
    <w:rsid w:val="00A13A8D"/>
    <w:rsid w:val="00A17BE3"/>
    <w:rsid w:val="00A2373D"/>
    <w:rsid w:val="00A304C3"/>
    <w:rsid w:val="00A30B17"/>
    <w:rsid w:val="00A32590"/>
    <w:rsid w:val="00A34010"/>
    <w:rsid w:val="00A34DC5"/>
    <w:rsid w:val="00A3659C"/>
    <w:rsid w:val="00A40BDF"/>
    <w:rsid w:val="00A4275F"/>
    <w:rsid w:val="00A456DF"/>
    <w:rsid w:val="00A4640E"/>
    <w:rsid w:val="00A46FF3"/>
    <w:rsid w:val="00A47B02"/>
    <w:rsid w:val="00A52562"/>
    <w:rsid w:val="00A52719"/>
    <w:rsid w:val="00A64D1C"/>
    <w:rsid w:val="00A70231"/>
    <w:rsid w:val="00A70E7D"/>
    <w:rsid w:val="00A7113B"/>
    <w:rsid w:val="00A71A6C"/>
    <w:rsid w:val="00A7505E"/>
    <w:rsid w:val="00A7548F"/>
    <w:rsid w:val="00A75FD4"/>
    <w:rsid w:val="00A776E0"/>
    <w:rsid w:val="00A8270A"/>
    <w:rsid w:val="00A83D62"/>
    <w:rsid w:val="00A84109"/>
    <w:rsid w:val="00A9307D"/>
    <w:rsid w:val="00A97690"/>
    <w:rsid w:val="00AA0D7D"/>
    <w:rsid w:val="00AA122C"/>
    <w:rsid w:val="00AA6A65"/>
    <w:rsid w:val="00AA7914"/>
    <w:rsid w:val="00AA7A96"/>
    <w:rsid w:val="00AC4275"/>
    <w:rsid w:val="00AC507E"/>
    <w:rsid w:val="00AC6B51"/>
    <w:rsid w:val="00AC7941"/>
    <w:rsid w:val="00AD1702"/>
    <w:rsid w:val="00AD1D07"/>
    <w:rsid w:val="00AD3677"/>
    <w:rsid w:val="00AD485F"/>
    <w:rsid w:val="00AF5541"/>
    <w:rsid w:val="00B00EE4"/>
    <w:rsid w:val="00B0133F"/>
    <w:rsid w:val="00B026A8"/>
    <w:rsid w:val="00B07B9D"/>
    <w:rsid w:val="00B16599"/>
    <w:rsid w:val="00B236DC"/>
    <w:rsid w:val="00B24689"/>
    <w:rsid w:val="00B25C33"/>
    <w:rsid w:val="00B25F3C"/>
    <w:rsid w:val="00B344D4"/>
    <w:rsid w:val="00B41BA4"/>
    <w:rsid w:val="00B41C1A"/>
    <w:rsid w:val="00B45380"/>
    <w:rsid w:val="00B45839"/>
    <w:rsid w:val="00B47D64"/>
    <w:rsid w:val="00B52057"/>
    <w:rsid w:val="00B52688"/>
    <w:rsid w:val="00B527DC"/>
    <w:rsid w:val="00B54C43"/>
    <w:rsid w:val="00B60713"/>
    <w:rsid w:val="00B61DC5"/>
    <w:rsid w:val="00B67BB0"/>
    <w:rsid w:val="00B7302D"/>
    <w:rsid w:val="00B83416"/>
    <w:rsid w:val="00B92265"/>
    <w:rsid w:val="00BA01A5"/>
    <w:rsid w:val="00BA3EF0"/>
    <w:rsid w:val="00BB2FDD"/>
    <w:rsid w:val="00BB63CA"/>
    <w:rsid w:val="00BC3FBF"/>
    <w:rsid w:val="00BD2357"/>
    <w:rsid w:val="00BD61F2"/>
    <w:rsid w:val="00BD78D2"/>
    <w:rsid w:val="00BD7E6B"/>
    <w:rsid w:val="00BE4FB0"/>
    <w:rsid w:val="00BE70F3"/>
    <w:rsid w:val="00BF5FD1"/>
    <w:rsid w:val="00C007F9"/>
    <w:rsid w:val="00C01302"/>
    <w:rsid w:val="00C05050"/>
    <w:rsid w:val="00C2111A"/>
    <w:rsid w:val="00C354F4"/>
    <w:rsid w:val="00C5239E"/>
    <w:rsid w:val="00C52C5E"/>
    <w:rsid w:val="00C5348A"/>
    <w:rsid w:val="00C53594"/>
    <w:rsid w:val="00C5440C"/>
    <w:rsid w:val="00C6436E"/>
    <w:rsid w:val="00C6534A"/>
    <w:rsid w:val="00C705CD"/>
    <w:rsid w:val="00C742DA"/>
    <w:rsid w:val="00C754D9"/>
    <w:rsid w:val="00C76E49"/>
    <w:rsid w:val="00C84FE6"/>
    <w:rsid w:val="00C8674D"/>
    <w:rsid w:val="00C878F1"/>
    <w:rsid w:val="00C91100"/>
    <w:rsid w:val="00C926AC"/>
    <w:rsid w:val="00C94309"/>
    <w:rsid w:val="00C97A98"/>
    <w:rsid w:val="00CA5A3F"/>
    <w:rsid w:val="00CA5F39"/>
    <w:rsid w:val="00CC0C10"/>
    <w:rsid w:val="00CC334D"/>
    <w:rsid w:val="00CC5867"/>
    <w:rsid w:val="00CC697F"/>
    <w:rsid w:val="00CD09D1"/>
    <w:rsid w:val="00CD320E"/>
    <w:rsid w:val="00CD3E32"/>
    <w:rsid w:val="00CE0909"/>
    <w:rsid w:val="00CE30E4"/>
    <w:rsid w:val="00CE68D1"/>
    <w:rsid w:val="00CE6D24"/>
    <w:rsid w:val="00CF2080"/>
    <w:rsid w:val="00CF6FEA"/>
    <w:rsid w:val="00CF7ACF"/>
    <w:rsid w:val="00D01F56"/>
    <w:rsid w:val="00D046F0"/>
    <w:rsid w:val="00D04BEF"/>
    <w:rsid w:val="00D06DE3"/>
    <w:rsid w:val="00D17C92"/>
    <w:rsid w:val="00D23BC8"/>
    <w:rsid w:val="00D24D15"/>
    <w:rsid w:val="00D3154D"/>
    <w:rsid w:val="00D33439"/>
    <w:rsid w:val="00D34940"/>
    <w:rsid w:val="00D471AC"/>
    <w:rsid w:val="00D607AD"/>
    <w:rsid w:val="00D60AEE"/>
    <w:rsid w:val="00D643C8"/>
    <w:rsid w:val="00D65E9F"/>
    <w:rsid w:val="00D66A30"/>
    <w:rsid w:val="00D75E33"/>
    <w:rsid w:val="00D76B00"/>
    <w:rsid w:val="00D8182A"/>
    <w:rsid w:val="00D843BD"/>
    <w:rsid w:val="00D95690"/>
    <w:rsid w:val="00D957EF"/>
    <w:rsid w:val="00D96919"/>
    <w:rsid w:val="00DB607E"/>
    <w:rsid w:val="00DC01C0"/>
    <w:rsid w:val="00DC649F"/>
    <w:rsid w:val="00DC67F8"/>
    <w:rsid w:val="00DD3143"/>
    <w:rsid w:val="00DD5285"/>
    <w:rsid w:val="00DE0152"/>
    <w:rsid w:val="00DE324F"/>
    <w:rsid w:val="00DE6A27"/>
    <w:rsid w:val="00DE7FCB"/>
    <w:rsid w:val="00DF005F"/>
    <w:rsid w:val="00DF55E6"/>
    <w:rsid w:val="00DF62B3"/>
    <w:rsid w:val="00DF6EA4"/>
    <w:rsid w:val="00E01512"/>
    <w:rsid w:val="00E02A76"/>
    <w:rsid w:val="00E152BB"/>
    <w:rsid w:val="00E15A4F"/>
    <w:rsid w:val="00E22E60"/>
    <w:rsid w:val="00E2529B"/>
    <w:rsid w:val="00E2797B"/>
    <w:rsid w:val="00E31891"/>
    <w:rsid w:val="00E32976"/>
    <w:rsid w:val="00E41880"/>
    <w:rsid w:val="00E537E6"/>
    <w:rsid w:val="00E541A4"/>
    <w:rsid w:val="00E56120"/>
    <w:rsid w:val="00E6020B"/>
    <w:rsid w:val="00E62955"/>
    <w:rsid w:val="00E63865"/>
    <w:rsid w:val="00E760CB"/>
    <w:rsid w:val="00E80358"/>
    <w:rsid w:val="00E90FF3"/>
    <w:rsid w:val="00E9162E"/>
    <w:rsid w:val="00E94969"/>
    <w:rsid w:val="00E9C2B2"/>
    <w:rsid w:val="00EA1C2A"/>
    <w:rsid w:val="00EA4C68"/>
    <w:rsid w:val="00EB1A84"/>
    <w:rsid w:val="00ED23F9"/>
    <w:rsid w:val="00ED37CD"/>
    <w:rsid w:val="00ED4054"/>
    <w:rsid w:val="00ED4B5B"/>
    <w:rsid w:val="00ED4E9A"/>
    <w:rsid w:val="00ED50F2"/>
    <w:rsid w:val="00ED6FCA"/>
    <w:rsid w:val="00EE029A"/>
    <w:rsid w:val="00EE0D0D"/>
    <w:rsid w:val="00EE0D55"/>
    <w:rsid w:val="00EE1EBD"/>
    <w:rsid w:val="00EE22A7"/>
    <w:rsid w:val="00F017AD"/>
    <w:rsid w:val="00F02563"/>
    <w:rsid w:val="00F03184"/>
    <w:rsid w:val="00F038CC"/>
    <w:rsid w:val="00F062F4"/>
    <w:rsid w:val="00F12E42"/>
    <w:rsid w:val="00F16FD2"/>
    <w:rsid w:val="00F17032"/>
    <w:rsid w:val="00F22323"/>
    <w:rsid w:val="00F23FFA"/>
    <w:rsid w:val="00F26420"/>
    <w:rsid w:val="00F26B19"/>
    <w:rsid w:val="00F30C1E"/>
    <w:rsid w:val="00F3169B"/>
    <w:rsid w:val="00F33502"/>
    <w:rsid w:val="00F40D8E"/>
    <w:rsid w:val="00F42960"/>
    <w:rsid w:val="00F42F85"/>
    <w:rsid w:val="00F4369F"/>
    <w:rsid w:val="00F476F1"/>
    <w:rsid w:val="00F51AB8"/>
    <w:rsid w:val="00F536FA"/>
    <w:rsid w:val="00F55C86"/>
    <w:rsid w:val="00F56246"/>
    <w:rsid w:val="00F62C3D"/>
    <w:rsid w:val="00F6D325"/>
    <w:rsid w:val="00F70D24"/>
    <w:rsid w:val="00F75270"/>
    <w:rsid w:val="00F7532F"/>
    <w:rsid w:val="00F76D9D"/>
    <w:rsid w:val="00F8251D"/>
    <w:rsid w:val="00F8302B"/>
    <w:rsid w:val="00F8358F"/>
    <w:rsid w:val="00F8433F"/>
    <w:rsid w:val="00F8441E"/>
    <w:rsid w:val="00F84B3E"/>
    <w:rsid w:val="00F8605A"/>
    <w:rsid w:val="00FB287B"/>
    <w:rsid w:val="00FB489F"/>
    <w:rsid w:val="00FC7C4B"/>
    <w:rsid w:val="00FC7F0B"/>
    <w:rsid w:val="00FD09C9"/>
    <w:rsid w:val="00FD1DB8"/>
    <w:rsid w:val="00FD2849"/>
    <w:rsid w:val="00FD5D1B"/>
    <w:rsid w:val="00FD6C66"/>
    <w:rsid w:val="00FD74F6"/>
    <w:rsid w:val="00FE5E82"/>
    <w:rsid w:val="00FF0FD2"/>
    <w:rsid w:val="00FF1CB4"/>
    <w:rsid w:val="00FF2DF8"/>
    <w:rsid w:val="00FF30C0"/>
    <w:rsid w:val="00FF6529"/>
    <w:rsid w:val="010295EE"/>
    <w:rsid w:val="011F223F"/>
    <w:rsid w:val="012CC73E"/>
    <w:rsid w:val="01416DCD"/>
    <w:rsid w:val="01509EE2"/>
    <w:rsid w:val="0154A4BB"/>
    <w:rsid w:val="01629E02"/>
    <w:rsid w:val="01681461"/>
    <w:rsid w:val="0179B6EF"/>
    <w:rsid w:val="01996CEB"/>
    <w:rsid w:val="019FA5CC"/>
    <w:rsid w:val="01B4CFD6"/>
    <w:rsid w:val="01D75A43"/>
    <w:rsid w:val="01DABBDD"/>
    <w:rsid w:val="01DAEDE7"/>
    <w:rsid w:val="01F31022"/>
    <w:rsid w:val="01F6F40C"/>
    <w:rsid w:val="020157DA"/>
    <w:rsid w:val="0218ECB4"/>
    <w:rsid w:val="0221500F"/>
    <w:rsid w:val="0228FA6C"/>
    <w:rsid w:val="023BFA12"/>
    <w:rsid w:val="023D047B"/>
    <w:rsid w:val="023FA991"/>
    <w:rsid w:val="02AB540A"/>
    <w:rsid w:val="02E17C80"/>
    <w:rsid w:val="02E63C19"/>
    <w:rsid w:val="02FA6318"/>
    <w:rsid w:val="0301BD5A"/>
    <w:rsid w:val="030543B6"/>
    <w:rsid w:val="0312443D"/>
    <w:rsid w:val="0321B0D7"/>
    <w:rsid w:val="0326307E"/>
    <w:rsid w:val="0343CBC8"/>
    <w:rsid w:val="03585995"/>
    <w:rsid w:val="0366ACB2"/>
    <w:rsid w:val="039B848D"/>
    <w:rsid w:val="03D35ED3"/>
    <w:rsid w:val="03DDE535"/>
    <w:rsid w:val="03F56DCC"/>
    <w:rsid w:val="03F914AE"/>
    <w:rsid w:val="03FA2924"/>
    <w:rsid w:val="040ECA26"/>
    <w:rsid w:val="0429A282"/>
    <w:rsid w:val="042F90B2"/>
    <w:rsid w:val="0438DB72"/>
    <w:rsid w:val="043ED5E6"/>
    <w:rsid w:val="044E3A78"/>
    <w:rsid w:val="045289DC"/>
    <w:rsid w:val="0459E7E9"/>
    <w:rsid w:val="04731CDD"/>
    <w:rsid w:val="0473D3A0"/>
    <w:rsid w:val="04771030"/>
    <w:rsid w:val="04862146"/>
    <w:rsid w:val="04B0E5E6"/>
    <w:rsid w:val="04C5E95B"/>
    <w:rsid w:val="04CF7E01"/>
    <w:rsid w:val="04D9866A"/>
    <w:rsid w:val="04E525B7"/>
    <w:rsid w:val="04F0FFDD"/>
    <w:rsid w:val="04F147B3"/>
    <w:rsid w:val="04F19727"/>
    <w:rsid w:val="050685A3"/>
    <w:rsid w:val="051AEA7E"/>
    <w:rsid w:val="052AEBBC"/>
    <w:rsid w:val="05363072"/>
    <w:rsid w:val="054A0147"/>
    <w:rsid w:val="0567BC00"/>
    <w:rsid w:val="05786287"/>
    <w:rsid w:val="05852619"/>
    <w:rsid w:val="058A506D"/>
    <w:rsid w:val="058CDEEF"/>
    <w:rsid w:val="05A6A520"/>
    <w:rsid w:val="05AD035D"/>
    <w:rsid w:val="05CA2751"/>
    <w:rsid w:val="05DB2B66"/>
    <w:rsid w:val="05E1CB98"/>
    <w:rsid w:val="0602E336"/>
    <w:rsid w:val="060DC70A"/>
    <w:rsid w:val="06213B6A"/>
    <w:rsid w:val="0624CC05"/>
    <w:rsid w:val="063A94B6"/>
    <w:rsid w:val="064EF104"/>
    <w:rsid w:val="065AC20B"/>
    <w:rsid w:val="0664461D"/>
    <w:rsid w:val="0664CBE2"/>
    <w:rsid w:val="068B37AE"/>
    <w:rsid w:val="068DC1F5"/>
    <w:rsid w:val="0690C228"/>
    <w:rsid w:val="069AFBCE"/>
    <w:rsid w:val="06A5EF20"/>
    <w:rsid w:val="06E0D94A"/>
    <w:rsid w:val="06E5D771"/>
    <w:rsid w:val="071D22E5"/>
    <w:rsid w:val="0730A54D"/>
    <w:rsid w:val="078223D4"/>
    <w:rsid w:val="0794FDF3"/>
    <w:rsid w:val="07AE9368"/>
    <w:rsid w:val="07B00A63"/>
    <w:rsid w:val="07B7FFB6"/>
    <w:rsid w:val="07D9CF68"/>
    <w:rsid w:val="07F93E5B"/>
    <w:rsid w:val="07F9C4E0"/>
    <w:rsid w:val="080DFD21"/>
    <w:rsid w:val="0818C339"/>
    <w:rsid w:val="0821DBD1"/>
    <w:rsid w:val="083A513E"/>
    <w:rsid w:val="084557A7"/>
    <w:rsid w:val="0847AEF2"/>
    <w:rsid w:val="084AFD61"/>
    <w:rsid w:val="0852AC2A"/>
    <w:rsid w:val="0854C019"/>
    <w:rsid w:val="0865949A"/>
    <w:rsid w:val="0870430A"/>
    <w:rsid w:val="0873455A"/>
    <w:rsid w:val="0884830F"/>
    <w:rsid w:val="089BB960"/>
    <w:rsid w:val="08DE87C9"/>
    <w:rsid w:val="08F0FDB8"/>
    <w:rsid w:val="08FF9B07"/>
    <w:rsid w:val="0919EBE7"/>
    <w:rsid w:val="092078FE"/>
    <w:rsid w:val="09401FC1"/>
    <w:rsid w:val="0950310B"/>
    <w:rsid w:val="09662DB9"/>
    <w:rsid w:val="09B05F3E"/>
    <w:rsid w:val="09C67D05"/>
    <w:rsid w:val="09D62438"/>
    <w:rsid w:val="09D64579"/>
    <w:rsid w:val="09DDDD9D"/>
    <w:rsid w:val="09E1DFF4"/>
    <w:rsid w:val="09E4EBD4"/>
    <w:rsid w:val="09E5C00D"/>
    <w:rsid w:val="09E9AD00"/>
    <w:rsid w:val="09EA31B3"/>
    <w:rsid w:val="09F62CAB"/>
    <w:rsid w:val="09FD9183"/>
    <w:rsid w:val="0A01F3F7"/>
    <w:rsid w:val="0A04E6EB"/>
    <w:rsid w:val="0A0C355B"/>
    <w:rsid w:val="0A1D3B95"/>
    <w:rsid w:val="0A2E7054"/>
    <w:rsid w:val="0A69F17C"/>
    <w:rsid w:val="0A921D46"/>
    <w:rsid w:val="0A9624F7"/>
    <w:rsid w:val="0AB5E814"/>
    <w:rsid w:val="0ABF6CD6"/>
    <w:rsid w:val="0ADB6BF6"/>
    <w:rsid w:val="0AF082A5"/>
    <w:rsid w:val="0AF0F5AA"/>
    <w:rsid w:val="0B00E7D2"/>
    <w:rsid w:val="0B2CE0E4"/>
    <w:rsid w:val="0B50E6E7"/>
    <w:rsid w:val="0B5740D8"/>
    <w:rsid w:val="0B6F9F04"/>
    <w:rsid w:val="0B6FF6E8"/>
    <w:rsid w:val="0B731C02"/>
    <w:rsid w:val="0B8E336A"/>
    <w:rsid w:val="0B9E79FD"/>
    <w:rsid w:val="0BB7A073"/>
    <w:rsid w:val="0BE29085"/>
    <w:rsid w:val="0BE7311F"/>
    <w:rsid w:val="0BFCD1AA"/>
    <w:rsid w:val="0C10BB41"/>
    <w:rsid w:val="0C132C53"/>
    <w:rsid w:val="0C13BA43"/>
    <w:rsid w:val="0C2A0E74"/>
    <w:rsid w:val="0C3C30B7"/>
    <w:rsid w:val="0C418328"/>
    <w:rsid w:val="0C447B84"/>
    <w:rsid w:val="0C58A203"/>
    <w:rsid w:val="0C61C68B"/>
    <w:rsid w:val="0C6CC560"/>
    <w:rsid w:val="0C755114"/>
    <w:rsid w:val="0C79161F"/>
    <w:rsid w:val="0C7EBA3C"/>
    <w:rsid w:val="0CDA5A4F"/>
    <w:rsid w:val="0CDBA271"/>
    <w:rsid w:val="0D1C0477"/>
    <w:rsid w:val="0D1F7D26"/>
    <w:rsid w:val="0D38FF66"/>
    <w:rsid w:val="0D508D4E"/>
    <w:rsid w:val="0D50D322"/>
    <w:rsid w:val="0D7A05F7"/>
    <w:rsid w:val="0D9B7533"/>
    <w:rsid w:val="0D9E03F5"/>
    <w:rsid w:val="0DAAA875"/>
    <w:rsid w:val="0DC66D6A"/>
    <w:rsid w:val="0DD4DC89"/>
    <w:rsid w:val="0E246B6C"/>
    <w:rsid w:val="0E4BCDCD"/>
    <w:rsid w:val="0E623105"/>
    <w:rsid w:val="0E70CD50"/>
    <w:rsid w:val="0E746B3A"/>
    <w:rsid w:val="0E7CA3D8"/>
    <w:rsid w:val="0E9CACF0"/>
    <w:rsid w:val="0EA8C4E3"/>
    <w:rsid w:val="0EB11115"/>
    <w:rsid w:val="0ECD52E7"/>
    <w:rsid w:val="0EEB7E71"/>
    <w:rsid w:val="0EF98B95"/>
    <w:rsid w:val="0F0371AD"/>
    <w:rsid w:val="0F037AD6"/>
    <w:rsid w:val="0F0D0534"/>
    <w:rsid w:val="0F28D7EB"/>
    <w:rsid w:val="0F35373B"/>
    <w:rsid w:val="0F3626B6"/>
    <w:rsid w:val="0F3D7D4D"/>
    <w:rsid w:val="0F3FC303"/>
    <w:rsid w:val="0F58521E"/>
    <w:rsid w:val="0F5E3716"/>
    <w:rsid w:val="0F8146FD"/>
    <w:rsid w:val="0F87FE07"/>
    <w:rsid w:val="0FA0D09B"/>
    <w:rsid w:val="0FA818B4"/>
    <w:rsid w:val="0FBEF30C"/>
    <w:rsid w:val="0FE09385"/>
    <w:rsid w:val="0FE5F7B6"/>
    <w:rsid w:val="1009D7F1"/>
    <w:rsid w:val="100F1F70"/>
    <w:rsid w:val="1020AAEA"/>
    <w:rsid w:val="1024E101"/>
    <w:rsid w:val="102FF2AA"/>
    <w:rsid w:val="1031D2BF"/>
    <w:rsid w:val="1057726B"/>
    <w:rsid w:val="10744643"/>
    <w:rsid w:val="1089CFFF"/>
    <w:rsid w:val="10A2D736"/>
    <w:rsid w:val="10CDD6F0"/>
    <w:rsid w:val="10F47FB4"/>
    <w:rsid w:val="11103F37"/>
    <w:rsid w:val="111A1111"/>
    <w:rsid w:val="111DA2F3"/>
    <w:rsid w:val="1120C3D5"/>
    <w:rsid w:val="113A3F3C"/>
    <w:rsid w:val="113E0908"/>
    <w:rsid w:val="1156AF02"/>
    <w:rsid w:val="1168D277"/>
    <w:rsid w:val="1174F60A"/>
    <w:rsid w:val="11AFB9B9"/>
    <w:rsid w:val="11C28D3E"/>
    <w:rsid w:val="12142CB5"/>
    <w:rsid w:val="12152250"/>
    <w:rsid w:val="12265D27"/>
    <w:rsid w:val="1244733E"/>
    <w:rsid w:val="124D7249"/>
    <w:rsid w:val="1252F4FF"/>
    <w:rsid w:val="126A1843"/>
    <w:rsid w:val="1274DC0C"/>
    <w:rsid w:val="127E80CA"/>
    <w:rsid w:val="128629AF"/>
    <w:rsid w:val="128A5838"/>
    <w:rsid w:val="1296871C"/>
    <w:rsid w:val="12B77CB0"/>
    <w:rsid w:val="12C26972"/>
    <w:rsid w:val="12C53846"/>
    <w:rsid w:val="12D7A2B7"/>
    <w:rsid w:val="12D7D28F"/>
    <w:rsid w:val="12E56CC0"/>
    <w:rsid w:val="12E6BBFB"/>
    <w:rsid w:val="12EC0D59"/>
    <w:rsid w:val="134CC084"/>
    <w:rsid w:val="13514F80"/>
    <w:rsid w:val="135248E9"/>
    <w:rsid w:val="136A2FA5"/>
    <w:rsid w:val="13919677"/>
    <w:rsid w:val="1399BA7C"/>
    <w:rsid w:val="13AFD0E2"/>
    <w:rsid w:val="13CF6A77"/>
    <w:rsid w:val="13EDB167"/>
    <w:rsid w:val="13F273D1"/>
    <w:rsid w:val="14020C63"/>
    <w:rsid w:val="1402BE73"/>
    <w:rsid w:val="1403EADA"/>
    <w:rsid w:val="140BD016"/>
    <w:rsid w:val="140D72BF"/>
    <w:rsid w:val="140DA82A"/>
    <w:rsid w:val="1413A413"/>
    <w:rsid w:val="142E7EA4"/>
    <w:rsid w:val="14345815"/>
    <w:rsid w:val="14355380"/>
    <w:rsid w:val="143AFED6"/>
    <w:rsid w:val="143D186D"/>
    <w:rsid w:val="143EE0D1"/>
    <w:rsid w:val="147FB3AA"/>
    <w:rsid w:val="149A23F1"/>
    <w:rsid w:val="14A9A814"/>
    <w:rsid w:val="14B4B84F"/>
    <w:rsid w:val="14B80C81"/>
    <w:rsid w:val="14BCB18C"/>
    <w:rsid w:val="14C8B1A1"/>
    <w:rsid w:val="15696C58"/>
    <w:rsid w:val="15794CCD"/>
    <w:rsid w:val="15AAE346"/>
    <w:rsid w:val="15C3AE0E"/>
    <w:rsid w:val="15C8B743"/>
    <w:rsid w:val="15D56765"/>
    <w:rsid w:val="15F54755"/>
    <w:rsid w:val="1621C684"/>
    <w:rsid w:val="1622235C"/>
    <w:rsid w:val="1635364F"/>
    <w:rsid w:val="1651E440"/>
    <w:rsid w:val="165C313D"/>
    <w:rsid w:val="166C76CC"/>
    <w:rsid w:val="1670E983"/>
    <w:rsid w:val="169BAE6C"/>
    <w:rsid w:val="16B3A96C"/>
    <w:rsid w:val="16BD9CBC"/>
    <w:rsid w:val="16C69001"/>
    <w:rsid w:val="16CB4508"/>
    <w:rsid w:val="16D26EF0"/>
    <w:rsid w:val="17017455"/>
    <w:rsid w:val="17138C53"/>
    <w:rsid w:val="171DE1E3"/>
    <w:rsid w:val="17313A15"/>
    <w:rsid w:val="173AAC8C"/>
    <w:rsid w:val="17526BA7"/>
    <w:rsid w:val="1763EAC5"/>
    <w:rsid w:val="1774D787"/>
    <w:rsid w:val="177AF215"/>
    <w:rsid w:val="178E1BD5"/>
    <w:rsid w:val="17ADA671"/>
    <w:rsid w:val="17F14A46"/>
    <w:rsid w:val="17F6421B"/>
    <w:rsid w:val="1804E78F"/>
    <w:rsid w:val="181DAAFF"/>
    <w:rsid w:val="1820D1A1"/>
    <w:rsid w:val="18364AD7"/>
    <w:rsid w:val="18369641"/>
    <w:rsid w:val="1836D2A2"/>
    <w:rsid w:val="1846F2F1"/>
    <w:rsid w:val="184F9490"/>
    <w:rsid w:val="187B1479"/>
    <w:rsid w:val="18899BC0"/>
    <w:rsid w:val="188E850C"/>
    <w:rsid w:val="1890D88A"/>
    <w:rsid w:val="18AB9AAF"/>
    <w:rsid w:val="18ACFDE9"/>
    <w:rsid w:val="18B03601"/>
    <w:rsid w:val="18B20FB0"/>
    <w:rsid w:val="18D997BD"/>
    <w:rsid w:val="18FC0260"/>
    <w:rsid w:val="1912FC61"/>
    <w:rsid w:val="1936B318"/>
    <w:rsid w:val="194A61C9"/>
    <w:rsid w:val="1964E31F"/>
    <w:rsid w:val="19671479"/>
    <w:rsid w:val="197784D6"/>
    <w:rsid w:val="1994E75C"/>
    <w:rsid w:val="19A1D056"/>
    <w:rsid w:val="19DECA20"/>
    <w:rsid w:val="19E5B652"/>
    <w:rsid w:val="19E70EA9"/>
    <w:rsid w:val="19FA515A"/>
    <w:rsid w:val="1A0D31E1"/>
    <w:rsid w:val="1A138DBB"/>
    <w:rsid w:val="1A2C79D9"/>
    <w:rsid w:val="1A4CE711"/>
    <w:rsid w:val="1A5259C8"/>
    <w:rsid w:val="1A58433D"/>
    <w:rsid w:val="1A5C2D99"/>
    <w:rsid w:val="1A7CCA2A"/>
    <w:rsid w:val="1A809540"/>
    <w:rsid w:val="1AC5BB54"/>
    <w:rsid w:val="1ACAF4B1"/>
    <w:rsid w:val="1AD6CA12"/>
    <w:rsid w:val="1AF32D90"/>
    <w:rsid w:val="1AF52DF3"/>
    <w:rsid w:val="1B14FBE7"/>
    <w:rsid w:val="1B168941"/>
    <w:rsid w:val="1B1D4B80"/>
    <w:rsid w:val="1B298A5D"/>
    <w:rsid w:val="1B336261"/>
    <w:rsid w:val="1B3812BA"/>
    <w:rsid w:val="1B4D37F2"/>
    <w:rsid w:val="1B6FB52D"/>
    <w:rsid w:val="1B8141FB"/>
    <w:rsid w:val="1B814E56"/>
    <w:rsid w:val="1BA36516"/>
    <w:rsid w:val="1BB8B1E6"/>
    <w:rsid w:val="1BCFF70B"/>
    <w:rsid w:val="1BE2EDE0"/>
    <w:rsid w:val="1BEA7EBB"/>
    <w:rsid w:val="1C037AC3"/>
    <w:rsid w:val="1C1A378A"/>
    <w:rsid w:val="1C1C8F1A"/>
    <w:rsid w:val="1C20A319"/>
    <w:rsid w:val="1C23A2DF"/>
    <w:rsid w:val="1C2DA676"/>
    <w:rsid w:val="1C49EFE2"/>
    <w:rsid w:val="1C511E17"/>
    <w:rsid w:val="1C543527"/>
    <w:rsid w:val="1C622967"/>
    <w:rsid w:val="1C79E556"/>
    <w:rsid w:val="1C82CAF6"/>
    <w:rsid w:val="1C9E9CC6"/>
    <w:rsid w:val="1CBB8076"/>
    <w:rsid w:val="1CBDC431"/>
    <w:rsid w:val="1CC89BB0"/>
    <w:rsid w:val="1CD40ED1"/>
    <w:rsid w:val="1CDE3D75"/>
    <w:rsid w:val="1CE4FCA1"/>
    <w:rsid w:val="1CF4397F"/>
    <w:rsid w:val="1CF69333"/>
    <w:rsid w:val="1D3EF60C"/>
    <w:rsid w:val="1D3FAE49"/>
    <w:rsid w:val="1D40ACBB"/>
    <w:rsid w:val="1D434FB6"/>
    <w:rsid w:val="1D53A946"/>
    <w:rsid w:val="1D8E644C"/>
    <w:rsid w:val="1DC40122"/>
    <w:rsid w:val="1DC6E8BE"/>
    <w:rsid w:val="1DCD41B6"/>
    <w:rsid w:val="1DE9AB1D"/>
    <w:rsid w:val="1DEEA23C"/>
    <w:rsid w:val="1DFE2A2A"/>
    <w:rsid w:val="1E1D5E02"/>
    <w:rsid w:val="1E2F5B4F"/>
    <w:rsid w:val="1E57ECFD"/>
    <w:rsid w:val="1E612ABC"/>
    <w:rsid w:val="1E6D6DE0"/>
    <w:rsid w:val="1E8D382E"/>
    <w:rsid w:val="1E8F0023"/>
    <w:rsid w:val="1EA87202"/>
    <w:rsid w:val="1EADA487"/>
    <w:rsid w:val="1EB6B12A"/>
    <w:rsid w:val="1EB76161"/>
    <w:rsid w:val="1EEBA82D"/>
    <w:rsid w:val="1F040887"/>
    <w:rsid w:val="1F0BD0E2"/>
    <w:rsid w:val="1F2C4989"/>
    <w:rsid w:val="1F527D4B"/>
    <w:rsid w:val="1F5568B6"/>
    <w:rsid w:val="1F653FB3"/>
    <w:rsid w:val="1F7131E3"/>
    <w:rsid w:val="1F8F87C0"/>
    <w:rsid w:val="1F8F9B4D"/>
    <w:rsid w:val="1F955451"/>
    <w:rsid w:val="1F9E39E3"/>
    <w:rsid w:val="1FA3D639"/>
    <w:rsid w:val="1FAA32C5"/>
    <w:rsid w:val="1FB6DADC"/>
    <w:rsid w:val="1FB7B483"/>
    <w:rsid w:val="1FD5D34E"/>
    <w:rsid w:val="1FEA1761"/>
    <w:rsid w:val="1FF7BBEC"/>
    <w:rsid w:val="2002E662"/>
    <w:rsid w:val="200CEA0A"/>
    <w:rsid w:val="2014EE46"/>
    <w:rsid w:val="201A2595"/>
    <w:rsid w:val="202378D2"/>
    <w:rsid w:val="202DB105"/>
    <w:rsid w:val="20337193"/>
    <w:rsid w:val="203B97A6"/>
    <w:rsid w:val="2047DFB1"/>
    <w:rsid w:val="2075027E"/>
    <w:rsid w:val="207FF3CA"/>
    <w:rsid w:val="20A161AB"/>
    <w:rsid w:val="20CABEA5"/>
    <w:rsid w:val="20CB7C13"/>
    <w:rsid w:val="20D067F7"/>
    <w:rsid w:val="20FDBCE3"/>
    <w:rsid w:val="21261D5A"/>
    <w:rsid w:val="212CF42E"/>
    <w:rsid w:val="2152AB53"/>
    <w:rsid w:val="215E616B"/>
    <w:rsid w:val="219019A0"/>
    <w:rsid w:val="21912DA4"/>
    <w:rsid w:val="21B7BF12"/>
    <w:rsid w:val="21BB4297"/>
    <w:rsid w:val="21F5D86A"/>
    <w:rsid w:val="21FBC289"/>
    <w:rsid w:val="22075BF3"/>
    <w:rsid w:val="220880A3"/>
    <w:rsid w:val="220C6BF6"/>
    <w:rsid w:val="2211675A"/>
    <w:rsid w:val="221542A9"/>
    <w:rsid w:val="22266B11"/>
    <w:rsid w:val="2240A162"/>
    <w:rsid w:val="224537FF"/>
    <w:rsid w:val="22988E06"/>
    <w:rsid w:val="22B82302"/>
    <w:rsid w:val="22BE0F0F"/>
    <w:rsid w:val="22C7C738"/>
    <w:rsid w:val="22E89EFB"/>
    <w:rsid w:val="2305F4E4"/>
    <w:rsid w:val="2309FC3D"/>
    <w:rsid w:val="2331991A"/>
    <w:rsid w:val="23680457"/>
    <w:rsid w:val="237846FC"/>
    <w:rsid w:val="2378F7FE"/>
    <w:rsid w:val="23846CEA"/>
    <w:rsid w:val="238C58BC"/>
    <w:rsid w:val="238E0215"/>
    <w:rsid w:val="23B46FD0"/>
    <w:rsid w:val="23E69416"/>
    <w:rsid w:val="23FF2817"/>
    <w:rsid w:val="240BC13C"/>
    <w:rsid w:val="242E8A8D"/>
    <w:rsid w:val="242FC278"/>
    <w:rsid w:val="2444E0FD"/>
    <w:rsid w:val="246B7054"/>
    <w:rsid w:val="246E58F6"/>
    <w:rsid w:val="2474B4C3"/>
    <w:rsid w:val="2485EAEF"/>
    <w:rsid w:val="248BD4C5"/>
    <w:rsid w:val="248DD78A"/>
    <w:rsid w:val="24E7D9A2"/>
    <w:rsid w:val="25095111"/>
    <w:rsid w:val="2510B484"/>
    <w:rsid w:val="25160E88"/>
    <w:rsid w:val="2526C900"/>
    <w:rsid w:val="2533D86C"/>
    <w:rsid w:val="25511CE0"/>
    <w:rsid w:val="255F3D0A"/>
    <w:rsid w:val="25753213"/>
    <w:rsid w:val="258C28A1"/>
    <w:rsid w:val="25CF112E"/>
    <w:rsid w:val="25EBC677"/>
    <w:rsid w:val="25F8DAE0"/>
    <w:rsid w:val="2611A39D"/>
    <w:rsid w:val="263B6C95"/>
    <w:rsid w:val="2643CF7C"/>
    <w:rsid w:val="2657478F"/>
    <w:rsid w:val="26683E52"/>
    <w:rsid w:val="2669B87A"/>
    <w:rsid w:val="26718F39"/>
    <w:rsid w:val="26911542"/>
    <w:rsid w:val="26C43FB5"/>
    <w:rsid w:val="26CEF079"/>
    <w:rsid w:val="26E6B2C4"/>
    <w:rsid w:val="2709D83C"/>
    <w:rsid w:val="270B93F5"/>
    <w:rsid w:val="2716F6A9"/>
    <w:rsid w:val="271D6572"/>
    <w:rsid w:val="272B85B1"/>
    <w:rsid w:val="273E0C09"/>
    <w:rsid w:val="274E4275"/>
    <w:rsid w:val="27550D4E"/>
    <w:rsid w:val="27EF329C"/>
    <w:rsid w:val="27FDB37A"/>
    <w:rsid w:val="280137BA"/>
    <w:rsid w:val="280441FE"/>
    <w:rsid w:val="280CB5FB"/>
    <w:rsid w:val="283CE428"/>
    <w:rsid w:val="28409BB5"/>
    <w:rsid w:val="284C7F0D"/>
    <w:rsid w:val="28553B8B"/>
    <w:rsid w:val="285DC156"/>
    <w:rsid w:val="285E4446"/>
    <w:rsid w:val="286C9CA5"/>
    <w:rsid w:val="2882FEC7"/>
    <w:rsid w:val="28841C75"/>
    <w:rsid w:val="28A03FA2"/>
    <w:rsid w:val="28A45132"/>
    <w:rsid w:val="28A9529A"/>
    <w:rsid w:val="28B6DC78"/>
    <w:rsid w:val="28C79239"/>
    <w:rsid w:val="28DCE3A9"/>
    <w:rsid w:val="28E76EB2"/>
    <w:rsid w:val="28E9BA51"/>
    <w:rsid w:val="2928E91C"/>
    <w:rsid w:val="2960247E"/>
    <w:rsid w:val="296E16B8"/>
    <w:rsid w:val="297019D6"/>
    <w:rsid w:val="2975CAFD"/>
    <w:rsid w:val="298BE15B"/>
    <w:rsid w:val="2993B27E"/>
    <w:rsid w:val="2995B8E6"/>
    <w:rsid w:val="29B13993"/>
    <w:rsid w:val="29C33725"/>
    <w:rsid w:val="29C3A959"/>
    <w:rsid w:val="29EBAC20"/>
    <w:rsid w:val="29F3A1E7"/>
    <w:rsid w:val="2A0423B5"/>
    <w:rsid w:val="2A0AE514"/>
    <w:rsid w:val="2A1220A0"/>
    <w:rsid w:val="2A1486A8"/>
    <w:rsid w:val="2A158421"/>
    <w:rsid w:val="2A3692A7"/>
    <w:rsid w:val="2A3E7322"/>
    <w:rsid w:val="2A4073DD"/>
    <w:rsid w:val="2A4DBFBF"/>
    <w:rsid w:val="2A4E5892"/>
    <w:rsid w:val="2A4FDEF4"/>
    <w:rsid w:val="2A6375BE"/>
    <w:rsid w:val="2A692FC5"/>
    <w:rsid w:val="2A799AA7"/>
    <w:rsid w:val="2A89C737"/>
    <w:rsid w:val="2AA05736"/>
    <w:rsid w:val="2AAC5169"/>
    <w:rsid w:val="2AC076A2"/>
    <w:rsid w:val="2AC20725"/>
    <w:rsid w:val="2ADF5563"/>
    <w:rsid w:val="2AE2B558"/>
    <w:rsid w:val="2AED9041"/>
    <w:rsid w:val="2AF23582"/>
    <w:rsid w:val="2AF2632A"/>
    <w:rsid w:val="2B1BCF54"/>
    <w:rsid w:val="2B310A5B"/>
    <w:rsid w:val="2B3473EF"/>
    <w:rsid w:val="2B46C291"/>
    <w:rsid w:val="2B5DC46C"/>
    <w:rsid w:val="2B88E667"/>
    <w:rsid w:val="2B973D3F"/>
    <w:rsid w:val="2B9F38B9"/>
    <w:rsid w:val="2BA7DDCB"/>
    <w:rsid w:val="2BBE0088"/>
    <w:rsid w:val="2BE58E6D"/>
    <w:rsid w:val="2BE78328"/>
    <w:rsid w:val="2BEEEF41"/>
    <w:rsid w:val="2BF934AC"/>
    <w:rsid w:val="2C027621"/>
    <w:rsid w:val="2C2956E0"/>
    <w:rsid w:val="2C34C7B8"/>
    <w:rsid w:val="2C53613B"/>
    <w:rsid w:val="2C605D66"/>
    <w:rsid w:val="2C702B17"/>
    <w:rsid w:val="2C749C6E"/>
    <w:rsid w:val="2C846D21"/>
    <w:rsid w:val="2C881433"/>
    <w:rsid w:val="2C8CCF8C"/>
    <w:rsid w:val="2CB4DD6E"/>
    <w:rsid w:val="2CB4EA8B"/>
    <w:rsid w:val="2CCF9A8F"/>
    <w:rsid w:val="2CE7A5BC"/>
    <w:rsid w:val="2D072FD3"/>
    <w:rsid w:val="2D1C9809"/>
    <w:rsid w:val="2D2FDD18"/>
    <w:rsid w:val="2D36C876"/>
    <w:rsid w:val="2D5C3095"/>
    <w:rsid w:val="2D5F4CE2"/>
    <w:rsid w:val="2DDA1CF0"/>
    <w:rsid w:val="2DFC51CC"/>
    <w:rsid w:val="2E11097D"/>
    <w:rsid w:val="2E334A3D"/>
    <w:rsid w:val="2E338AD8"/>
    <w:rsid w:val="2E5942D8"/>
    <w:rsid w:val="2E5D146E"/>
    <w:rsid w:val="2E6EF332"/>
    <w:rsid w:val="2E76CD7D"/>
    <w:rsid w:val="2E88DBF1"/>
    <w:rsid w:val="2EA8FE3E"/>
    <w:rsid w:val="2ECC22F9"/>
    <w:rsid w:val="2ECD4532"/>
    <w:rsid w:val="2EEF62BD"/>
    <w:rsid w:val="2EF2ED51"/>
    <w:rsid w:val="2F0DE58B"/>
    <w:rsid w:val="2F1D6EF9"/>
    <w:rsid w:val="2F71338E"/>
    <w:rsid w:val="2F9E3764"/>
    <w:rsid w:val="2FCC8CD5"/>
    <w:rsid w:val="2FD614F5"/>
    <w:rsid w:val="2FD914D5"/>
    <w:rsid w:val="2FF54138"/>
    <w:rsid w:val="303449DA"/>
    <w:rsid w:val="3036BC11"/>
    <w:rsid w:val="30377CAB"/>
    <w:rsid w:val="3038D6B8"/>
    <w:rsid w:val="3040F9DF"/>
    <w:rsid w:val="304DD96E"/>
    <w:rsid w:val="3074FA8D"/>
    <w:rsid w:val="30766BE2"/>
    <w:rsid w:val="309EA6E6"/>
    <w:rsid w:val="30AB46CA"/>
    <w:rsid w:val="30C45793"/>
    <w:rsid w:val="30C51F21"/>
    <w:rsid w:val="30D432D3"/>
    <w:rsid w:val="30DD5527"/>
    <w:rsid w:val="30E0BC3A"/>
    <w:rsid w:val="30EFC27A"/>
    <w:rsid w:val="31012C8B"/>
    <w:rsid w:val="3109082A"/>
    <w:rsid w:val="31124B06"/>
    <w:rsid w:val="31202553"/>
    <w:rsid w:val="3126CBD0"/>
    <w:rsid w:val="3137CC6B"/>
    <w:rsid w:val="313AF566"/>
    <w:rsid w:val="313D767B"/>
    <w:rsid w:val="31479918"/>
    <w:rsid w:val="31504DD2"/>
    <w:rsid w:val="3169783E"/>
    <w:rsid w:val="3176F89B"/>
    <w:rsid w:val="3194375C"/>
    <w:rsid w:val="31A3177E"/>
    <w:rsid w:val="31A8D687"/>
    <w:rsid w:val="31D5756E"/>
    <w:rsid w:val="31E8EE46"/>
    <w:rsid w:val="31EEB091"/>
    <w:rsid w:val="31F7506B"/>
    <w:rsid w:val="321E288E"/>
    <w:rsid w:val="32382F3F"/>
    <w:rsid w:val="3257B280"/>
    <w:rsid w:val="3268DCE4"/>
    <w:rsid w:val="326B3B59"/>
    <w:rsid w:val="326E64A8"/>
    <w:rsid w:val="327F58EC"/>
    <w:rsid w:val="3293FA5C"/>
    <w:rsid w:val="329C783D"/>
    <w:rsid w:val="32B0CE44"/>
    <w:rsid w:val="32C83629"/>
    <w:rsid w:val="32DD5704"/>
    <w:rsid w:val="32F18694"/>
    <w:rsid w:val="332199D1"/>
    <w:rsid w:val="334AFB25"/>
    <w:rsid w:val="33A4C28F"/>
    <w:rsid w:val="33A853DA"/>
    <w:rsid w:val="33D1B0B3"/>
    <w:rsid w:val="33F20015"/>
    <w:rsid w:val="33FEF4F3"/>
    <w:rsid w:val="3406F302"/>
    <w:rsid w:val="34161DCC"/>
    <w:rsid w:val="34239A3F"/>
    <w:rsid w:val="3426F324"/>
    <w:rsid w:val="3435E338"/>
    <w:rsid w:val="34471FA1"/>
    <w:rsid w:val="34639223"/>
    <w:rsid w:val="34742A5E"/>
    <w:rsid w:val="3489FC93"/>
    <w:rsid w:val="34A33E4E"/>
    <w:rsid w:val="34ABA8AC"/>
    <w:rsid w:val="34BD7BCA"/>
    <w:rsid w:val="34D9A8A5"/>
    <w:rsid w:val="34D9B24F"/>
    <w:rsid w:val="34FF2FDB"/>
    <w:rsid w:val="352A8962"/>
    <w:rsid w:val="352E61FA"/>
    <w:rsid w:val="354E15B4"/>
    <w:rsid w:val="3550925B"/>
    <w:rsid w:val="35575FF4"/>
    <w:rsid w:val="357C9676"/>
    <w:rsid w:val="359A2299"/>
    <w:rsid w:val="35A8B54B"/>
    <w:rsid w:val="35AE6C44"/>
    <w:rsid w:val="35BBFFB2"/>
    <w:rsid w:val="35D92EC6"/>
    <w:rsid w:val="35EF1466"/>
    <w:rsid w:val="35FC3B29"/>
    <w:rsid w:val="36050445"/>
    <w:rsid w:val="3606151B"/>
    <w:rsid w:val="3617C925"/>
    <w:rsid w:val="361A9685"/>
    <w:rsid w:val="3642109F"/>
    <w:rsid w:val="3659D8DF"/>
    <w:rsid w:val="36AB00A3"/>
    <w:rsid w:val="36CB4134"/>
    <w:rsid w:val="36E1E23C"/>
    <w:rsid w:val="36EDE0C9"/>
    <w:rsid w:val="36FA0F41"/>
    <w:rsid w:val="3722EE75"/>
    <w:rsid w:val="37265959"/>
    <w:rsid w:val="3726C41B"/>
    <w:rsid w:val="372F1C78"/>
    <w:rsid w:val="37445763"/>
    <w:rsid w:val="375106B1"/>
    <w:rsid w:val="37559394"/>
    <w:rsid w:val="37676FB6"/>
    <w:rsid w:val="37981908"/>
    <w:rsid w:val="37BECFBB"/>
    <w:rsid w:val="37E07392"/>
    <w:rsid w:val="37FB779F"/>
    <w:rsid w:val="37FFD8C0"/>
    <w:rsid w:val="3815090C"/>
    <w:rsid w:val="381DC906"/>
    <w:rsid w:val="3823089C"/>
    <w:rsid w:val="38540093"/>
    <w:rsid w:val="38820906"/>
    <w:rsid w:val="38A92F4E"/>
    <w:rsid w:val="38AC0B7B"/>
    <w:rsid w:val="38C77883"/>
    <w:rsid w:val="392F2C83"/>
    <w:rsid w:val="392F8AFD"/>
    <w:rsid w:val="3933EA3D"/>
    <w:rsid w:val="39377400"/>
    <w:rsid w:val="396BE84C"/>
    <w:rsid w:val="396C2F76"/>
    <w:rsid w:val="39B4F889"/>
    <w:rsid w:val="39B57479"/>
    <w:rsid w:val="39BCD53A"/>
    <w:rsid w:val="39CE3F7B"/>
    <w:rsid w:val="39D86464"/>
    <w:rsid w:val="39E33314"/>
    <w:rsid w:val="3A276361"/>
    <w:rsid w:val="3A314FEA"/>
    <w:rsid w:val="3A3B3509"/>
    <w:rsid w:val="3A65FA3E"/>
    <w:rsid w:val="3A77E719"/>
    <w:rsid w:val="3A8CB564"/>
    <w:rsid w:val="3A9606C7"/>
    <w:rsid w:val="3A9C3046"/>
    <w:rsid w:val="3AB9A9F9"/>
    <w:rsid w:val="3ABAB257"/>
    <w:rsid w:val="3ACD3CBB"/>
    <w:rsid w:val="3B08A0CA"/>
    <w:rsid w:val="3B139E78"/>
    <w:rsid w:val="3B2533D2"/>
    <w:rsid w:val="3B357972"/>
    <w:rsid w:val="3B589311"/>
    <w:rsid w:val="3B5FFE2F"/>
    <w:rsid w:val="3B66A6A4"/>
    <w:rsid w:val="3B7440BB"/>
    <w:rsid w:val="3B940331"/>
    <w:rsid w:val="3BB39C35"/>
    <w:rsid w:val="3BC211D3"/>
    <w:rsid w:val="3BC6371B"/>
    <w:rsid w:val="3BCA631B"/>
    <w:rsid w:val="3BCC1E44"/>
    <w:rsid w:val="3BE24AB2"/>
    <w:rsid w:val="3BE535AD"/>
    <w:rsid w:val="3BF9DD46"/>
    <w:rsid w:val="3C0D6E57"/>
    <w:rsid w:val="3C10192C"/>
    <w:rsid w:val="3C415FB0"/>
    <w:rsid w:val="3C5107D0"/>
    <w:rsid w:val="3C549651"/>
    <w:rsid w:val="3C7C3FE2"/>
    <w:rsid w:val="3C952EEC"/>
    <w:rsid w:val="3CB0FBB8"/>
    <w:rsid w:val="3CD74F0E"/>
    <w:rsid w:val="3CDBB6D2"/>
    <w:rsid w:val="3CE3359D"/>
    <w:rsid w:val="3CF8A71D"/>
    <w:rsid w:val="3D13992A"/>
    <w:rsid w:val="3D1A1942"/>
    <w:rsid w:val="3D2459A8"/>
    <w:rsid w:val="3D25D588"/>
    <w:rsid w:val="3D2E9C9F"/>
    <w:rsid w:val="3D4E668C"/>
    <w:rsid w:val="3D774407"/>
    <w:rsid w:val="3D9E4E5B"/>
    <w:rsid w:val="3DD2E76E"/>
    <w:rsid w:val="3DD449D9"/>
    <w:rsid w:val="3DEF03E2"/>
    <w:rsid w:val="3DF159F9"/>
    <w:rsid w:val="3DF9E719"/>
    <w:rsid w:val="3E0E3D32"/>
    <w:rsid w:val="3E192C9D"/>
    <w:rsid w:val="3E1D8248"/>
    <w:rsid w:val="3E1FF9D6"/>
    <w:rsid w:val="3E299E78"/>
    <w:rsid w:val="3E3114F4"/>
    <w:rsid w:val="3E66F902"/>
    <w:rsid w:val="3E6FDC2E"/>
    <w:rsid w:val="3E993EEF"/>
    <w:rsid w:val="3EB59F03"/>
    <w:rsid w:val="3EB78A08"/>
    <w:rsid w:val="3EDE0093"/>
    <w:rsid w:val="3EDFC122"/>
    <w:rsid w:val="3EE4DC1B"/>
    <w:rsid w:val="3F04D63C"/>
    <w:rsid w:val="3F1365A6"/>
    <w:rsid w:val="3F24504D"/>
    <w:rsid w:val="3F25A4F7"/>
    <w:rsid w:val="3F2EE17B"/>
    <w:rsid w:val="3F3E0AD0"/>
    <w:rsid w:val="3F3F9D3C"/>
    <w:rsid w:val="3F4A5F28"/>
    <w:rsid w:val="3F5611BD"/>
    <w:rsid w:val="3FA89F4F"/>
    <w:rsid w:val="3FBCF778"/>
    <w:rsid w:val="3FC16EC2"/>
    <w:rsid w:val="3FD8A8FF"/>
    <w:rsid w:val="3FE135F5"/>
    <w:rsid w:val="401975EC"/>
    <w:rsid w:val="403E62D5"/>
    <w:rsid w:val="40621FDE"/>
    <w:rsid w:val="406A126A"/>
    <w:rsid w:val="40768B14"/>
    <w:rsid w:val="409C4B7F"/>
    <w:rsid w:val="40A25C1F"/>
    <w:rsid w:val="40AA8BB5"/>
    <w:rsid w:val="40B0392D"/>
    <w:rsid w:val="40C1C0D0"/>
    <w:rsid w:val="40C4CAB4"/>
    <w:rsid w:val="40C88575"/>
    <w:rsid w:val="40CE7448"/>
    <w:rsid w:val="40CFEB38"/>
    <w:rsid w:val="40D7AA8B"/>
    <w:rsid w:val="40F586D8"/>
    <w:rsid w:val="40F8E94E"/>
    <w:rsid w:val="41025E90"/>
    <w:rsid w:val="4109F51F"/>
    <w:rsid w:val="410E7B7F"/>
    <w:rsid w:val="41102706"/>
    <w:rsid w:val="411CA6A2"/>
    <w:rsid w:val="41369092"/>
    <w:rsid w:val="414BC1B2"/>
    <w:rsid w:val="414E62F7"/>
    <w:rsid w:val="415E3212"/>
    <w:rsid w:val="419E47F0"/>
    <w:rsid w:val="41B33BAE"/>
    <w:rsid w:val="41BCE0F3"/>
    <w:rsid w:val="41F87D09"/>
    <w:rsid w:val="422066B8"/>
    <w:rsid w:val="4228FB0F"/>
    <w:rsid w:val="423D4693"/>
    <w:rsid w:val="424FFD00"/>
    <w:rsid w:val="42585856"/>
    <w:rsid w:val="4259E80A"/>
    <w:rsid w:val="42698B2D"/>
    <w:rsid w:val="4274FE17"/>
    <w:rsid w:val="429729CC"/>
    <w:rsid w:val="42AD0C40"/>
    <w:rsid w:val="42ADBCB5"/>
    <w:rsid w:val="42B8E0BF"/>
    <w:rsid w:val="42CD3DE5"/>
    <w:rsid w:val="42E1133B"/>
    <w:rsid w:val="42F1C4F6"/>
    <w:rsid w:val="42F8B0DD"/>
    <w:rsid w:val="433260AF"/>
    <w:rsid w:val="43355D31"/>
    <w:rsid w:val="43438DC7"/>
    <w:rsid w:val="43563038"/>
    <w:rsid w:val="437E4107"/>
    <w:rsid w:val="43817D19"/>
    <w:rsid w:val="4381CAD5"/>
    <w:rsid w:val="43ACA2E5"/>
    <w:rsid w:val="43BAC278"/>
    <w:rsid w:val="43D182E9"/>
    <w:rsid w:val="43D1A05B"/>
    <w:rsid w:val="43DB7EE4"/>
    <w:rsid w:val="43DE2B81"/>
    <w:rsid w:val="442B73A1"/>
    <w:rsid w:val="442DDEE1"/>
    <w:rsid w:val="44382B01"/>
    <w:rsid w:val="4455139A"/>
    <w:rsid w:val="445CD04A"/>
    <w:rsid w:val="446560AB"/>
    <w:rsid w:val="4476E981"/>
    <w:rsid w:val="4477E1B7"/>
    <w:rsid w:val="4482E29E"/>
    <w:rsid w:val="448BA7BC"/>
    <w:rsid w:val="4494FF53"/>
    <w:rsid w:val="44B7686E"/>
    <w:rsid w:val="44D46C12"/>
    <w:rsid w:val="44D5E9DD"/>
    <w:rsid w:val="44E2731A"/>
    <w:rsid w:val="44E77E57"/>
    <w:rsid w:val="452E87B4"/>
    <w:rsid w:val="4533FA57"/>
    <w:rsid w:val="453E280A"/>
    <w:rsid w:val="4569B165"/>
    <w:rsid w:val="4576788E"/>
    <w:rsid w:val="457E160F"/>
    <w:rsid w:val="457F54D7"/>
    <w:rsid w:val="4586274C"/>
    <w:rsid w:val="45939070"/>
    <w:rsid w:val="4597E11F"/>
    <w:rsid w:val="45AADA38"/>
    <w:rsid w:val="45B1097F"/>
    <w:rsid w:val="45C11AF4"/>
    <w:rsid w:val="45C7931A"/>
    <w:rsid w:val="45D42E72"/>
    <w:rsid w:val="45D9C4C1"/>
    <w:rsid w:val="45F53447"/>
    <w:rsid w:val="45FE4EAA"/>
    <w:rsid w:val="4614DACC"/>
    <w:rsid w:val="46209077"/>
    <w:rsid w:val="4655B264"/>
    <w:rsid w:val="465971B1"/>
    <w:rsid w:val="466F2410"/>
    <w:rsid w:val="46736F8C"/>
    <w:rsid w:val="46792E83"/>
    <w:rsid w:val="467B9676"/>
    <w:rsid w:val="46B2BE51"/>
    <w:rsid w:val="46B771CA"/>
    <w:rsid w:val="46C7903A"/>
    <w:rsid w:val="46EDF6B2"/>
    <w:rsid w:val="470ECB6A"/>
    <w:rsid w:val="473176E6"/>
    <w:rsid w:val="47455073"/>
    <w:rsid w:val="47503588"/>
    <w:rsid w:val="475E415E"/>
    <w:rsid w:val="47622FDF"/>
    <w:rsid w:val="4762AC3B"/>
    <w:rsid w:val="4774A403"/>
    <w:rsid w:val="4788E6B5"/>
    <w:rsid w:val="47899746"/>
    <w:rsid w:val="478BF55F"/>
    <w:rsid w:val="478FF2B8"/>
    <w:rsid w:val="4793E6C2"/>
    <w:rsid w:val="4794E406"/>
    <w:rsid w:val="479525EF"/>
    <w:rsid w:val="47999C5C"/>
    <w:rsid w:val="47B916D8"/>
    <w:rsid w:val="47D97BD0"/>
    <w:rsid w:val="47DFF7DD"/>
    <w:rsid w:val="47E443EE"/>
    <w:rsid w:val="47E6E041"/>
    <w:rsid w:val="47EA1172"/>
    <w:rsid w:val="47F03D7A"/>
    <w:rsid w:val="47FAC382"/>
    <w:rsid w:val="480C150A"/>
    <w:rsid w:val="4824F4E9"/>
    <w:rsid w:val="483878EF"/>
    <w:rsid w:val="4854714D"/>
    <w:rsid w:val="4862DD6C"/>
    <w:rsid w:val="48681005"/>
    <w:rsid w:val="48746C77"/>
    <w:rsid w:val="489F8F89"/>
    <w:rsid w:val="48B95BEF"/>
    <w:rsid w:val="48C37D20"/>
    <w:rsid w:val="48CF1126"/>
    <w:rsid w:val="48E2FD0F"/>
    <w:rsid w:val="48EC68BC"/>
    <w:rsid w:val="48F6EB40"/>
    <w:rsid w:val="49096C8C"/>
    <w:rsid w:val="4929E957"/>
    <w:rsid w:val="49308A2B"/>
    <w:rsid w:val="49346A29"/>
    <w:rsid w:val="493C65A1"/>
    <w:rsid w:val="494B285D"/>
    <w:rsid w:val="494F06F5"/>
    <w:rsid w:val="49556E46"/>
    <w:rsid w:val="49637DEC"/>
    <w:rsid w:val="496AF26F"/>
    <w:rsid w:val="497495BD"/>
    <w:rsid w:val="497BA8DA"/>
    <w:rsid w:val="49C027AD"/>
    <w:rsid w:val="49C8831A"/>
    <w:rsid w:val="49D73297"/>
    <w:rsid w:val="49DC77B3"/>
    <w:rsid w:val="49F161A3"/>
    <w:rsid w:val="49FB7148"/>
    <w:rsid w:val="4A2A91DC"/>
    <w:rsid w:val="4A4D294B"/>
    <w:rsid w:val="4A59DEB8"/>
    <w:rsid w:val="4A6143CD"/>
    <w:rsid w:val="4AB0DAE6"/>
    <w:rsid w:val="4ACE713B"/>
    <w:rsid w:val="4AE79687"/>
    <w:rsid w:val="4AEEDB00"/>
    <w:rsid w:val="4AF115C1"/>
    <w:rsid w:val="4AFD8CF7"/>
    <w:rsid w:val="4B0BFB51"/>
    <w:rsid w:val="4B0DF9E9"/>
    <w:rsid w:val="4B133F7E"/>
    <w:rsid w:val="4B1F1BC8"/>
    <w:rsid w:val="4B2A5B53"/>
    <w:rsid w:val="4B4B3931"/>
    <w:rsid w:val="4B72FECE"/>
    <w:rsid w:val="4B78EE0E"/>
    <w:rsid w:val="4B864D94"/>
    <w:rsid w:val="4B94E0DC"/>
    <w:rsid w:val="4BA85DE4"/>
    <w:rsid w:val="4BBB917D"/>
    <w:rsid w:val="4BC6346E"/>
    <w:rsid w:val="4BD5CDB5"/>
    <w:rsid w:val="4BD838C2"/>
    <w:rsid w:val="4BF726C1"/>
    <w:rsid w:val="4C1AF23F"/>
    <w:rsid w:val="4C2A228F"/>
    <w:rsid w:val="4C378B33"/>
    <w:rsid w:val="4C4CDF27"/>
    <w:rsid w:val="4C53F5AF"/>
    <w:rsid w:val="4C8580F3"/>
    <w:rsid w:val="4C891558"/>
    <w:rsid w:val="4CB3BE39"/>
    <w:rsid w:val="4CC7AECE"/>
    <w:rsid w:val="4CCB5167"/>
    <w:rsid w:val="4CFBF4A2"/>
    <w:rsid w:val="4CFC83A6"/>
    <w:rsid w:val="4D1C091D"/>
    <w:rsid w:val="4D4B45CB"/>
    <w:rsid w:val="4D50D316"/>
    <w:rsid w:val="4D595DD8"/>
    <w:rsid w:val="4D6B66C6"/>
    <w:rsid w:val="4D6D723D"/>
    <w:rsid w:val="4D72B9E8"/>
    <w:rsid w:val="4D80865B"/>
    <w:rsid w:val="4D9C8633"/>
    <w:rsid w:val="4DA5A5E5"/>
    <w:rsid w:val="4DCF2C4A"/>
    <w:rsid w:val="4DD722A3"/>
    <w:rsid w:val="4DDC0651"/>
    <w:rsid w:val="4DE14F99"/>
    <w:rsid w:val="4DE610F8"/>
    <w:rsid w:val="4DF5FB62"/>
    <w:rsid w:val="4DF6101B"/>
    <w:rsid w:val="4DFDF4CB"/>
    <w:rsid w:val="4E0547E4"/>
    <w:rsid w:val="4E117891"/>
    <w:rsid w:val="4E187D3D"/>
    <w:rsid w:val="4E33B10A"/>
    <w:rsid w:val="4E42E647"/>
    <w:rsid w:val="4E655788"/>
    <w:rsid w:val="4E6832D6"/>
    <w:rsid w:val="4E72D98F"/>
    <w:rsid w:val="4E84138D"/>
    <w:rsid w:val="4E9E683E"/>
    <w:rsid w:val="4EB17A1F"/>
    <w:rsid w:val="4EB23F35"/>
    <w:rsid w:val="4EBD6D81"/>
    <w:rsid w:val="4EC82BED"/>
    <w:rsid w:val="4ED02F8F"/>
    <w:rsid w:val="4F20DCBA"/>
    <w:rsid w:val="4F236BF4"/>
    <w:rsid w:val="4F4ADEBD"/>
    <w:rsid w:val="4F4D86F8"/>
    <w:rsid w:val="4F50C79D"/>
    <w:rsid w:val="4F57A962"/>
    <w:rsid w:val="4F5A187F"/>
    <w:rsid w:val="4F6A688F"/>
    <w:rsid w:val="4F70737F"/>
    <w:rsid w:val="4F802985"/>
    <w:rsid w:val="4F81E6AD"/>
    <w:rsid w:val="4F9169A3"/>
    <w:rsid w:val="4F91AB2D"/>
    <w:rsid w:val="4F9B0EEC"/>
    <w:rsid w:val="4F9D1E46"/>
    <w:rsid w:val="4FBB1876"/>
    <w:rsid w:val="4FC7C8F8"/>
    <w:rsid w:val="4FD98034"/>
    <w:rsid w:val="4FE3BBC5"/>
    <w:rsid w:val="4FEBC36E"/>
    <w:rsid w:val="4FF250B6"/>
    <w:rsid w:val="50047445"/>
    <w:rsid w:val="5014FC48"/>
    <w:rsid w:val="503180BB"/>
    <w:rsid w:val="50434FDF"/>
    <w:rsid w:val="5046A57A"/>
    <w:rsid w:val="5048A8F2"/>
    <w:rsid w:val="504BD3C1"/>
    <w:rsid w:val="50529BB8"/>
    <w:rsid w:val="5077DF28"/>
    <w:rsid w:val="509F8FC5"/>
    <w:rsid w:val="50B99DC8"/>
    <w:rsid w:val="50ED2A18"/>
    <w:rsid w:val="51085497"/>
    <w:rsid w:val="510BB00F"/>
    <w:rsid w:val="510E1B6E"/>
    <w:rsid w:val="5135C0EC"/>
    <w:rsid w:val="513EB8FA"/>
    <w:rsid w:val="5144C4B7"/>
    <w:rsid w:val="51658922"/>
    <w:rsid w:val="516B5DAA"/>
    <w:rsid w:val="5177847F"/>
    <w:rsid w:val="517EF51B"/>
    <w:rsid w:val="517F1C67"/>
    <w:rsid w:val="518DB09B"/>
    <w:rsid w:val="51A7CD50"/>
    <w:rsid w:val="51AB8B39"/>
    <w:rsid w:val="51DF9FFF"/>
    <w:rsid w:val="52393E18"/>
    <w:rsid w:val="524238F6"/>
    <w:rsid w:val="52454C74"/>
    <w:rsid w:val="5257921A"/>
    <w:rsid w:val="525899B9"/>
    <w:rsid w:val="52893232"/>
    <w:rsid w:val="52923A4B"/>
    <w:rsid w:val="5299BC39"/>
    <w:rsid w:val="52BFCF46"/>
    <w:rsid w:val="52CB85AB"/>
    <w:rsid w:val="52DB14E3"/>
    <w:rsid w:val="52F5C7FA"/>
    <w:rsid w:val="532D7BB2"/>
    <w:rsid w:val="533A93E0"/>
    <w:rsid w:val="5343333A"/>
    <w:rsid w:val="53450278"/>
    <w:rsid w:val="534E25F7"/>
    <w:rsid w:val="5354283C"/>
    <w:rsid w:val="5357E81F"/>
    <w:rsid w:val="5361C9E2"/>
    <w:rsid w:val="53681942"/>
    <w:rsid w:val="539438D5"/>
    <w:rsid w:val="539A4F03"/>
    <w:rsid w:val="539BD6F1"/>
    <w:rsid w:val="53B18F63"/>
    <w:rsid w:val="53C27048"/>
    <w:rsid w:val="53DFB402"/>
    <w:rsid w:val="53EDAFC7"/>
    <w:rsid w:val="540033C2"/>
    <w:rsid w:val="5403B6E4"/>
    <w:rsid w:val="541A3B7B"/>
    <w:rsid w:val="541EDC52"/>
    <w:rsid w:val="5424E859"/>
    <w:rsid w:val="5425873A"/>
    <w:rsid w:val="5466DCE1"/>
    <w:rsid w:val="54671F35"/>
    <w:rsid w:val="5481EB4B"/>
    <w:rsid w:val="548A1B49"/>
    <w:rsid w:val="548D221D"/>
    <w:rsid w:val="54A35B0A"/>
    <w:rsid w:val="54B4BCAF"/>
    <w:rsid w:val="54B5A78E"/>
    <w:rsid w:val="54C7FE60"/>
    <w:rsid w:val="54CAAF0B"/>
    <w:rsid w:val="54DCA94F"/>
    <w:rsid w:val="54FCE97E"/>
    <w:rsid w:val="55065E4B"/>
    <w:rsid w:val="550F15F9"/>
    <w:rsid w:val="5537F85C"/>
    <w:rsid w:val="553F98EC"/>
    <w:rsid w:val="55412779"/>
    <w:rsid w:val="5584EAFD"/>
    <w:rsid w:val="55A981D9"/>
    <w:rsid w:val="55C60B26"/>
    <w:rsid w:val="55C62545"/>
    <w:rsid w:val="55FC1916"/>
    <w:rsid w:val="55FF438D"/>
    <w:rsid w:val="56022199"/>
    <w:rsid w:val="560257CD"/>
    <w:rsid w:val="5619653B"/>
    <w:rsid w:val="562CE32D"/>
    <w:rsid w:val="563BDD40"/>
    <w:rsid w:val="564182E9"/>
    <w:rsid w:val="5686DB87"/>
    <w:rsid w:val="569C2C21"/>
    <w:rsid w:val="569D180D"/>
    <w:rsid w:val="569FEB4A"/>
    <w:rsid w:val="56B73C95"/>
    <w:rsid w:val="56F8966F"/>
    <w:rsid w:val="57185210"/>
    <w:rsid w:val="571D47CE"/>
    <w:rsid w:val="573B685F"/>
    <w:rsid w:val="573BB14B"/>
    <w:rsid w:val="575740D4"/>
    <w:rsid w:val="57627FDA"/>
    <w:rsid w:val="576334DB"/>
    <w:rsid w:val="5784916E"/>
    <w:rsid w:val="579A4CD4"/>
    <w:rsid w:val="57A9986C"/>
    <w:rsid w:val="57BA405D"/>
    <w:rsid w:val="57C0A6AA"/>
    <w:rsid w:val="57F53F72"/>
    <w:rsid w:val="57FD1998"/>
    <w:rsid w:val="5801D6B3"/>
    <w:rsid w:val="5815C753"/>
    <w:rsid w:val="581D12F7"/>
    <w:rsid w:val="586D3A49"/>
    <w:rsid w:val="58711A8C"/>
    <w:rsid w:val="5879CE84"/>
    <w:rsid w:val="587FE8B6"/>
    <w:rsid w:val="58B1F2D5"/>
    <w:rsid w:val="58D931AB"/>
    <w:rsid w:val="58DF503C"/>
    <w:rsid w:val="5917928F"/>
    <w:rsid w:val="592EE6A8"/>
    <w:rsid w:val="593A8BCB"/>
    <w:rsid w:val="59472087"/>
    <w:rsid w:val="594F3347"/>
    <w:rsid w:val="5951D092"/>
    <w:rsid w:val="59592B96"/>
    <w:rsid w:val="5982978F"/>
    <w:rsid w:val="59A3EF9B"/>
    <w:rsid w:val="59BD6C1C"/>
    <w:rsid w:val="59D0DEFF"/>
    <w:rsid w:val="59D1FE07"/>
    <w:rsid w:val="5A08B087"/>
    <w:rsid w:val="5A188D23"/>
    <w:rsid w:val="5A2B0E71"/>
    <w:rsid w:val="5A618932"/>
    <w:rsid w:val="5A806BEA"/>
    <w:rsid w:val="5A8C6F73"/>
    <w:rsid w:val="5A8F2E02"/>
    <w:rsid w:val="5A9CE81D"/>
    <w:rsid w:val="5A9E510F"/>
    <w:rsid w:val="5AB1A9C4"/>
    <w:rsid w:val="5AB7A25E"/>
    <w:rsid w:val="5AC4E151"/>
    <w:rsid w:val="5ACB09BD"/>
    <w:rsid w:val="5B0BF817"/>
    <w:rsid w:val="5B1B4EC2"/>
    <w:rsid w:val="5B1F8DDE"/>
    <w:rsid w:val="5B21F8DD"/>
    <w:rsid w:val="5B2CC73B"/>
    <w:rsid w:val="5B363CB0"/>
    <w:rsid w:val="5B441718"/>
    <w:rsid w:val="5B4DE173"/>
    <w:rsid w:val="5B6B32AB"/>
    <w:rsid w:val="5B77E0C0"/>
    <w:rsid w:val="5B7B1F85"/>
    <w:rsid w:val="5B7B71E5"/>
    <w:rsid w:val="5BA1F608"/>
    <w:rsid w:val="5BB2854B"/>
    <w:rsid w:val="5BB5459E"/>
    <w:rsid w:val="5BD8EA1C"/>
    <w:rsid w:val="5BF1AC5C"/>
    <w:rsid w:val="5C321F21"/>
    <w:rsid w:val="5C33F17F"/>
    <w:rsid w:val="5C548AC2"/>
    <w:rsid w:val="5C6941A4"/>
    <w:rsid w:val="5C6AFAC4"/>
    <w:rsid w:val="5C6C4DCA"/>
    <w:rsid w:val="5C78D3A3"/>
    <w:rsid w:val="5C909D15"/>
    <w:rsid w:val="5C90EFBC"/>
    <w:rsid w:val="5CB26410"/>
    <w:rsid w:val="5CBC7F2A"/>
    <w:rsid w:val="5CDE463A"/>
    <w:rsid w:val="5CE61843"/>
    <w:rsid w:val="5D006059"/>
    <w:rsid w:val="5D255600"/>
    <w:rsid w:val="5D25969F"/>
    <w:rsid w:val="5D56B899"/>
    <w:rsid w:val="5D6D498C"/>
    <w:rsid w:val="5D6D80A3"/>
    <w:rsid w:val="5D75A61D"/>
    <w:rsid w:val="5D80082A"/>
    <w:rsid w:val="5D8E76C9"/>
    <w:rsid w:val="5DC5A1B8"/>
    <w:rsid w:val="5DC6ABF9"/>
    <w:rsid w:val="5DCD7EFB"/>
    <w:rsid w:val="5DD51838"/>
    <w:rsid w:val="5DE684CF"/>
    <w:rsid w:val="5DF681B0"/>
    <w:rsid w:val="5E0F5CA1"/>
    <w:rsid w:val="5E1848A6"/>
    <w:rsid w:val="5E2CF0C0"/>
    <w:rsid w:val="5E40D5B7"/>
    <w:rsid w:val="5E41DF62"/>
    <w:rsid w:val="5E5162C9"/>
    <w:rsid w:val="5E61534A"/>
    <w:rsid w:val="5E8025FB"/>
    <w:rsid w:val="5E8253AA"/>
    <w:rsid w:val="5EAC2D8C"/>
    <w:rsid w:val="5ED5C7EA"/>
    <w:rsid w:val="5EE0F334"/>
    <w:rsid w:val="5F0C0E89"/>
    <w:rsid w:val="5F1C54A3"/>
    <w:rsid w:val="5F1F3A83"/>
    <w:rsid w:val="5F26F7EF"/>
    <w:rsid w:val="5F28F3E9"/>
    <w:rsid w:val="5F3A0435"/>
    <w:rsid w:val="5F3C67FB"/>
    <w:rsid w:val="5F6E1518"/>
    <w:rsid w:val="5F7942DE"/>
    <w:rsid w:val="5F8D4A11"/>
    <w:rsid w:val="5F97CD66"/>
    <w:rsid w:val="5FB72758"/>
    <w:rsid w:val="5FEC538F"/>
    <w:rsid w:val="5FF7AC51"/>
    <w:rsid w:val="601C2D5B"/>
    <w:rsid w:val="603186DC"/>
    <w:rsid w:val="60355FFF"/>
    <w:rsid w:val="604BCBD0"/>
    <w:rsid w:val="606263E2"/>
    <w:rsid w:val="6088EB9B"/>
    <w:rsid w:val="60A3C1B5"/>
    <w:rsid w:val="60AEDDEB"/>
    <w:rsid w:val="60AF3889"/>
    <w:rsid w:val="60BCE38A"/>
    <w:rsid w:val="60C08883"/>
    <w:rsid w:val="60C41612"/>
    <w:rsid w:val="60DE26C7"/>
    <w:rsid w:val="60E56CD5"/>
    <w:rsid w:val="60E5A64A"/>
    <w:rsid w:val="60ED9903"/>
    <w:rsid w:val="60F40077"/>
    <w:rsid w:val="60F4954D"/>
    <w:rsid w:val="610A4039"/>
    <w:rsid w:val="6119F388"/>
    <w:rsid w:val="611DEBFB"/>
    <w:rsid w:val="612953DF"/>
    <w:rsid w:val="612AB4C3"/>
    <w:rsid w:val="615D879C"/>
    <w:rsid w:val="618F0A67"/>
    <w:rsid w:val="619B3BE4"/>
    <w:rsid w:val="61C844D9"/>
    <w:rsid w:val="61CE558E"/>
    <w:rsid w:val="61DCE7C3"/>
    <w:rsid w:val="61EE8CBA"/>
    <w:rsid w:val="6219AB0E"/>
    <w:rsid w:val="621A699F"/>
    <w:rsid w:val="621AFB7B"/>
    <w:rsid w:val="62206E34"/>
    <w:rsid w:val="62415EFA"/>
    <w:rsid w:val="624AE7F7"/>
    <w:rsid w:val="625F6A1B"/>
    <w:rsid w:val="62664646"/>
    <w:rsid w:val="62679D31"/>
    <w:rsid w:val="626D6587"/>
    <w:rsid w:val="6284006D"/>
    <w:rsid w:val="628FC6F5"/>
    <w:rsid w:val="62B3ADDC"/>
    <w:rsid w:val="62F3FD36"/>
    <w:rsid w:val="630C18AE"/>
    <w:rsid w:val="6330B2F9"/>
    <w:rsid w:val="634DEDB7"/>
    <w:rsid w:val="635C81AB"/>
    <w:rsid w:val="6364471C"/>
    <w:rsid w:val="636E2906"/>
    <w:rsid w:val="637E44CA"/>
    <w:rsid w:val="6399E95C"/>
    <w:rsid w:val="63A2D5B1"/>
    <w:rsid w:val="63A72A22"/>
    <w:rsid w:val="63C8EAF6"/>
    <w:rsid w:val="63F4193E"/>
    <w:rsid w:val="64018F57"/>
    <w:rsid w:val="6410788A"/>
    <w:rsid w:val="6412826A"/>
    <w:rsid w:val="6418608A"/>
    <w:rsid w:val="6426954B"/>
    <w:rsid w:val="643CC062"/>
    <w:rsid w:val="6449F753"/>
    <w:rsid w:val="64763115"/>
    <w:rsid w:val="647676F2"/>
    <w:rsid w:val="64A0D19D"/>
    <w:rsid w:val="64A6A41F"/>
    <w:rsid w:val="64CCCBBC"/>
    <w:rsid w:val="64CFC864"/>
    <w:rsid w:val="64D817C6"/>
    <w:rsid w:val="64D9FB4A"/>
    <w:rsid w:val="6500DFF3"/>
    <w:rsid w:val="6507C397"/>
    <w:rsid w:val="65324469"/>
    <w:rsid w:val="654285CD"/>
    <w:rsid w:val="655580C0"/>
    <w:rsid w:val="655AF255"/>
    <w:rsid w:val="655E7E06"/>
    <w:rsid w:val="656AE957"/>
    <w:rsid w:val="65824A19"/>
    <w:rsid w:val="65A399B5"/>
    <w:rsid w:val="65A4334B"/>
    <w:rsid w:val="65B30E4B"/>
    <w:rsid w:val="65D5C594"/>
    <w:rsid w:val="65E4C070"/>
    <w:rsid w:val="65E90788"/>
    <w:rsid w:val="65EF379A"/>
    <w:rsid w:val="65FBF5E5"/>
    <w:rsid w:val="6606DBDC"/>
    <w:rsid w:val="663C0F66"/>
    <w:rsid w:val="6644A298"/>
    <w:rsid w:val="6644B29C"/>
    <w:rsid w:val="6648C825"/>
    <w:rsid w:val="665063A4"/>
    <w:rsid w:val="66523F75"/>
    <w:rsid w:val="6663423C"/>
    <w:rsid w:val="66883650"/>
    <w:rsid w:val="66AA973A"/>
    <w:rsid w:val="66ABF2BE"/>
    <w:rsid w:val="66B47B07"/>
    <w:rsid w:val="66B8C18B"/>
    <w:rsid w:val="66E195BF"/>
    <w:rsid w:val="66E32C7C"/>
    <w:rsid w:val="66E66BBD"/>
    <w:rsid w:val="66F0B3F0"/>
    <w:rsid w:val="66F67573"/>
    <w:rsid w:val="66F6E118"/>
    <w:rsid w:val="67241021"/>
    <w:rsid w:val="6728620B"/>
    <w:rsid w:val="6739ADCF"/>
    <w:rsid w:val="6763D827"/>
    <w:rsid w:val="676EC266"/>
    <w:rsid w:val="6775780C"/>
    <w:rsid w:val="67852173"/>
    <w:rsid w:val="679021C4"/>
    <w:rsid w:val="6792EC64"/>
    <w:rsid w:val="67A8F286"/>
    <w:rsid w:val="67B1D44A"/>
    <w:rsid w:val="67BEB414"/>
    <w:rsid w:val="67C89D92"/>
    <w:rsid w:val="67DC2F16"/>
    <w:rsid w:val="67DE1DCE"/>
    <w:rsid w:val="67E5299C"/>
    <w:rsid w:val="67F2FCFA"/>
    <w:rsid w:val="67F77123"/>
    <w:rsid w:val="67F86502"/>
    <w:rsid w:val="680A4C83"/>
    <w:rsid w:val="681AB14D"/>
    <w:rsid w:val="68300A8B"/>
    <w:rsid w:val="684DE89B"/>
    <w:rsid w:val="686A0F3F"/>
    <w:rsid w:val="68727F0E"/>
    <w:rsid w:val="687D19CD"/>
    <w:rsid w:val="6889B95A"/>
    <w:rsid w:val="688AA3A2"/>
    <w:rsid w:val="688C814C"/>
    <w:rsid w:val="68B8AFE3"/>
    <w:rsid w:val="68D13D11"/>
    <w:rsid w:val="68D1B26F"/>
    <w:rsid w:val="68E65DE4"/>
    <w:rsid w:val="68F1AB5F"/>
    <w:rsid w:val="6902D9DA"/>
    <w:rsid w:val="690BB904"/>
    <w:rsid w:val="690E6F32"/>
    <w:rsid w:val="690F0C15"/>
    <w:rsid w:val="6911147A"/>
    <w:rsid w:val="69135182"/>
    <w:rsid w:val="6925202B"/>
    <w:rsid w:val="692622BF"/>
    <w:rsid w:val="69308748"/>
    <w:rsid w:val="695C4FF7"/>
    <w:rsid w:val="69654116"/>
    <w:rsid w:val="6967DC0A"/>
    <w:rsid w:val="69694CC4"/>
    <w:rsid w:val="698FF054"/>
    <w:rsid w:val="69933AC5"/>
    <w:rsid w:val="69A2E493"/>
    <w:rsid w:val="69A52B85"/>
    <w:rsid w:val="69E5D7D8"/>
    <w:rsid w:val="69F00A4A"/>
    <w:rsid w:val="69F5DA5E"/>
    <w:rsid w:val="69FAA82D"/>
    <w:rsid w:val="6A143AE4"/>
    <w:rsid w:val="6A2B8B61"/>
    <w:rsid w:val="6A3A36B5"/>
    <w:rsid w:val="6A4434B7"/>
    <w:rsid w:val="6A49E89F"/>
    <w:rsid w:val="6A4DC5DE"/>
    <w:rsid w:val="6A58A5AB"/>
    <w:rsid w:val="6A604485"/>
    <w:rsid w:val="6A766C24"/>
    <w:rsid w:val="6A95BC7B"/>
    <w:rsid w:val="6A9E5246"/>
    <w:rsid w:val="6AD84315"/>
    <w:rsid w:val="6AE9D079"/>
    <w:rsid w:val="6AEEBD10"/>
    <w:rsid w:val="6AF1A15C"/>
    <w:rsid w:val="6AFCEEF0"/>
    <w:rsid w:val="6B045245"/>
    <w:rsid w:val="6B048A07"/>
    <w:rsid w:val="6B07ACB8"/>
    <w:rsid w:val="6B29D703"/>
    <w:rsid w:val="6B38780C"/>
    <w:rsid w:val="6B3F3F92"/>
    <w:rsid w:val="6B4F2E2E"/>
    <w:rsid w:val="6B5001C4"/>
    <w:rsid w:val="6B58E126"/>
    <w:rsid w:val="6B5A3396"/>
    <w:rsid w:val="6B721561"/>
    <w:rsid w:val="6B77FD81"/>
    <w:rsid w:val="6BA6F194"/>
    <w:rsid w:val="6BD352AA"/>
    <w:rsid w:val="6BF4453C"/>
    <w:rsid w:val="6C079E06"/>
    <w:rsid w:val="6C0AB652"/>
    <w:rsid w:val="6C1FF879"/>
    <w:rsid w:val="6C24388B"/>
    <w:rsid w:val="6C33D188"/>
    <w:rsid w:val="6C5DF7F8"/>
    <w:rsid w:val="6C9729F3"/>
    <w:rsid w:val="6CBB14BF"/>
    <w:rsid w:val="6CD082FB"/>
    <w:rsid w:val="6D260085"/>
    <w:rsid w:val="6D39FCD2"/>
    <w:rsid w:val="6D3BC8C7"/>
    <w:rsid w:val="6D45E5FF"/>
    <w:rsid w:val="6D46CCE4"/>
    <w:rsid w:val="6D4C45BA"/>
    <w:rsid w:val="6D543ACE"/>
    <w:rsid w:val="6D59502D"/>
    <w:rsid w:val="6D7C3B0B"/>
    <w:rsid w:val="6D7C9CBC"/>
    <w:rsid w:val="6D94153C"/>
    <w:rsid w:val="6DA0181E"/>
    <w:rsid w:val="6DA64D4B"/>
    <w:rsid w:val="6DC2065A"/>
    <w:rsid w:val="6DDE8F10"/>
    <w:rsid w:val="6DF9B42E"/>
    <w:rsid w:val="6E25373D"/>
    <w:rsid w:val="6E5378C4"/>
    <w:rsid w:val="6E7EB1B7"/>
    <w:rsid w:val="6E868DBE"/>
    <w:rsid w:val="6E8BEBAA"/>
    <w:rsid w:val="6E8DC6DA"/>
    <w:rsid w:val="6EBEFC1E"/>
    <w:rsid w:val="6EC7A9DE"/>
    <w:rsid w:val="6EF5965D"/>
    <w:rsid w:val="6EF8B41B"/>
    <w:rsid w:val="6F04A9DA"/>
    <w:rsid w:val="6F050DFF"/>
    <w:rsid w:val="6F14A465"/>
    <w:rsid w:val="6F182CB9"/>
    <w:rsid w:val="6F24DFA5"/>
    <w:rsid w:val="6F2E9392"/>
    <w:rsid w:val="6F37CA5C"/>
    <w:rsid w:val="6F67EC2B"/>
    <w:rsid w:val="6F68AF9D"/>
    <w:rsid w:val="6F7B62F7"/>
    <w:rsid w:val="6F846C11"/>
    <w:rsid w:val="6F84B967"/>
    <w:rsid w:val="6F8623F3"/>
    <w:rsid w:val="6F9BFF03"/>
    <w:rsid w:val="6FC27B2E"/>
    <w:rsid w:val="6FC51172"/>
    <w:rsid w:val="6FDEC7A0"/>
    <w:rsid w:val="701141FC"/>
    <w:rsid w:val="701C576B"/>
    <w:rsid w:val="702AE9F7"/>
    <w:rsid w:val="7033165C"/>
    <w:rsid w:val="705BB4F4"/>
    <w:rsid w:val="7069B612"/>
    <w:rsid w:val="7075736F"/>
    <w:rsid w:val="707AC82F"/>
    <w:rsid w:val="7083CCC9"/>
    <w:rsid w:val="70A08CD6"/>
    <w:rsid w:val="70AFEA2C"/>
    <w:rsid w:val="70BD0F1C"/>
    <w:rsid w:val="70D10CD2"/>
    <w:rsid w:val="70D5D3E9"/>
    <w:rsid w:val="70E6E2E0"/>
    <w:rsid w:val="7115B2B5"/>
    <w:rsid w:val="711DDB05"/>
    <w:rsid w:val="712160BE"/>
    <w:rsid w:val="712A6086"/>
    <w:rsid w:val="7130FA32"/>
    <w:rsid w:val="713C66F3"/>
    <w:rsid w:val="7158A04F"/>
    <w:rsid w:val="715D2400"/>
    <w:rsid w:val="716A78CA"/>
    <w:rsid w:val="71A2D148"/>
    <w:rsid w:val="71AEB06F"/>
    <w:rsid w:val="71BD8A7B"/>
    <w:rsid w:val="71C862E1"/>
    <w:rsid w:val="71D4DFE2"/>
    <w:rsid w:val="71D89F55"/>
    <w:rsid w:val="71DFAB43"/>
    <w:rsid w:val="7211B1A4"/>
    <w:rsid w:val="72177910"/>
    <w:rsid w:val="722195E8"/>
    <w:rsid w:val="722B6A74"/>
    <w:rsid w:val="7234EB7F"/>
    <w:rsid w:val="725D2CD3"/>
    <w:rsid w:val="72ACEE1E"/>
    <w:rsid w:val="72B872EB"/>
    <w:rsid w:val="72C15BE0"/>
    <w:rsid w:val="72CD59A2"/>
    <w:rsid w:val="72E1E58F"/>
    <w:rsid w:val="72EE6E3A"/>
    <w:rsid w:val="72F077FA"/>
    <w:rsid w:val="7312A3D4"/>
    <w:rsid w:val="7343FD8E"/>
    <w:rsid w:val="7353C8B8"/>
    <w:rsid w:val="735CD96C"/>
    <w:rsid w:val="737524A4"/>
    <w:rsid w:val="739AE526"/>
    <w:rsid w:val="73A2C52B"/>
    <w:rsid w:val="73A48A7C"/>
    <w:rsid w:val="73C987BD"/>
    <w:rsid w:val="74178ED9"/>
    <w:rsid w:val="74327437"/>
    <w:rsid w:val="743C140E"/>
    <w:rsid w:val="74454410"/>
    <w:rsid w:val="744CA07D"/>
    <w:rsid w:val="74507B3B"/>
    <w:rsid w:val="7459C49D"/>
    <w:rsid w:val="749AF3F3"/>
    <w:rsid w:val="74A4D341"/>
    <w:rsid w:val="74B32429"/>
    <w:rsid w:val="74BCF549"/>
    <w:rsid w:val="74CCA842"/>
    <w:rsid w:val="74E02CDA"/>
    <w:rsid w:val="74EB5C4C"/>
    <w:rsid w:val="74F219FF"/>
    <w:rsid w:val="74FD9998"/>
    <w:rsid w:val="75016231"/>
    <w:rsid w:val="75069DD4"/>
    <w:rsid w:val="7508E004"/>
    <w:rsid w:val="75149B7D"/>
    <w:rsid w:val="75412284"/>
    <w:rsid w:val="754A27A4"/>
    <w:rsid w:val="7566D830"/>
    <w:rsid w:val="7580D67F"/>
    <w:rsid w:val="7588BCCA"/>
    <w:rsid w:val="758BDEDE"/>
    <w:rsid w:val="75AF7E30"/>
    <w:rsid w:val="75BA9EA1"/>
    <w:rsid w:val="75C28368"/>
    <w:rsid w:val="75EFF001"/>
    <w:rsid w:val="75FD712B"/>
    <w:rsid w:val="76057DA2"/>
    <w:rsid w:val="760CAABE"/>
    <w:rsid w:val="7610C900"/>
    <w:rsid w:val="76353375"/>
    <w:rsid w:val="763E8CB6"/>
    <w:rsid w:val="768ED8F8"/>
    <w:rsid w:val="7698D209"/>
    <w:rsid w:val="769E4F0C"/>
    <w:rsid w:val="76A65679"/>
    <w:rsid w:val="76B1F48F"/>
    <w:rsid w:val="76C57EEE"/>
    <w:rsid w:val="76E4F7E5"/>
    <w:rsid w:val="76FCFDAB"/>
    <w:rsid w:val="7703C61E"/>
    <w:rsid w:val="7707D4FD"/>
    <w:rsid w:val="771DCAD7"/>
    <w:rsid w:val="7733FCD5"/>
    <w:rsid w:val="774E6B6F"/>
    <w:rsid w:val="7760739F"/>
    <w:rsid w:val="776E365F"/>
    <w:rsid w:val="77784A98"/>
    <w:rsid w:val="777F49A3"/>
    <w:rsid w:val="77ACF37A"/>
    <w:rsid w:val="77AFCDAF"/>
    <w:rsid w:val="77C7B450"/>
    <w:rsid w:val="781E27F5"/>
    <w:rsid w:val="784DAEB5"/>
    <w:rsid w:val="787F91A9"/>
    <w:rsid w:val="789DC660"/>
    <w:rsid w:val="78B39CD7"/>
    <w:rsid w:val="78B71746"/>
    <w:rsid w:val="790DD19D"/>
    <w:rsid w:val="7942F035"/>
    <w:rsid w:val="795C6F25"/>
    <w:rsid w:val="7984007F"/>
    <w:rsid w:val="798C6E2C"/>
    <w:rsid w:val="799D1CA3"/>
    <w:rsid w:val="79A3FACC"/>
    <w:rsid w:val="79BD8894"/>
    <w:rsid w:val="79CE7973"/>
    <w:rsid w:val="7A33D859"/>
    <w:rsid w:val="7A5A8441"/>
    <w:rsid w:val="7A5C2BEC"/>
    <w:rsid w:val="7A7A0EA0"/>
    <w:rsid w:val="7A7AB01E"/>
    <w:rsid w:val="7A7CEAC2"/>
    <w:rsid w:val="7A81274B"/>
    <w:rsid w:val="7A8A93B9"/>
    <w:rsid w:val="7AAD32BF"/>
    <w:rsid w:val="7AB46128"/>
    <w:rsid w:val="7ADF2B90"/>
    <w:rsid w:val="7AF651C7"/>
    <w:rsid w:val="7B099E13"/>
    <w:rsid w:val="7B1539E3"/>
    <w:rsid w:val="7B163CBA"/>
    <w:rsid w:val="7B1AB81D"/>
    <w:rsid w:val="7B30C406"/>
    <w:rsid w:val="7B54AC66"/>
    <w:rsid w:val="7B5F49B9"/>
    <w:rsid w:val="7B874FF8"/>
    <w:rsid w:val="7B878836"/>
    <w:rsid w:val="7B87D910"/>
    <w:rsid w:val="7B938605"/>
    <w:rsid w:val="7BA46974"/>
    <w:rsid w:val="7BA60B68"/>
    <w:rsid w:val="7BAF45A3"/>
    <w:rsid w:val="7BBE2CC6"/>
    <w:rsid w:val="7BE05E3D"/>
    <w:rsid w:val="7C0834A7"/>
    <w:rsid w:val="7C1D85F0"/>
    <w:rsid w:val="7C247D46"/>
    <w:rsid w:val="7C252F4D"/>
    <w:rsid w:val="7C2A4455"/>
    <w:rsid w:val="7C2EFF4C"/>
    <w:rsid w:val="7C33F57B"/>
    <w:rsid w:val="7C364293"/>
    <w:rsid w:val="7C436045"/>
    <w:rsid w:val="7C72F73C"/>
    <w:rsid w:val="7C7B3C1F"/>
    <w:rsid w:val="7C857E09"/>
    <w:rsid w:val="7C8843CA"/>
    <w:rsid w:val="7CA0921D"/>
    <w:rsid w:val="7CAA5251"/>
    <w:rsid w:val="7CAFE3B2"/>
    <w:rsid w:val="7CC41083"/>
    <w:rsid w:val="7CE6FF6E"/>
    <w:rsid w:val="7D1EB450"/>
    <w:rsid w:val="7D21942F"/>
    <w:rsid w:val="7D4986EE"/>
    <w:rsid w:val="7D687B6E"/>
    <w:rsid w:val="7D95CF6E"/>
    <w:rsid w:val="7D9F5B76"/>
    <w:rsid w:val="7DB19D47"/>
    <w:rsid w:val="7DB4BA65"/>
    <w:rsid w:val="7DC2FD1D"/>
    <w:rsid w:val="7DD276C2"/>
    <w:rsid w:val="7DDF2D01"/>
    <w:rsid w:val="7DFB3FD2"/>
    <w:rsid w:val="7E150643"/>
    <w:rsid w:val="7E1D6E6E"/>
    <w:rsid w:val="7E346B4B"/>
    <w:rsid w:val="7E3A3E98"/>
    <w:rsid w:val="7E62B089"/>
    <w:rsid w:val="7E72FD55"/>
    <w:rsid w:val="7E7D3AA4"/>
    <w:rsid w:val="7E80778B"/>
    <w:rsid w:val="7EABF3AB"/>
    <w:rsid w:val="7EBBB4F5"/>
    <w:rsid w:val="7ED1B801"/>
    <w:rsid w:val="7EDA1D50"/>
    <w:rsid w:val="7EDF865B"/>
    <w:rsid w:val="7EEE5693"/>
    <w:rsid w:val="7F0E998A"/>
    <w:rsid w:val="7F0F59E3"/>
    <w:rsid w:val="7F108FD0"/>
    <w:rsid w:val="7F1AF687"/>
    <w:rsid w:val="7F2099D1"/>
    <w:rsid w:val="7F279972"/>
    <w:rsid w:val="7F793292"/>
    <w:rsid w:val="7F80BEE6"/>
    <w:rsid w:val="7F886049"/>
    <w:rsid w:val="7F92E6FD"/>
    <w:rsid w:val="7FB9FF24"/>
    <w:rsid w:val="7FBA346E"/>
    <w:rsid w:val="7FBC103A"/>
    <w:rsid w:val="7FC1DD97"/>
    <w:rsid w:val="7FDEF674"/>
    <w:rsid w:val="7FE9FB50"/>
    <w:rsid w:val="7FEABCD8"/>
    <w:rsid w:val="7FFDC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3660"/>
  <w15:docId w15:val="{B5C9B878-7E3B-4B9B-A1D0-B2E81F145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735"/>
    <w:pPr>
      <w:keepNext/>
      <w:keepLines/>
      <w:spacing w:before="360" w:after="80"/>
      <w:outlineLvl w:val="0"/>
    </w:pPr>
    <w:rPr>
      <w:b/>
      <w:sz w:val="24"/>
      <w:szCs w:val="40"/>
    </w:rPr>
  </w:style>
  <w:style w:type="paragraph" w:styleId="Heading2">
    <w:name w:val="heading 2"/>
    <w:basedOn w:val="Normal"/>
    <w:next w:val="Normal"/>
    <w:uiPriority w:val="9"/>
    <w:unhideWhenUsed/>
    <w:qFormat/>
    <w:rsid w:val="00313735"/>
    <w:pPr>
      <w:keepNext/>
      <w:keepLines/>
      <w:spacing w:before="160" w:after="80"/>
      <w:outlineLvl w:val="1"/>
    </w:pPr>
    <w:rPr>
      <w:i/>
      <w:color w:val="000000" w:themeColor="text1"/>
      <w:sz w:val="24"/>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AD1D07"/>
  </w:style>
  <w:style w:type="paragraph" w:styleId="Revision">
    <w:name w:val="Revision"/>
    <w:hidden/>
    <w:uiPriority w:val="99"/>
    <w:semiHidden/>
    <w:rsid w:val="00AD1D07"/>
    <w:pPr>
      <w:spacing w:after="0" w:line="240" w:lineRule="auto"/>
    </w:pPr>
  </w:style>
  <w:style w:type="paragraph" w:styleId="CommentSubject">
    <w:name w:val="annotation subject"/>
    <w:basedOn w:val="CommentText"/>
    <w:next w:val="CommentText"/>
    <w:link w:val="CommentSubjectChar"/>
    <w:uiPriority w:val="99"/>
    <w:semiHidden/>
    <w:unhideWhenUsed/>
    <w:rsid w:val="00AD1D07"/>
    <w:rPr>
      <w:b/>
      <w:bCs/>
    </w:rPr>
  </w:style>
  <w:style w:type="character" w:customStyle="1" w:styleId="CommentSubjectChar">
    <w:name w:val="Comment Subject Char"/>
    <w:basedOn w:val="CommentTextChar"/>
    <w:link w:val="CommentSubject"/>
    <w:uiPriority w:val="99"/>
    <w:semiHidden/>
    <w:rsid w:val="00AD1D07"/>
    <w:rPr>
      <w:b/>
      <w:bCs/>
      <w:sz w:val="20"/>
      <w:szCs w:val="20"/>
    </w:rPr>
  </w:style>
  <w:style w:type="character" w:styleId="Hyperlink">
    <w:name w:val="Hyperlink"/>
    <w:basedOn w:val="DefaultParagraphFont"/>
    <w:uiPriority w:val="99"/>
    <w:unhideWhenUsed/>
    <w:rsid w:val="00917F43"/>
    <w:rPr>
      <w:color w:val="0000FF" w:themeColor="hyperlink"/>
      <w:u w:val="single"/>
    </w:rPr>
  </w:style>
  <w:style w:type="character" w:styleId="UnresolvedMention">
    <w:name w:val="Unresolved Mention"/>
    <w:basedOn w:val="DefaultParagraphFont"/>
    <w:uiPriority w:val="99"/>
    <w:semiHidden/>
    <w:unhideWhenUsed/>
    <w:rsid w:val="00917F43"/>
    <w:rPr>
      <w:color w:val="605E5C"/>
      <w:shd w:val="clear" w:color="auto" w:fill="E1DFDD"/>
    </w:rPr>
  </w:style>
  <w:style w:type="paragraph" w:styleId="Header">
    <w:name w:val="header"/>
    <w:basedOn w:val="Normal"/>
    <w:link w:val="HeaderChar"/>
    <w:uiPriority w:val="99"/>
    <w:unhideWhenUsed/>
    <w:rsid w:val="008B04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0417"/>
  </w:style>
  <w:style w:type="paragraph" w:styleId="Footer">
    <w:name w:val="footer"/>
    <w:basedOn w:val="Normal"/>
    <w:link w:val="FooterChar"/>
    <w:uiPriority w:val="99"/>
    <w:unhideWhenUsed/>
    <w:rsid w:val="008B0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417"/>
  </w:style>
  <w:style w:type="character" w:styleId="PlaceholderText">
    <w:name w:val="Placeholder Text"/>
    <w:basedOn w:val="DefaultParagraphFont"/>
    <w:uiPriority w:val="99"/>
    <w:semiHidden/>
    <w:rsid w:val="006C28B6"/>
    <w:rPr>
      <w:color w:val="666666"/>
    </w:rPr>
  </w:style>
  <w:style w:type="paragraph" w:styleId="Caption">
    <w:name w:val="caption"/>
    <w:basedOn w:val="Normal"/>
    <w:next w:val="Normal"/>
    <w:uiPriority w:val="35"/>
    <w:unhideWhenUsed/>
    <w:qFormat/>
    <w:rsid w:val="006B281A"/>
    <w:pPr>
      <w:keepNext/>
      <w:spacing w:after="200" w:line="240" w:lineRule="auto"/>
      <w:jc w:val="both"/>
    </w:pPr>
    <w:rPr>
      <w:rFonts w:asciiTheme="minorHAnsi" w:eastAsiaTheme="minorEastAsia" w:hAnsiTheme="minorHAnsi" w:cstheme="minorBidi"/>
      <w:i/>
      <w:iCs/>
      <w:color w:val="000000" w:themeColor="text1"/>
      <w:sz w:val="24"/>
      <w:szCs w:val="24"/>
      <w:lang w:val="en-US" w:eastAsia="ja-JP"/>
    </w:rPr>
  </w:style>
  <w:style w:type="paragraph" w:styleId="ListParagraph">
    <w:name w:val="List Paragraph"/>
    <w:basedOn w:val="Normal"/>
    <w:uiPriority w:val="34"/>
    <w:qFormat/>
    <w:rsid w:val="002C45CA"/>
    <w:pPr>
      <w:ind w:left="720"/>
      <w:contextualSpacing/>
    </w:pPr>
  </w:style>
  <w:style w:type="paragraph" w:styleId="Bibliography">
    <w:name w:val="Bibliography"/>
    <w:basedOn w:val="Normal"/>
    <w:next w:val="Normal"/>
    <w:uiPriority w:val="37"/>
    <w:unhideWhenUsed/>
    <w:rsid w:val="006E74D2"/>
    <w:pPr>
      <w:spacing w:after="0" w:line="240" w:lineRule="auto"/>
      <w:ind w:left="720" w:hanging="720"/>
    </w:pPr>
  </w:style>
  <w:style w:type="character" w:customStyle="1" w:styleId="Heading1Char">
    <w:name w:val="Heading 1 Char"/>
    <w:basedOn w:val="DefaultParagraphFont"/>
    <w:link w:val="Heading1"/>
    <w:uiPriority w:val="9"/>
    <w:rsid w:val="0022274F"/>
    <w:rPr>
      <w:b/>
      <w:sz w:val="24"/>
      <w:szCs w:val="40"/>
    </w:rPr>
  </w:style>
  <w:style w:type="character" w:styleId="FollowedHyperlink">
    <w:name w:val="FollowedHyperlink"/>
    <w:basedOn w:val="DefaultParagraphFont"/>
    <w:uiPriority w:val="99"/>
    <w:semiHidden/>
    <w:unhideWhenUsed/>
    <w:rsid w:val="004466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george.wells@northwestern.edu" TargetMode="External"/><Relationship Id="rId18" Type="http://schemas.openxmlformats.org/officeDocument/2006/relationships/hyperlink" Target="https://www.zotero.org/google-docs/?Edz3Of" TargetMode="External"/><Relationship Id="rId26" Type="http://schemas.openxmlformats.org/officeDocument/2006/relationships/hyperlink" Target="https://www.zotero.org/google-docs/?YpJF6w" TargetMode="External"/><Relationship Id="rId3" Type="http://schemas.openxmlformats.org/officeDocument/2006/relationships/customXml" Target="../customXml/item3.xml"/><Relationship Id="rId21" Type="http://schemas.openxmlformats.org/officeDocument/2006/relationships/hyperlink" Target="https://www.zotero.org/google-docs/?YnP2pc" TargetMode="External"/><Relationship Id="rId7" Type="http://schemas.openxmlformats.org/officeDocument/2006/relationships/settings" Target="settings.xml"/><Relationship Id="rId12" Type="http://schemas.openxmlformats.org/officeDocument/2006/relationships/hyperlink" Target="mailto:andrewfreiburger2027@u.northwestern.edu" TargetMode="External"/><Relationship Id="rId17" Type="http://schemas.microsoft.com/office/2018/08/relationships/commentsExtensible" Target="commentsExtensible.xml"/><Relationship Id="rId25" Type="http://schemas.openxmlformats.org/officeDocument/2006/relationships/hyperlink" Target="https://www.zotero.org/google-docs/?hhvLFu"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s://www.zotero.org/google-docs/?2KWwk5" TargetMode="External"/><Relationship Id="rId29" Type="http://schemas.openxmlformats.org/officeDocument/2006/relationships/hyperlink" Target="https://www.zotero.org/google-docs/?KDwLy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eorge.wells@northwestern.edu" TargetMode="External"/><Relationship Id="rId24" Type="http://schemas.openxmlformats.org/officeDocument/2006/relationships/hyperlink" Target="https://www.zotero.org/google-docs/?AxGMl1" TargetMode="External"/><Relationship Id="rId32" Type="http://schemas.microsoft.com/office/2011/relationships/people" Target="peop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www.zotero.org/google-docs/?p1MA93" TargetMode="External"/><Relationship Id="rId28" Type="http://schemas.openxmlformats.org/officeDocument/2006/relationships/hyperlink" Target="https://www.zotero.org/google-docs/?7z1K5k" TargetMode="External"/><Relationship Id="rId10" Type="http://schemas.openxmlformats.org/officeDocument/2006/relationships/endnotes" Target="endnotes.xml"/><Relationship Id="rId19" Type="http://schemas.openxmlformats.org/officeDocument/2006/relationships/hyperlink" Target="https://www.zotero.org/google-docs/?wbs0EM"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s://www.zotero.org/google-docs/?hX51Pk" TargetMode="External"/><Relationship Id="rId27" Type="http://schemas.openxmlformats.org/officeDocument/2006/relationships/hyperlink" Target="https://www.zotero.org/google-docs/?BiMWEA" TargetMode="External"/><Relationship Id="rId30" Type="http://schemas.openxmlformats.org/officeDocument/2006/relationships/footer" Target="footer1.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8DDC9360AADA42ADCF56D1C08BA83A" ma:contentTypeVersion="20" ma:contentTypeDescription="Create a new document." ma:contentTypeScope="" ma:versionID="a6cf093648e07351ceef1bdb5989b531">
  <xsd:schema xmlns:xsd="http://www.w3.org/2001/XMLSchema" xmlns:xs="http://www.w3.org/2001/XMLSchema" xmlns:p="http://schemas.microsoft.com/office/2006/metadata/properties" xmlns:ns2="ea0878a2-f03b-4598-b6b2-9e409d94144d" xmlns:ns3="5043b417-2d5c-4ff3-930b-0fb795b7d2ac" xmlns:ns4="efce84db-8738-4c7b-9bdc-65b9500871f6" targetNamespace="http://schemas.microsoft.com/office/2006/metadata/properties" ma:root="true" ma:fieldsID="b1771e3f2b787e3b26e800978bec18ff" ns2:_="" ns3:_="" ns4:_="">
    <xsd:import namespace="ea0878a2-f03b-4598-b6b2-9e409d94144d"/>
    <xsd:import namespace="5043b417-2d5c-4ff3-930b-0fb795b7d2ac"/>
    <xsd:import namespace="efce84db-8738-4c7b-9bdc-65b9500871f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BfRBiogas_38_01"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878a2-f03b-4598-b6b2-9e409d941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BfRBiogas_38_01" ma:index="26" nillable="true" ma:displayName="MBfR Biogas_38_01" ma:format="Dropdown" ma:internalName="MBfRBiogas_38_01">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43b417-2d5c-4ff3-930b-0fb795b7d2a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4c66cffa-f6c1-412f-b297-7c621db83b59}" ma:internalName="TaxCatchAll" ma:showField="CatchAllData" ma:web="5043b417-2d5c-4ff3-930b-0fb795b7d2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a0878a2-f03b-4598-b6b2-9e409d94144d">
      <Terms xmlns="http://schemas.microsoft.com/office/infopath/2007/PartnerControls"/>
    </lcf76f155ced4ddcb4097134ff3c332f>
    <TaxCatchAll xmlns="efce84db-8738-4c7b-9bdc-65b9500871f6" xsi:nil="true"/>
    <MBfRBiogas_38_01 xmlns="ea0878a2-f03b-4598-b6b2-9e409d94144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9FB7D-120E-4EC7-A562-9A15C875D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0878a2-f03b-4598-b6b2-9e409d94144d"/>
    <ds:schemaRef ds:uri="5043b417-2d5c-4ff3-930b-0fb795b7d2ac"/>
    <ds:schemaRef ds:uri="efce84db-8738-4c7b-9bdc-65b950087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FE629A-55E5-4177-BDAD-B0A4EDEC530B}">
  <ds:schemaRefs>
    <ds:schemaRef ds:uri="http://schemas.microsoft.com/sharepoint/v3/contenttype/forms"/>
  </ds:schemaRefs>
</ds:datastoreItem>
</file>

<file path=customXml/itemProps3.xml><?xml version="1.0" encoding="utf-8"?>
<ds:datastoreItem xmlns:ds="http://schemas.openxmlformats.org/officeDocument/2006/customXml" ds:itemID="{3CADF967-8343-4D3F-BD73-C546BA3303A2}">
  <ds:schemaRefs>
    <ds:schemaRef ds:uri="http://schemas.microsoft.com/office/2006/metadata/properties"/>
    <ds:schemaRef ds:uri="http://schemas.microsoft.com/office/infopath/2007/PartnerControls"/>
    <ds:schemaRef ds:uri="ea0878a2-f03b-4598-b6b2-9e409d94144d"/>
    <ds:schemaRef ds:uri="efce84db-8738-4c7b-9bdc-65b9500871f6"/>
  </ds:schemaRefs>
</ds:datastoreItem>
</file>

<file path=customXml/itemProps4.xml><?xml version="1.0" encoding="utf-8"?>
<ds:datastoreItem xmlns:ds="http://schemas.openxmlformats.org/officeDocument/2006/customXml" ds:itemID="{8A10EC65-4505-4174-B4A1-82AA79DD1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24840</Words>
  <Characters>141592</Characters>
  <Application>Microsoft Office Word</Application>
  <DocSecurity>0</DocSecurity>
  <Lines>1179</Lines>
  <Paragraphs>332</Paragraphs>
  <ScaleCrop>false</ScaleCrop>
  <Company/>
  <LinksUpToDate>false</LinksUpToDate>
  <CharactersWithSpaces>166100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Thomas</dc:creator>
  <cp:lastModifiedBy>Heather Nielsen</cp:lastModifiedBy>
  <cp:revision>2</cp:revision>
  <dcterms:created xsi:type="dcterms:W3CDTF">2026-04-09T20:52:00Z</dcterms:created>
  <dcterms:modified xsi:type="dcterms:W3CDTF">2026-04-09T20:52:00Z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2022-09-23T04:59:21Z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8b9d55ee-0b9e-4230-b095-abda43c648d4</vt:lpwstr>
  </property>
  <property fmtid="{D5CDD505-2E9C-101B-9397-08002B2CF9AE}" pid="8" name="MSIP_Label_0f488380-630a-4f55-a077-a19445e3f360_ContentBits">
    <vt:lpwstr>0</vt:lpwstr>
  </property>
  <property fmtid="{D5CDD505-2E9C-101B-9397-08002B2CF9AE}" pid="9" name="ZOTERO_PREF_1">
    <vt:lpwstr>&lt;data data-version="3" zotero-version="7.0.32"&gt;&lt;session id="oL9gFSvZ"/&gt;&lt;style id="http://www.zotero.org/styles/elsevier-harvard" hasBibliography="1" bibliographyStyleHasBeenSet="1"/&gt;&lt;prefs&gt;&lt;pref name="fieldType" value="Field"/&gt;&lt;pref name="automaticJournal</vt:lpwstr>
  </property>
  <property fmtid="{D5CDD505-2E9C-101B-9397-08002B2CF9AE}" pid="10" name="ZOTERO_PREF_2">
    <vt:lpwstr>Abbreviations" value="true"/&gt;&lt;/prefs&gt;&lt;/data&gt;</vt:lpwstr>
  </property>
  <property fmtid="{D5CDD505-2E9C-101B-9397-08002B2CF9AE}" pid="11" name="ContentTypeId">
    <vt:lpwstr>0x010100288DDC9360AADA42ADCF56D1C08BA83A</vt:lpwstr>
  </property>
  <property fmtid="{D5CDD505-2E9C-101B-9397-08002B2CF9AE}" pid="12" name="MediaServiceImageTags">
    <vt:lpwstr>MediaServiceImageTags</vt:lpwstr>
  </property>
</Properties>
</file>